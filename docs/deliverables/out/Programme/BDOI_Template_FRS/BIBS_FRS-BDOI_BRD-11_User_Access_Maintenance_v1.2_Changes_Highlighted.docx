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pPr>
        <w:spacing w:after="120"/>
        <w:rPr>
          <w:rFonts w:ascii="Arial" w:hAnsi="Arial" w:cs="Arial"/>
          <w:sz w:val="28"/>
          <w:szCs w:val="28"/>
        </w:rPr>
      </w:pPr>
      <w:r>
        <w:rPr>
          <w:rFonts w:ascii="Arial" w:hAnsi="Arial" w:cs="Arial"/>
          <w:b/>
          <w:bCs/>
          <w:color w:val="014EA9"/>
          <w:sz w:val="28"/>
          <w:szCs w:val="28"/>
        </w:rPr>
        <w:t xml:space="preserve">Summary of changes in version 1.2</w:t>
      </w:r>
    </w:p>
    <w:p>
      <w:pPr>
        <w:rPr>
          <w:rFonts w:ascii="Arial" w:hAnsi="Arial" w:cs="Arial"/>
          <w:sz w:val="19"/>
          <w:szCs w:val="19"/>
        </w:rPr>
      </w:pPr>
      <w:r>
        <w:rPr>
          <w:rFonts w:ascii="Arial" w:hAnsi="Arial" w:cs="Arial"/>
          <w:sz w:val="19"/>
          <w:szCs w:val="19"/>
        </w:rPr>
        <w:t xml:space="preserve">This review copy shows in light yellow every passage added or extended in version 1.2. BDOI's text of version 1.1 is unchanged; where the additions differ from it or a correction is proposed, the point is in Annex Q for BDOI's decision.</w:t>
      </w:r>
    </w:p>
    <w:p>
      <w:pPr>
        <w:pStyle w:val="ListParagraph"/>
        <w:numPr>
          <w:ilvl w:val="0"/>
          <w:numId w:val="237"/>
        </w:numPr>
        <w:rPr>
          <w:rFonts w:ascii="Arial" w:hAnsi="Arial" w:cs="Arial"/>
          <w:sz w:val="19"/>
          <w:szCs w:val="19"/>
        </w:rPr>
      </w:pPr>
      <w:r>
        <w:rPr>
          <w:rFonts w:ascii="Arial" w:hAnsi="Arial" w:cs="Arial"/>
          <w:sz w:val="19"/>
          <w:szCs w:val="19"/>
        </w:rPr>
        <w:t xml:space="preserve">Cover and front matter: revision 1.2, "Drafting support: iorta TechNXT Project Team", Document Revision Log.</w:t>
      </w:r>
    </w:p>
    <w:p>
      <w:pPr>
        <w:pStyle w:val="ListParagraph"/>
        <w:numPr>
          <w:ilvl w:val="0"/>
          <w:numId w:val="237"/>
        </w:numPr>
        <w:rPr>
          <w:rFonts w:ascii="Arial" w:hAnsi="Arial" w:cs="Arial"/>
          <w:sz w:val="19"/>
          <w:szCs w:val="19"/>
        </w:rPr>
      </w:pPr>
      <w:r>
        <w:rPr>
          <w:rFonts w:ascii="Arial" w:hAnsi="Arial" w:cs="Arial"/>
          <w:sz w:val="19"/>
          <w:szCs w:val="19"/>
        </w:rPr>
        <w:t xml:space="preserve">Business Requirements Mapping: BDOI's 23 rows kept; 137 BRD lines added under them so that all 160 BRD IDs are mapped; 17 rows given the FRUM items that cover them.</w:t>
      </w:r>
    </w:p>
    <w:p>
      <w:pPr>
        <w:pStyle w:val="ListParagraph"/>
        <w:numPr>
          <w:ilvl w:val="0"/>
          <w:numId w:val="237"/>
        </w:numPr>
        <w:rPr>
          <w:rFonts w:ascii="Arial" w:hAnsi="Arial" w:cs="Arial"/>
          <w:sz w:val="19"/>
          <w:szCs w:val="19"/>
        </w:rPr>
      </w:pPr>
      <w:r>
        <w:rPr>
          <w:rFonts w:ascii="Arial" w:hAnsi="Arial" w:cs="Arial"/>
          <w:sz w:val="19"/>
          <w:szCs w:val="19"/>
        </w:rPr>
        <w:t xml:space="preserve">Functional Requirements: BDOI's 8 entries and 25 items kept word for word; 23 items elaborated; 12 new sub-items; 5 new entries FRUM.009 to FRUM.013 with 20 sub-items; 147 requirements and 117 acceptance criteria added.</w:t>
      </w:r>
    </w:p>
    <w:p>
      <w:pPr>
        <w:pStyle w:val="ListParagraph"/>
        <w:numPr>
          <w:ilvl w:val="0"/>
          <w:numId w:val="237"/>
        </w:numPr>
        <w:rPr>
          <w:rFonts w:ascii="Arial" w:hAnsi="Arial" w:cs="Arial"/>
          <w:sz w:val="19"/>
          <w:szCs w:val="19"/>
        </w:rPr>
      </w:pPr>
      <w:r>
        <w:rPr>
          <w:rFonts w:ascii="Arial" w:hAnsi="Arial" w:cs="Arial"/>
          <w:sz w:val="19"/>
          <w:szCs w:val="19"/>
        </w:rPr>
        <w:t xml:space="preserve">Annexes A to I kept; 14 rows added to Annexes E, F and H.</w:t>
      </w:r>
    </w:p>
    <w:p>
      <w:pPr>
        <w:pStyle w:val="ListParagraph"/>
        <w:numPr>
          <w:ilvl w:val="0"/>
          <w:numId w:val="237"/>
        </w:numPr>
        <w:rPr>
          <w:rFonts w:ascii="Arial" w:hAnsi="Arial" w:cs="Arial"/>
          <w:sz w:val="19"/>
          <w:szCs w:val="19"/>
        </w:rPr>
      </w:pPr>
      <w:r>
        <w:rPr>
          <w:rFonts w:ascii="Arial" w:hAnsi="Arial" w:cs="Arial"/>
          <w:sz w:val="19"/>
          <w:szCs w:val="19"/>
        </w:rPr>
        <w:t xml:space="preserve">New annexes: J Screen specifications (19 screens, 19 screenshots), K Messages and validations (82), L Notifications and e-mails (18), M Business rules and parameters, N Sign-in and identity integration, O Process walkthroughs (35 steps), P Traceability (185 rows), Q Observations and points for BDOI decision (68), R Glossary (35 terms).</w:t>
      </w:r>
    </w:p>
    <w:p>
      <w:pPr>
        <w:pStyle w:val="ListParagraph"/>
        <w:numPr>
          <w:ilvl w:val="0"/>
          <w:numId w:val="237"/>
        </w:numPr>
        <w:rPr>
          <w:rFonts w:ascii="Arial" w:hAnsi="Arial" w:cs="Arial"/>
          <w:sz w:val="19"/>
          <w:szCs w:val="19"/>
        </w:rPr>
      </w:pPr>
      <w:r>
        <w:rPr>
          <w:rFonts w:ascii="Arial" w:hAnsi="Arial" w:cs="Arial"/>
          <w:sz w:val="19"/>
          <w:szCs w:val="19"/>
        </w:rPr>
        <w:t xml:space="preserve">Signoff Sheet: signatories unchanged; "iorta TechNXT Project Team (drafting support)" added under Prepared by.</w:t>
      </w:r>
    </w:p>
    <w:p>
      <w:pPr>
        <w:rPr>
          <w:rFonts w:ascii="Arial" w:hAnsi="Arial" w:cs="Arial"/>
          <w:sz w:val="19"/>
          <w:szCs w:val="19"/>
        </w:rPr>
      </w:pPr>
      <w:r>
        <w:rPr>
          <w:rFonts w:ascii="Arial" w:hAnsi="Arial" w:cs="Arial"/>
          <w:sz w:val="19"/>
          <w:szCs w:val="19"/>
        </w:rPr>
        <w:t xml:space="preserve">The first decision BDOI must take is where access requests are raised and approved (Annex Q, conflict C01).</w:t>
      </w:r>
    </w:p>
    <w:p>
      <w:pPr>
        <w:rPr>
          <w:rFonts w:ascii="Arial" w:hAnsi="Arial" w:cs="Arial"/>
          <w:sz w:val="19"/>
          <w:szCs w:val="19"/>
        </w:rPr>
      </w:pPr>
      <w:r>
        <w:rPr>
          <w:rFonts w:ascii="Arial" w:hAnsi="Arial" w:cs="Arial"/>
          <w:sz w:val="19"/>
          <w:szCs w:val="19"/>
        </w:rPr>
        <w:t xml:space="preserve">Shading used in this copy: </w:t>
      </w:r>
      <w:r>
        <w:rPr>
          <w:rFonts w:ascii="Arial" w:hAnsi="Arial" w:cs="Arial"/>
          <w:sz w:val="19"/>
          <w:szCs w:val="19"/>
          <w:shd w:val="clear" w:color="auto" w:fill="FFF59D"/>
        </w:rPr>
        <w:t xml:space="preserve">text added or extended in version 1.2</w:t>
      </w:r>
    </w:p>
    <w:p>
      <w:p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tbl>
      <w:tblPr>
        <w:tblW w:w="14300" w:type="dxa"/>
        <w:tblInd w:w="108" w:type="dxa"/>
        <w:tblLook w:val="04A0" w:firstRow="1" w:lastRow="0" w:firstColumn="1" w:lastColumn="0" w:noHBand="0" w:noVBand="1"/>
      </w:tblPr>
      <w:tblGrid>
        <w:gridCol w:w="14300"/>
      </w:tblGrid>
      <w:tr w:rsidRPr="00954550" w:rsidR="00954550" w:rsidTr="18F335A7" w14:paraId="6BCFEF34" w14:textId="77777777">
        <w:trPr>
          <w:trHeight w:val="255"/>
        </w:trPr>
        <w:tc>
          <w:tcPr>
            <w:tcW w:w="14300" w:type="dxa"/>
            <w:vMerge w:val="restart"/>
            <w:noWrap/>
            <w:vAlign w:val="bottom"/>
            <w:hideMark/>
          </w:tcPr>
          <w:p w:rsidRPr="00954550" w:rsidR="00954550" w:rsidP="0F82EB47" w:rsidRDefault="0F82EB47" w14:paraId="672A6659" w14:textId="77777777">
            <w:pPr>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jc w:val="center"/>
                    <w:rPr>
                      <w:rFonts w:ascii="Arial" w:hAnsi="Arial" w:cs="Arial"/>
                      <w:b/>
                      <w:bCs/>
                      <w:color w:val="2E74B5"/>
                      <w:sz w:val="44"/>
                      <w:szCs w:val="44"/>
                      <w:lang w:val="en-US" w:eastAsia="en-US"/>
                    </w:rPr>
                  </w:pPr>
                  <w:r>
                    <w:br/>
                  </w:r>
                  <w:r w:rsidRPr="00954550" w:rsidR="00954550">
                    <w:rPr>
                      <w:rFonts w:ascii="Calibri" w:hAnsi="Calibri" w:cs="Calibri"/>
                      <w:b/>
                      <w:bCs/>
                      <w:color w:val="000000"/>
                      <w:sz w:val="44"/>
                      <w:szCs w:val="44"/>
                      <w:lang w:val="en-US" w:eastAsia="en-US"/>
                    </w:rPr>
                    <w:br/>
                  </w:r>
                  <w:r w:rsidRPr="00954550" w:rsidR="00954550">
                    <w:rPr>
                      <w:rFonts w:ascii="Calibri" w:hAnsi="Calibri" w:cs="Calibri"/>
                      <w:b/>
                      <w:bCs/>
                      <w:color w:val="000000"/>
                      <w:sz w:val="44"/>
                      <w:szCs w:val="44"/>
                      <w:lang w:val="en-US" w:eastAsia="en-US"/>
                    </w:rPr>
                    <w:br/>
                  </w:r>
                  <w:r w:rsidRPr="00954550" w:rsidR="00954550">
                    <w:rPr>
                      <w:rFonts w:ascii="Calibri" w:hAnsi="Calibri" w:cs="Calibri"/>
                      <w:b/>
                      <w:bCs/>
                      <w:color w:val="000000"/>
                      <w:sz w:val="44"/>
                      <w:szCs w:val="44"/>
                      <w:lang w:val="en-US" w:eastAsia="en-US"/>
                    </w:rPr>
                    <w:br/>
                  </w:r>
                  <w:r w:rsidRPr="00954550" w:rsidR="00954550">
                    <w:rPr>
                      <w:rFonts w:ascii="Calibri" w:hAnsi="Calibri" w:cs="Calibri"/>
                      <w:b/>
                      <w:bCs/>
                      <w:color w:val="000000"/>
                      <w:sz w:val="44"/>
                      <w:szCs w:val="44"/>
                      <w:lang w:val="en-US" w:eastAsia="en-US"/>
                    </w:rPr>
                    <w:br/>
                  </w:r>
                </w:p>
                <w:p w:rsidR="008B56F2" w:rsidP="18F335A7" w:rsidRDefault="008B56F2" w14:paraId="0A37501D" w14:textId="03BCE7A9">
                  <w:pPr>
                    <w:spacing w:line="259" w:lineRule="auto"/>
                    <w:jc w:val="center"/>
                    <w:rPr>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User Access Maintenance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John Barbachano</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rPr>
                      <w:rFonts w:ascii="Calibri" w:hAnsi="Calibri" w:cs="Calibri"/>
                      <w:b/>
                      <w:bCs/>
                      <w:color w:val="000000"/>
                      <w:sz w:val="44"/>
                      <w:szCs w:val="44"/>
                      <w:lang w:val="en-US" w:eastAsia="en-US"/>
                    </w:rPr>
                  </w:pPr>
                </w:p>
              </w:tc>
            </w:tr>
          </w:tbl>
          <w:p w:rsidRPr="00954550" w:rsidR="00954550" w:rsidP="00954550" w:rsidRDefault="00954550" w14:paraId="6A05A809" w14:textId="77777777">
            <w:pPr>
              <w:rPr>
                <w:rFonts w:ascii="Arial" w:hAnsi="Arial" w:cs="Arial"/>
                <w:szCs w:val="20"/>
                <w:lang w:val="en-US" w:eastAsia="en-US"/>
              </w:rPr>
            </w:pPr>
          </w:p>
        </w:tc>
      </w:tr>
      <w:tr w:rsidRPr="00954550" w:rsidR="00954550" w:rsidTr="18F335A7" w14:paraId="5A39BBE3" w14:textId="77777777">
        <w:trPr>
          <w:trHeight w:val="255"/>
        </w:trPr>
        <w:tc>
          <w:tcPr>
            <w:tcW w:w="14300" w:type="dxa"/>
            <w:vMerge/>
            <w:vAlign w:val="center"/>
            <w:hideMark/>
          </w:tcPr>
          <w:p w:rsidRPr="00954550" w:rsidR="00954550" w:rsidP="00954550" w:rsidRDefault="00954550" w14:paraId="41C8F396" w14:textId="77777777">
            <w:pPr>
              <w:rPr>
                <w:rFonts w:ascii="Arial" w:hAnsi="Arial" w:cs="Arial"/>
                <w:szCs w:val="20"/>
                <w:lang w:val="en-US" w:eastAsia="en-US"/>
              </w:rPr>
            </w:pPr>
          </w:p>
        </w:tc>
      </w:tr>
      <w:tr w:rsidRPr="00954550" w:rsidR="00954550" w:rsidTr="18F335A7" w14:paraId="72A3D3EC" w14:textId="77777777">
        <w:trPr>
          <w:trHeight w:val="255"/>
        </w:trPr>
        <w:tc>
          <w:tcPr>
            <w:tcW w:w="14300" w:type="dxa"/>
            <w:vMerge/>
            <w:vAlign w:val="center"/>
            <w:hideMark/>
          </w:tcPr>
          <w:p w:rsidRPr="00954550" w:rsidR="00954550" w:rsidP="00954550" w:rsidRDefault="00954550" w14:paraId="0D0B940D" w14:textId="77777777">
            <w:pPr>
              <w:rPr>
                <w:rFonts w:ascii="Arial" w:hAnsi="Arial" w:cs="Arial"/>
                <w:szCs w:val="20"/>
                <w:lang w:val="en-US" w:eastAsia="en-US"/>
              </w:rPr>
            </w:pPr>
          </w:p>
        </w:tc>
      </w:tr>
      <w:tr w:rsidRPr="00954550" w:rsidR="00954550" w:rsidTr="18F335A7" w14:paraId="0E27B00A" w14:textId="77777777">
        <w:trPr>
          <w:trHeight w:val="255"/>
        </w:trPr>
        <w:tc>
          <w:tcPr>
            <w:tcW w:w="14300" w:type="dxa"/>
            <w:vMerge/>
            <w:vAlign w:val="center"/>
            <w:hideMark/>
          </w:tcPr>
          <w:p w:rsidRPr="00954550" w:rsidR="00954550" w:rsidP="00954550" w:rsidRDefault="00954550" w14:paraId="60061E4C" w14:textId="77777777">
            <w:pPr>
              <w:rPr>
                <w:rFonts w:ascii="Arial" w:hAnsi="Arial" w:cs="Arial"/>
                <w:szCs w:val="20"/>
                <w:lang w:val="en-US" w:eastAsia="en-US"/>
              </w:rPr>
            </w:pPr>
          </w:p>
        </w:tc>
      </w:tr>
      <w:tr w:rsidRPr="00954550" w:rsidR="00954550" w:rsidTr="18F335A7" w14:paraId="44EAFD9C" w14:textId="77777777">
        <w:trPr>
          <w:trHeight w:val="255"/>
        </w:trPr>
        <w:tc>
          <w:tcPr>
            <w:tcW w:w="14300" w:type="dxa"/>
            <w:vMerge/>
            <w:vAlign w:val="center"/>
            <w:hideMark/>
          </w:tcPr>
          <w:p w:rsidRPr="00954550" w:rsidR="00954550" w:rsidP="00954550" w:rsidRDefault="00954550" w14:paraId="4B94D5A5" w14:textId="77777777">
            <w:pPr>
              <w:rPr>
                <w:rFonts w:ascii="Arial" w:hAnsi="Arial" w:cs="Arial"/>
                <w:szCs w:val="20"/>
                <w:lang w:val="en-US" w:eastAsia="en-US"/>
              </w:rPr>
            </w:pPr>
          </w:p>
        </w:tc>
      </w:tr>
      <w:tr w:rsidRPr="00954550" w:rsidR="00954550" w:rsidTr="18F335A7" w14:paraId="3DEEC669" w14:textId="77777777">
        <w:trPr>
          <w:trHeight w:val="255"/>
        </w:trPr>
        <w:tc>
          <w:tcPr>
            <w:tcW w:w="14300" w:type="dxa"/>
            <w:vMerge/>
            <w:vAlign w:val="center"/>
            <w:hideMark/>
          </w:tcPr>
          <w:p w:rsidRPr="00954550" w:rsidR="00954550" w:rsidP="00954550" w:rsidRDefault="00954550" w14:paraId="3656B9AB" w14:textId="77777777">
            <w:pPr>
              <w:rPr>
                <w:rFonts w:ascii="Arial" w:hAnsi="Arial" w:cs="Arial"/>
                <w:szCs w:val="20"/>
                <w:lang w:val="en-US" w:eastAsia="en-US"/>
              </w:rPr>
            </w:pPr>
          </w:p>
        </w:tc>
      </w:tr>
      <w:tr w:rsidRPr="00954550" w:rsidR="00954550" w:rsidTr="18F335A7" w14:paraId="45FB0818" w14:textId="77777777">
        <w:trPr>
          <w:trHeight w:val="255"/>
        </w:trPr>
        <w:tc>
          <w:tcPr>
            <w:tcW w:w="14300" w:type="dxa"/>
            <w:vMerge/>
            <w:vAlign w:val="center"/>
            <w:hideMark/>
          </w:tcPr>
          <w:p w:rsidRPr="00954550" w:rsidR="00954550" w:rsidP="00954550" w:rsidRDefault="00954550" w14:paraId="049F31CB" w14:textId="77777777">
            <w:pPr>
              <w:rPr>
                <w:rFonts w:ascii="Arial" w:hAnsi="Arial" w:cs="Arial"/>
                <w:szCs w:val="20"/>
                <w:lang w:val="en-US" w:eastAsia="en-US"/>
              </w:rPr>
            </w:pPr>
          </w:p>
        </w:tc>
      </w:tr>
      <w:tr w:rsidRPr="00954550" w:rsidR="00954550" w:rsidTr="18F335A7" w14:paraId="53128261" w14:textId="77777777">
        <w:trPr>
          <w:trHeight w:val="255"/>
        </w:trPr>
        <w:tc>
          <w:tcPr>
            <w:tcW w:w="14300" w:type="dxa"/>
            <w:vMerge/>
            <w:vAlign w:val="center"/>
            <w:hideMark/>
          </w:tcPr>
          <w:p w:rsidRPr="00954550" w:rsidR="00954550" w:rsidP="00954550" w:rsidRDefault="00954550" w14:paraId="62486C05" w14:textId="77777777">
            <w:pPr>
              <w:rPr>
                <w:rFonts w:ascii="Arial" w:hAnsi="Arial" w:cs="Arial"/>
                <w:szCs w:val="20"/>
                <w:lang w:val="en-US" w:eastAsia="en-US"/>
              </w:rPr>
            </w:pPr>
          </w:p>
        </w:tc>
      </w:tr>
      <w:tr w:rsidRPr="00954550" w:rsidR="00954550" w:rsidTr="18F335A7" w14:paraId="4101652C" w14:textId="77777777">
        <w:trPr>
          <w:trHeight w:val="255"/>
        </w:trPr>
        <w:tc>
          <w:tcPr>
            <w:tcW w:w="14300" w:type="dxa"/>
            <w:vMerge/>
            <w:vAlign w:val="center"/>
            <w:hideMark/>
          </w:tcPr>
          <w:p w:rsidRPr="00954550" w:rsidR="00954550" w:rsidP="00954550" w:rsidRDefault="00954550" w14:paraId="4B99056E" w14:textId="77777777">
            <w:pPr>
              <w:rPr>
                <w:rFonts w:ascii="Arial" w:hAnsi="Arial" w:cs="Arial"/>
                <w:szCs w:val="20"/>
                <w:lang w:val="en-US" w:eastAsia="en-US"/>
              </w:rPr>
            </w:pPr>
          </w:p>
        </w:tc>
      </w:tr>
      <w:tr w:rsidRPr="00954550" w:rsidR="00954550" w:rsidTr="18F335A7" w14:paraId="1299C43A" w14:textId="77777777">
        <w:trPr>
          <w:trHeight w:val="255"/>
        </w:trPr>
        <w:tc>
          <w:tcPr>
            <w:tcW w:w="14300" w:type="dxa"/>
            <w:vMerge/>
            <w:vAlign w:val="center"/>
            <w:hideMark/>
          </w:tcPr>
          <w:p w:rsidRPr="00954550" w:rsidR="00954550" w:rsidP="00954550" w:rsidRDefault="00954550" w14:paraId="4DDBEF00" w14:textId="77777777">
            <w:pPr>
              <w:rPr>
                <w:rFonts w:ascii="Arial" w:hAnsi="Arial" w:cs="Arial"/>
                <w:szCs w:val="20"/>
                <w:lang w:val="en-US" w:eastAsia="en-US"/>
              </w:rPr>
            </w:pPr>
          </w:p>
        </w:tc>
      </w:tr>
      <w:tr w:rsidRPr="00954550" w:rsidR="00954550" w:rsidTr="18F335A7" w14:paraId="3461D779" w14:textId="77777777">
        <w:trPr>
          <w:trHeight w:val="255"/>
        </w:trPr>
        <w:tc>
          <w:tcPr>
            <w:tcW w:w="14300" w:type="dxa"/>
            <w:vMerge/>
            <w:vAlign w:val="center"/>
            <w:hideMark/>
          </w:tcPr>
          <w:p w:rsidRPr="00954550" w:rsidR="00954550" w:rsidP="00954550" w:rsidRDefault="00954550" w14:paraId="3CF2D8B6" w14:textId="77777777">
            <w:pPr>
              <w:rPr>
                <w:rFonts w:ascii="Arial" w:hAnsi="Arial" w:cs="Arial"/>
                <w:szCs w:val="20"/>
                <w:lang w:val="en-US" w:eastAsia="en-US"/>
              </w:rPr>
            </w:pPr>
          </w:p>
        </w:tc>
      </w:tr>
      <w:tr w:rsidRPr="00954550" w:rsidR="00954550" w:rsidTr="18F335A7" w14:paraId="0FB78278" w14:textId="77777777">
        <w:trPr>
          <w:trHeight w:val="255"/>
        </w:trPr>
        <w:tc>
          <w:tcPr>
            <w:tcW w:w="14300" w:type="dxa"/>
            <w:vMerge/>
            <w:vAlign w:val="center"/>
            <w:hideMark/>
          </w:tcPr>
          <w:p w:rsidRPr="00954550" w:rsidR="00954550" w:rsidP="00954550" w:rsidRDefault="00954550" w14:paraId="1FC39945" w14:textId="77777777">
            <w:pPr>
              <w:rPr>
                <w:rFonts w:ascii="Arial" w:hAnsi="Arial" w:cs="Arial"/>
                <w:szCs w:val="20"/>
                <w:lang w:val="en-US" w:eastAsia="en-US"/>
              </w:rPr>
            </w:pPr>
          </w:p>
        </w:tc>
      </w:tr>
      <w:tr w:rsidRPr="00954550" w:rsidR="00954550" w:rsidTr="18F335A7" w14:paraId="0562CB0E" w14:textId="77777777">
        <w:trPr>
          <w:trHeight w:val="255"/>
        </w:trPr>
        <w:tc>
          <w:tcPr>
            <w:tcW w:w="14300" w:type="dxa"/>
            <w:vMerge/>
            <w:vAlign w:val="center"/>
            <w:hideMark/>
          </w:tcPr>
          <w:p w:rsidRPr="00954550" w:rsidR="00954550" w:rsidP="00954550" w:rsidRDefault="00954550" w14:paraId="34CE0A41" w14:textId="77777777">
            <w:pPr>
              <w:rPr>
                <w:rFonts w:ascii="Arial" w:hAnsi="Arial" w:cs="Arial"/>
                <w:szCs w:val="20"/>
                <w:lang w:val="en-US" w:eastAsia="en-US"/>
              </w:rPr>
            </w:pPr>
          </w:p>
        </w:tc>
      </w:tr>
      <w:tr w:rsidRPr="00954550" w:rsidR="00954550" w:rsidTr="18F335A7" w14:paraId="62EBF3C5" w14:textId="77777777">
        <w:trPr>
          <w:trHeight w:val="255"/>
        </w:trPr>
        <w:tc>
          <w:tcPr>
            <w:tcW w:w="14300" w:type="dxa"/>
            <w:vMerge/>
            <w:vAlign w:val="center"/>
            <w:hideMark/>
          </w:tcPr>
          <w:p w:rsidRPr="00954550" w:rsidR="00954550" w:rsidP="00954550" w:rsidRDefault="00954550" w14:paraId="6D98A12B" w14:textId="77777777">
            <w:pPr>
              <w:rPr>
                <w:rFonts w:ascii="Arial" w:hAnsi="Arial" w:cs="Arial"/>
                <w:szCs w:val="20"/>
                <w:lang w:val="en-US" w:eastAsia="en-US"/>
              </w:rPr>
            </w:pPr>
          </w:p>
        </w:tc>
      </w:tr>
      <w:tr w:rsidRPr="00954550" w:rsidR="00954550" w:rsidTr="18F335A7" w14:paraId="2946DB82" w14:textId="77777777">
        <w:trPr>
          <w:trHeight w:val="255"/>
        </w:trPr>
        <w:tc>
          <w:tcPr>
            <w:tcW w:w="14300" w:type="dxa"/>
            <w:vMerge/>
            <w:vAlign w:val="center"/>
            <w:hideMark/>
          </w:tcPr>
          <w:p w:rsidRPr="00954550" w:rsidR="00954550" w:rsidP="00954550" w:rsidRDefault="00954550" w14:paraId="5997CC1D" w14:textId="77777777">
            <w:pPr>
              <w:rPr>
                <w:rFonts w:ascii="Arial" w:hAnsi="Arial" w:cs="Arial"/>
                <w:szCs w:val="20"/>
                <w:lang w:val="en-US" w:eastAsia="en-US"/>
              </w:rPr>
            </w:pPr>
          </w:p>
        </w:tc>
      </w:tr>
      <w:tr w:rsidRPr="00954550" w:rsidR="00954550" w:rsidTr="18F335A7" w14:paraId="110FFD37" w14:textId="77777777">
        <w:trPr>
          <w:trHeight w:val="255"/>
        </w:trPr>
        <w:tc>
          <w:tcPr>
            <w:tcW w:w="14300" w:type="dxa"/>
            <w:vMerge/>
            <w:vAlign w:val="center"/>
            <w:hideMark/>
          </w:tcPr>
          <w:p w:rsidRPr="00954550" w:rsidR="00954550" w:rsidP="00954550" w:rsidRDefault="00954550" w14:paraId="6B699379" w14:textId="77777777">
            <w:pPr>
              <w:rPr>
                <w:rFonts w:ascii="Arial" w:hAnsi="Arial" w:cs="Arial"/>
                <w:szCs w:val="20"/>
                <w:lang w:val="en-US" w:eastAsia="en-US"/>
              </w:rPr>
            </w:pPr>
          </w:p>
        </w:tc>
      </w:tr>
      <w:tr w:rsidRPr="00954550" w:rsidR="00954550" w:rsidTr="18F335A7" w14:paraId="3FE9F23F" w14:textId="77777777">
        <w:trPr>
          <w:trHeight w:val="255"/>
        </w:trPr>
        <w:tc>
          <w:tcPr>
            <w:tcW w:w="14300" w:type="dxa"/>
            <w:vMerge/>
            <w:vAlign w:val="center"/>
            <w:hideMark/>
          </w:tcPr>
          <w:p w:rsidRPr="00954550" w:rsidR="00954550" w:rsidP="00954550" w:rsidRDefault="00954550" w14:paraId="1F72F646" w14:textId="77777777">
            <w:pPr>
              <w:rPr>
                <w:rFonts w:ascii="Arial" w:hAnsi="Arial" w:cs="Arial"/>
                <w:szCs w:val="20"/>
                <w:lang w:val="en-US" w:eastAsia="en-US"/>
              </w:rPr>
            </w:pPr>
          </w:p>
        </w:tc>
      </w:tr>
      <w:tr w:rsidRPr="00954550" w:rsidR="00954550" w:rsidTr="18F335A7" w14:paraId="08CE6F91" w14:textId="77777777">
        <w:trPr>
          <w:trHeight w:val="255"/>
        </w:trPr>
        <w:tc>
          <w:tcPr>
            <w:tcW w:w="14300" w:type="dxa"/>
            <w:vMerge/>
            <w:vAlign w:val="center"/>
            <w:hideMark/>
          </w:tcPr>
          <w:p w:rsidRPr="00954550" w:rsidR="00954550" w:rsidP="00954550" w:rsidRDefault="00954550" w14:paraId="61CDCEAD" w14:textId="77777777">
            <w:pPr>
              <w:rPr>
                <w:rFonts w:ascii="Arial" w:hAnsi="Arial" w:cs="Arial"/>
                <w:szCs w:val="20"/>
                <w:lang w:val="en-US" w:eastAsia="en-US"/>
              </w:rPr>
            </w:pPr>
          </w:p>
        </w:tc>
      </w:tr>
      <w:tr w:rsidRPr="00954550" w:rsidR="00954550" w:rsidTr="18F335A7" w14:paraId="6BB9E253" w14:textId="77777777">
        <w:trPr>
          <w:trHeight w:val="255"/>
        </w:trPr>
        <w:tc>
          <w:tcPr>
            <w:tcW w:w="14300" w:type="dxa"/>
            <w:vMerge/>
            <w:vAlign w:val="center"/>
            <w:hideMark/>
          </w:tcPr>
          <w:p w:rsidRPr="00954550" w:rsidR="00954550" w:rsidP="00954550" w:rsidRDefault="00954550" w14:paraId="23DE523C" w14:textId="77777777">
            <w:pPr>
              <w:rPr>
                <w:rFonts w:ascii="Arial" w:hAnsi="Arial" w:cs="Arial"/>
                <w:szCs w:val="20"/>
                <w:lang w:val="en-US" w:eastAsia="en-US"/>
              </w:rPr>
            </w:pPr>
          </w:p>
        </w:tc>
      </w:tr>
      <w:tr w:rsidRPr="00954550" w:rsidR="00954550" w:rsidTr="18F335A7" w14:paraId="52E56223" w14:textId="77777777">
        <w:trPr>
          <w:trHeight w:val="255"/>
        </w:trPr>
        <w:tc>
          <w:tcPr>
            <w:tcW w:w="14300" w:type="dxa"/>
            <w:vMerge/>
            <w:vAlign w:val="center"/>
            <w:hideMark/>
          </w:tcPr>
          <w:p w:rsidRPr="00954550" w:rsidR="00954550" w:rsidP="00954550" w:rsidRDefault="00954550" w14:paraId="07547A01" w14:textId="77777777">
            <w:pPr>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rPr>
      </w:pPr>
    </w:p>
    <w:p w:rsidR="00954550" w:rsidP="00761F3D" w:rsidRDefault="00954550" w14:paraId="6DFB9E20" w14:textId="77777777">
      <w:pPr>
        <w:pStyle w:val="MainTitle"/>
        <w:rPr>
          <w:rFonts w:cs="Arial"/>
        </w:rPr>
      </w:pPr>
    </w:p>
    <w:p w:rsidR="00954550" w:rsidP="00761F3D" w:rsidRDefault="00954550" w14:paraId="70DF9E56" w14:textId="77777777">
      <w:pPr>
        <w:pStyle w:val="MainTitle"/>
        <w:rPr>
          <w:rFonts w:cs="Arial"/>
        </w:rPr>
      </w:pPr>
    </w:p>
    <w:p w:rsidR="00954550" w:rsidP="00761F3D" w:rsidRDefault="00954550" w14:paraId="44E871BC" w14:textId="77777777">
      <w:pPr>
        <w:pStyle w:val="MainTitle"/>
        <w:rPr>
          <w:rFonts w:cs="Arial"/>
        </w:rPr>
      </w:pPr>
    </w:p>
    <w:p w:rsidR="00954550" w:rsidP="00761F3D" w:rsidRDefault="00954550" w14:paraId="144A5D23" w14:textId="77777777">
      <w:pPr>
        <w:pStyle w:val="MainTitle"/>
        <w:rPr>
          <w:rFonts w:cs="Arial"/>
        </w:rPr>
      </w:pPr>
    </w:p>
    <w:p w:rsidR="00954550" w:rsidP="00761F3D" w:rsidRDefault="00954550" w14:paraId="738610EB" w14:textId="77777777">
      <w:pPr>
        <w:pStyle w:val="MainTitle"/>
        <w:rPr>
          <w:rFonts w:cs="Arial"/>
        </w:rPr>
      </w:pPr>
    </w:p>
    <w:p w:rsidRPr="002F75E6" w:rsidR="00954550" w:rsidP="00761F3D" w:rsidRDefault="00954550" w14:paraId="637805D2" w14:textId="77777777">
      <w:pPr>
        <w:pStyle w:val="MainTitle"/>
        <w:rPr>
          <w:rFonts w:cs="Arial"/>
        </w:rPr>
      </w:pPr>
    </w:p>
    <w:tbl>
      <w:tblPr>
        <w:tblW w:w="8670" w:type="dxa"/>
        <w:tblInd w:w="108" w:type="dxa"/>
        <w:tblLook w:val="04A0" w:firstRow="1" w:lastRow="0" w:firstColumn="1" w:lastColumn="0" w:noHBand="0" w:noVBand="1"/>
      </w:tblPr>
      <w:tblGrid>
        <w:gridCol w:w="2700"/>
        <w:gridCol w:w="5970"/>
      </w:tblGrid>
      <w:tr w:rsidRPr="00954550" w:rsidR="00954550" w:rsidTr="5BDA26B3" w14:paraId="49292E88" w14:textId="77777777">
        <w:trPr>
          <w:trHeight w:val="255"/>
        </w:trPr>
        <w:tc>
          <w:tcPr>
            <w:tcW w:w="2700" w:type="dxa"/>
            <w:tcBorders>
              <w:top w:val="single" w:color="auto" w:sz="4" w:space="0"/>
              <w:left w:val="single" w:color="auto" w:sz="4" w:space="0"/>
              <w:bottom w:val="single" w:color="auto" w:sz="4" w:space="0"/>
              <w:right w:val="single" w:color="auto" w:sz="4" w:space="0"/>
            </w:tcBorders>
            <w:noWrap/>
            <w:tcMar/>
            <w:vAlign w:val="bottom"/>
            <w:hideMark/>
          </w:tcPr>
          <w:p w:rsidRPr="00954550" w:rsidR="00954550" w:rsidP="00954550" w:rsidRDefault="00954550" w14:paraId="653CDE39" w14:textId="77777777">
            <w:pPr>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970" w:type="dxa"/>
            <w:tcBorders>
              <w:top w:val="single" w:color="auto" w:sz="4" w:space="0"/>
              <w:left w:val="nil"/>
              <w:bottom w:val="single" w:color="auto" w:sz="4" w:space="0"/>
              <w:right w:val="single" w:color="auto" w:sz="4" w:space="0"/>
            </w:tcBorders>
            <w:noWrap/>
            <w:tcMar/>
            <w:vAlign w:val="bottom"/>
            <w:hideMark/>
          </w:tcPr>
          <w:p w:rsidRPr="00954550" w:rsidR="00954550" w:rsidP="00954550" w:rsidRDefault="00954550" w14:paraId="65195FEB" w14:textId="77777777">
            <w:pPr>
              <w:rPr>
                <w:rFonts w:ascii="Arial" w:hAnsi="Arial" w:cs="Arial"/>
                <w:szCs w:val="20"/>
                <w:lang w:val="en-US" w:eastAsia="en-US"/>
              </w:rPr>
            </w:pPr>
            <w:r w:rsidRPr="00954550">
              <w:rPr>
                <w:rFonts w:ascii="Arial" w:hAnsi="Arial" w:cs="Arial"/>
                <w:szCs w:val="20"/>
                <w:lang w:val="en-US" w:eastAsia="en-US"/>
              </w:rPr>
              <w:t>D051</w:t>
            </w:r>
          </w:p>
        </w:tc>
      </w:tr>
      <w:tr w:rsidRPr="00954550" w:rsidR="00954550" w:rsidTr="5BDA26B3" w14:paraId="747DA7E2" w14:textId="77777777">
        <w:trPr>
          <w:trHeight w:val="267"/>
        </w:trPr>
        <w:tc>
          <w:tcPr>
            <w:tcW w:w="2700"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FR </w:t>
            </w:r>
            <w:r w:rsidR="007C22E5">
              <w:rPr>
                <w:rFonts w:ascii="Arial" w:hAnsi="Arial" w:cs="Arial"/>
                <w:b/>
                <w:bCs/>
                <w:color w:val="000000"/>
                <w:szCs w:val="20"/>
                <w:lang w:val="en-US" w:eastAsia="en-US"/>
              </w:rPr>
              <w:t xml:space="preserve">Document </w:t>
            </w:r>
            <w:r w:rsidRPr="00954550">
              <w:rPr>
                <w:rFonts w:ascii="Arial" w:hAnsi="Arial" w:cs="Arial"/>
                <w:b/>
                <w:bCs/>
                <w:color w:val="000000"/>
                <w:szCs w:val="20"/>
                <w:lang w:val="en-US" w:eastAsia="en-US"/>
              </w:rPr>
              <w:t>No.</w:t>
            </w:r>
          </w:p>
        </w:tc>
        <w:tc>
          <w:tcPr>
            <w:tcW w:w="5970"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PRJ0012475</w:t>
            </w:r>
          </w:p>
        </w:tc>
      </w:tr>
      <w:tr w:rsidRPr="00954550" w:rsidR="00954550" w:rsidTr="5BDA26B3" w14:paraId="79947629" w14:textId="77777777">
        <w:trPr>
          <w:trHeight w:val="255"/>
        </w:trPr>
        <w:tc>
          <w:tcPr>
            <w:tcW w:w="2700"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970"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rPr>
                <w:rFonts w:ascii="Arial" w:hAnsi="Arial" w:cs="Arial"/>
                <w:lang w:val="en-US" w:eastAsia="en-US"/>
              </w:rPr>
            </w:pPr>
            <w:r w:rsidRPr="5BDA26B3" w:rsidR="0C9242CB">
              <w:rPr>
                <w:rFonts w:ascii="Arial" w:hAnsi="Arial" w:cs="Arial"/>
                <w:lang w:val="en-US" w:eastAsia="en-US"/>
              </w:rPr>
              <w:t>John Barbachano</w:t>
            </w:r>
          </w:p>
        </w:tc>
      </w:tr>
      <w:tr>
        <w:trPr/>
        <w:tc>
          <w:tcPr>
            <w:tcW w:w="2700" w:type="dxa"/>
            <w:tcBorders>
              <w:top w:val="nil"/>
              <w:left w:val="single" w:color="auto" w:sz="4" w:space="0"/>
              <w:bottom w:val="single" w:color="auto" w:sz="4" w:space="0"/>
              <w:right w:val="single" w:color="auto" w:sz="4" w:space="0"/>
            </w:tcBorders>
            <w:shd w:val="clear" w:color="auto" w:fill="FFF59D"/>
            <w:noWrap/>
            <w:tcMar/>
            <w:vAlign w:val="bottom"/>
            <w:hideMark/>
          </w:tcPr>
          <w:p>
            <w:pPr>
              <w:rPr>
                <w:rFonts w:ascii="Arial" w:hAnsi="Arial" w:cs="Arial"/>
                <w:b/>
                <w:bCs/>
                <w:color w:val="000000"/>
                <w:szCs w:val="20"/>
                <w:lang w:val="en-US" w:eastAsia="en-US"/>
              </w:rPr>
            </w:pPr>
            <w:r>
              <w:rPr>
                <w:rFonts w:ascii="Arial" w:hAnsi="Arial" w:cs="Arial"/>
                <w:color w:val="000000"/>
                <w:szCs w:val="20"/>
                <w:shd w:val="clear" w:color="auto" w:fill="FFF59D"/>
                <w:lang w:val="en-US" w:eastAsia="en-US"/>
              </w:rPr>
              <w:t xml:space="preserve">Drafting support:</w:t>
            </w:r>
          </w:p>
        </w:tc>
        <w:tc>
          <w:tcPr>
            <w:tcW w:w="5970" w:type="dxa"/>
            <w:tcBorders>
              <w:top w:val="nil"/>
              <w:left w:val="nil"/>
              <w:bottom w:val="single" w:color="auto" w:sz="4" w:space="0"/>
              <w:right w:val="single" w:color="auto" w:sz="4" w:space="0"/>
            </w:tcBorders>
            <w:shd w:val="clear" w:color="auto" w:fill="FFF59D"/>
            <w:noWrap/>
            <w:tcMar/>
            <w:vAlign w:val="bottom"/>
            <w:hideMark/>
          </w:tcPr>
          <w:p>
            <w:pPr>
              <w:rPr>
                <w:rFonts w:ascii="Arial" w:hAnsi="Arial" w:cs="Arial"/>
                <w:lang w:val="en-US" w:eastAsia="en-US"/>
              </w:rPr>
            </w:pPr>
            <w:r>
              <w:rPr>
                <w:rFonts w:ascii="Arial" w:hAnsi="Arial" w:cs="Arial"/>
                <w:shd w:val="clear" w:color="auto" w:fill="FFF59D"/>
                <w:lang w:val="en-US" w:eastAsia="en-US"/>
              </w:rPr>
              <w:t xml:space="preserve">iorta TechNXT Project Team</w:t>
            </w:r>
          </w:p>
        </w:tc>
      </w:tr>
      <w:tr w:rsidRPr="00954550" w:rsidR="00954550" w:rsidTr="5BDA26B3" w14:paraId="1464BB54" w14:textId="77777777">
        <w:trPr>
          <w:trHeight w:val="300"/>
        </w:trPr>
        <w:tc>
          <w:tcPr>
            <w:tcW w:w="2700"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970"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r w:rsidRPr="4C1F03F5">
              <w:rPr>
                <w:rFonts w:ascii="Arial" w:hAnsi="Arial" w:cs="Arial"/>
                <w:lang w:val="en-US" w:eastAsia="en-US"/>
              </w:rPr>
              <w:t>09/21/2026</w:t>
            </w:r>
          </w:p>
        </w:tc>
      </w:tr>
      <w:tr w:rsidRPr="00954550" w:rsidR="00954550" w:rsidTr="5BDA26B3" w14:paraId="06BCF91E" w14:textId="77777777">
        <w:trPr>
          <w:trHeight w:val="255"/>
        </w:trPr>
        <w:tc>
          <w:tcPr>
            <w:tcW w:w="2700"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970"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r w:rsidRPr="61F2B567" w:rsidR="123768FC">
              <w:rPr>
                <w:rFonts w:ascii="Arial" w:hAnsi="Arial" w:cs="Arial"/>
                <w:shd w:val="clear" w:color="auto" w:fill="FFF59D"/>
                <w:lang w:val="en-US" w:eastAsia="en-US"/>
              </w:rPr>
              <w:t>1.2</w:t>
            </w:r>
            <w:r w:rsidRPr="61F2B567" w:rsidR="756A8E89">
              <w:rPr>
                <w:rFonts w:ascii="Arial" w:hAnsi="Arial" w:cs="Arial"/>
                <w:lang w:val="en-US" w:eastAsia="en-US"/>
              </w:rPr>
              <w:t/>
            </w:r>
          </w:p>
        </w:tc>
      </w:tr>
      <w:tr w:rsidRPr="00954550" w:rsidR="00954550" w:rsidTr="5BDA26B3" w14:paraId="6699DDC4" w14:textId="77777777">
        <w:trPr>
          <w:trHeight w:val="255"/>
        </w:trPr>
        <w:tc>
          <w:tcPr>
            <w:tcW w:w="2700"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970"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rPr>
                <w:rFonts w:ascii="Arial" w:hAnsi="Arial" w:cs="Arial"/>
                <w:lang w:val="en-US" w:eastAsia="en-US"/>
              </w:rPr>
            </w:pPr>
            <w:r w:rsidRPr="4C1F03F5">
              <w:rPr>
                <w:rFonts w:ascii="Arial" w:hAnsi="Arial" w:cs="Arial"/>
                <w:lang w:val="en-US" w:eastAsia="en-US"/>
              </w:rPr>
              <w:t> John Barbachano</w:t>
            </w:r>
          </w:p>
        </w:tc>
      </w:tr>
      <w:tr w:rsidRPr="00954550" w:rsidR="00954550" w:rsidTr="5BDA26B3" w14:paraId="6FF9DD37" w14:textId="77777777">
        <w:trPr>
          <w:trHeight w:val="255"/>
        </w:trPr>
        <w:tc>
          <w:tcPr>
            <w:tcW w:w="2700"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970"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r w:rsidRPr="61F2B567" w:rsidR="07CBE718">
              <w:rPr>
                <w:rFonts w:ascii="Arial" w:hAnsi="Arial" w:cs="Arial"/>
                <w:lang w:val="en-US" w:eastAsia="en-US"/>
              </w:rPr>
              <w:t>10</w:t>
            </w:r>
            <w:r w:rsidRPr="61F2B567" w:rsidR="75FB8BB0">
              <w:rPr>
                <w:rFonts w:ascii="Arial" w:hAnsi="Arial" w:cs="Arial"/>
                <w:lang w:val="en-US" w:eastAsia="en-US"/>
              </w:rPr>
              <w:t>/</w:t>
            </w:r>
            <w:r w:rsidRPr="61F2B567" w:rsidR="6658938E">
              <w:rPr>
                <w:rFonts w:ascii="Arial" w:hAnsi="Arial" w:cs="Arial"/>
                <w:lang w:val="en-US" w:eastAsia="en-US"/>
              </w:rPr>
              <w:t>09</w:t>
            </w:r>
            <w:r w:rsidRPr="61F2B567" w:rsidR="75FB8BB0">
              <w:rPr>
                <w:rFonts w:ascii="Arial" w:hAnsi="Arial" w:cs="Arial"/>
                <w:lang w:val="en-US" w:eastAsia="en-US"/>
              </w:rPr>
              <w:t>/2026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spacing w:after="120"/>
      </w:pPr>
      <w:r>
        <w:rPr>
          <w:rFonts w:ascii="Arial" w:hAnsi="Arial" w:cs="Arial"/>
          <w:shd w:val="clear" w:color="auto" w:fill="FFF59D"/>
        </w:rPr>
        <w:t xml:space="preserve">Document Revision Log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152"/>
        <w:gridCol w:w="4896"/>
        <w:gridCol w:w="2448"/>
      </w:tblGrid>
      <w:tr>
        <w:trPr>
          <w:tblHeader/>
        </w:trPr>
        <w:tc>
          <w:tcPr>
            <w:tcW w:w="2160" w:type="dxa"/>
            <w:shd w:val="clear" w:color="auto" w:fill="D9E1F2"/>
          </w:tcPr>
          <w:p>
            <w:pPr>
              <w:spacing w:after="0"/>
              <w:rPr>
                <w:rFonts w:ascii="Calibri" w:hAnsi="Calibri" w:cs="Calibri"/>
                <w:sz w:val="18"/>
                <w:szCs w:val="18"/>
              </w:rPr>
            </w:pPr>
            <w:r>
              <w:rPr>
                <w:rFonts w:ascii="Calibri" w:hAnsi="Calibri" w:cs="Calibri"/>
                <w:b/>
                <w:bCs/>
                <w:sz w:val="18"/>
                <w:szCs w:val="18"/>
              </w:rPr>
              <w:t xml:space="preserve">Date</w:t>
            </w:r>
          </w:p>
        </w:tc>
        <w:tc>
          <w:tcPr>
            <w:tcW w:w="1152" w:type="dxa"/>
            <w:shd w:val="clear" w:color="auto" w:fill="D9E1F2"/>
          </w:tcPr>
          <w:p>
            <w:pPr>
              <w:spacing w:after="0"/>
              <w:rPr>
                <w:rFonts w:ascii="Calibri" w:hAnsi="Calibri" w:cs="Calibri"/>
                <w:sz w:val="18"/>
                <w:szCs w:val="18"/>
              </w:rPr>
            </w:pPr>
            <w:r>
              <w:rPr>
                <w:rFonts w:ascii="Calibri" w:hAnsi="Calibri" w:cs="Calibri"/>
                <w:b/>
                <w:bCs/>
                <w:sz w:val="18"/>
                <w:szCs w:val="18"/>
              </w:rPr>
              <w:t xml:space="preserve">Revision</w:t>
            </w:r>
          </w:p>
        </w:tc>
        <w:tc>
          <w:tcPr>
            <w:tcW w:w="4896" w:type="dxa"/>
            <w:shd w:val="clear" w:color="auto" w:fill="D9E1F2"/>
          </w:tcPr>
          <w:p>
            <w:pPr>
              <w:spacing w:after="0"/>
              <w:rPr>
                <w:rFonts w:ascii="Calibri" w:hAnsi="Calibri" w:cs="Calibri"/>
                <w:sz w:val="18"/>
                <w:szCs w:val="18"/>
              </w:rPr>
            </w:pPr>
            <w:r>
              <w:rPr>
                <w:rFonts w:ascii="Calibri" w:hAnsi="Calibri" w:cs="Calibri"/>
                <w:b/>
                <w:bCs/>
                <w:sz w:val="18"/>
                <w:szCs w:val="18"/>
              </w:rPr>
              <w:t xml:space="preserve">Description</w:t>
            </w:r>
          </w:p>
        </w:tc>
        <w:tc>
          <w:tcPr>
            <w:tcW w:w="2448" w:type="dxa"/>
            <w:shd w:val="clear" w:color="auto" w:fill="D9E1F2"/>
          </w:tcPr>
          <w:p>
            <w:pPr>
              <w:spacing w:after="0"/>
              <w:rPr>
                <w:rFonts w:ascii="Calibri" w:hAnsi="Calibri" w:cs="Calibri"/>
                <w:sz w:val="18"/>
                <w:szCs w:val="18"/>
              </w:rPr>
            </w:pPr>
            <w:r>
              <w:rPr>
                <w:rFonts w:ascii="Calibri" w:hAnsi="Calibri" w:cs="Calibri"/>
                <w:b/>
                <w:bCs/>
                <w:sz w:val="18"/>
                <w:szCs w:val="18"/>
              </w:rPr>
              <w:t xml:space="preserve">Updated by</w:t>
            </w:r>
          </w:p>
        </w:tc>
      </w:tr>
      <w:tr>
        <w:tc>
          <w:tcPr>
            <w:tcW w:w="2160" w:type="dxa"/>
            <w:shd w:val="clear" w:color="auto" w:fill="FFF59D"/>
          </w:tcPr>
          <w:p>
            <w:pPr>
              <w:spacing w:after="0"/>
              <w:rPr>
                <w:rFonts w:ascii="Calibri" w:hAnsi="Calibri" w:cs="Calibri"/>
                <w:sz w:val="18"/>
                <w:szCs w:val="18"/>
              </w:rPr>
            </w:pPr>
            <w:r>
              <w:rPr>
                <w:rFonts w:ascii="Calibri" w:hAnsi="Calibri" w:cs="Calibri"/>
                <w:sz w:val="18"/>
                <w:szCs w:val="18"/>
              </w:rPr>
              <w:t xml:space="preserve">21 Sep 2026 - 09 Oct 2026</w:t>
            </w:r>
          </w:p>
        </w:tc>
        <w:tc>
          <w:tcPr>
            <w:tcW w:w="1152" w:type="dxa"/>
            <w:shd w:val="clear" w:color="auto" w:fill="FFF59D"/>
          </w:tcPr>
          <w:p>
            <w:pPr>
              <w:spacing w:after="0"/>
              <w:rPr>
                <w:rFonts w:ascii="Calibri" w:hAnsi="Calibri" w:cs="Calibri"/>
                <w:sz w:val="18"/>
                <w:szCs w:val="18"/>
              </w:rPr>
            </w:pPr>
            <w:r>
              <w:rPr>
                <w:rFonts w:ascii="Calibri" w:hAnsi="Calibri" w:cs="Calibri"/>
                <w:sz w:val="18"/>
                <w:szCs w:val="18"/>
              </w:rPr>
              <w:t xml:space="preserve">1.1</w:t>
            </w:r>
          </w:p>
        </w:tc>
        <w:tc>
          <w:tcPr>
            <w:tcW w:w="4896" w:type="dxa"/>
            <w:shd w:val="clear" w:color="auto" w:fill="FFF59D"/>
          </w:tcPr>
          <w:p>
            <w:pPr>
              <w:spacing w:after="0"/>
              <w:rPr>
                <w:rFonts w:ascii="Calibri" w:hAnsi="Calibri" w:cs="Calibri"/>
                <w:sz w:val="18"/>
                <w:szCs w:val="18"/>
              </w:rPr>
            </w:pPr>
            <w:r>
              <w:rPr>
                <w:rFonts w:ascii="Calibri" w:hAnsi="Calibri" w:cs="Calibri"/>
                <w:sz w:val="18"/>
                <w:szCs w:val="18"/>
              </w:rPr>
              <w:t xml:space="preserve">As issued by BDO ITG (created 09/21/2026, last updated 10/09/2026)</w:t>
            </w:r>
          </w:p>
        </w:tc>
        <w:tc>
          <w:tcPr>
            <w:tcW w:w="2448" w:type="dxa"/>
            <w:shd w:val="clear" w:color="auto" w:fill="FFF59D"/>
          </w:tcPr>
          <w:p>
            <w:pPr>
              <w:spacing w:after="0"/>
              <w:rPr>
                <w:rFonts w:ascii="Calibri" w:hAnsi="Calibri" w:cs="Calibri"/>
                <w:sz w:val="18"/>
                <w:szCs w:val="18"/>
              </w:rPr>
            </w:pPr>
            <w:r>
              <w:rPr>
                <w:rFonts w:ascii="Calibri" w:hAnsi="Calibri" w:cs="Calibri"/>
                <w:sz w:val="18"/>
                <w:szCs w:val="18"/>
              </w:rPr>
              <w:t xml:space="preserve">John Barbachano</w:t>
            </w:r>
          </w:p>
        </w:tc>
      </w:tr>
      <w:tr>
        <w:tc>
          <w:tcPr>
            <w:tcW w:w="2160" w:type="dxa"/>
            <w:shd w:val="clear" w:color="auto" w:fill="FFF59D"/>
          </w:tcPr>
          <w:p>
            <w:pPr>
              <w:spacing w:after="0"/>
              <w:rPr>
                <w:rFonts w:ascii="Calibri" w:hAnsi="Calibri" w:cs="Calibri"/>
                <w:sz w:val="18"/>
                <w:szCs w:val="18"/>
              </w:rPr>
            </w:pPr>
            <w:r>
              <w:rPr>
                <w:rFonts w:ascii="Calibri" w:hAnsi="Calibri" w:cs="Calibri"/>
                <w:sz w:val="18"/>
                <w:szCs w:val="18"/>
              </w:rPr>
              <w:t xml:space="preserve">09 Oct 2026</w:t>
            </w:r>
          </w:p>
        </w:tc>
        <w:tc>
          <w:tcPr>
            <w:tcW w:w="1152" w:type="dxa"/>
            <w:shd w:val="clear" w:color="auto" w:fill="FFF59D"/>
          </w:tcPr>
          <w:p>
            <w:pPr>
              <w:spacing w:after="0"/>
              <w:rPr>
                <w:rFonts w:ascii="Calibri" w:hAnsi="Calibri" w:cs="Calibri"/>
                <w:sz w:val="18"/>
                <w:szCs w:val="18"/>
              </w:rPr>
            </w:pPr>
            <w:r>
              <w:rPr>
                <w:rFonts w:ascii="Calibri" w:hAnsi="Calibri" w:cs="Calibri"/>
                <w:sz w:val="18"/>
                <w:szCs w:val="18"/>
              </w:rPr>
              <w:t xml:space="preserve">1.2</w:t>
            </w:r>
          </w:p>
        </w:tc>
        <w:tc>
          <w:tcPr>
            <w:tcW w:w="4896" w:type="dxa"/>
            <w:shd w:val="clear" w:color="auto" w:fill="FFF59D"/>
          </w:tcPr>
          <w:p>
            <w:pPr>
              <w:spacing w:after="0"/>
              <w:rPr>
                <w:rFonts w:ascii="Calibri" w:hAnsi="Calibri" w:cs="Calibri"/>
                <w:sz w:val="18"/>
                <w:szCs w:val="18"/>
              </w:rPr>
            </w:pPr>
            <w:r>
              <w:rPr>
                <w:rFonts w:ascii="Calibri" w:hAnsi="Calibri" w:cs="Calibri"/>
                <w:sz w:val="18"/>
                <w:szCs w:val="18"/>
              </w:rPr>
              <w:t xml:space="preserve">Draft for BDOI review: full coverage of the User Access Maintenance BRD (version of 8-Oct-2026); functional requirements elaborated with business rules, validations, fields, statuses, approvals, messages and numbered acceptance criteria; new sub-items and new items FRUM.009 to FRUM.013; Business Requirements Mapping extended to every BRD line; rows added to Annexes E, F and H; Annexes J to R added; observations and points for BDOI decision listed in Annex Q</w:t>
            </w:r>
          </w:p>
        </w:tc>
        <w:tc>
          <w:tcPr>
            <w:tcW w:w="2448" w:type="dxa"/>
            <w:shd w:val="clear" w:color="auto" w:fill="FFF59D"/>
          </w:tcPr>
          <w:p>
            <w:pPr>
              <w:spacing w:after="0"/>
              <w:rPr>
                <w:rFonts w:ascii="Calibri" w:hAnsi="Calibri" w:cs="Calibri"/>
                <w:sz w:val="18"/>
                <w:szCs w:val="18"/>
              </w:rPr>
            </w:pPr>
            <w:r>
              <w:rPr>
                <w:rFonts w:ascii="Calibri" w:hAnsi="Calibri" w:cs="Calibri"/>
                <w:sz w:val="18"/>
                <w:szCs w:val="18"/>
              </w:rPr>
              <w:t xml:space="preserve">iorta TechNXT Project Team (drafting support); for review by John Barbachano</w:t>
            </w:r>
          </w:p>
        </w:tc>
      </w:tr>
    </w:tbl>
    <w:p>
      <w:pPr>
        <w:rPr>
          <w:rFonts w:ascii="Arial" w:hAnsi="Arial" w:cs="Arial"/>
        </w:rPr>
      </w:pPr>
    </w:p>
    <w:p>
      <w:r>
        <w:br w:type="page"/>
      </w:r>
    </w:p>
    <w:p w:rsidRPr="002F75E6" w:rsidR="006B52CF" w:rsidP="006B52CF" w:rsidRDefault="38C8661F" w14:paraId="22E0FC93" w14:textId="77777777">
      <w:pPr>
        <w:pStyle w:val="Heading1"/>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rsidRPr="002F75E6" w:rsidR="00761F3D" w:rsidP="00992F95" w:rsidRDefault="00761F3D" w14:paraId="2DBF0D7D" w14:textId="77777777">
      <w:pPr>
        <w:jc w:val="center"/>
        <w:rPr>
          <w:rFonts w:ascii="Arial" w:hAnsi="Arial" w:cs="Arial"/>
          <w:b/>
          <w:u w:val="single"/>
        </w:rPr>
      </w:pPr>
    </w:p>
    <w:p w:rsidRPr="00AA75D1" w:rsidR="009B1387" w:rsidP="5BDA26B3" w:rsidRDefault="006B52CF" w14:paraId="7B0481CE" w14:textId="151CEB5C">
      <w:pPr>
        <w:pStyle w:val="TOC1"/>
        <w:tabs>
          <w:tab w:val="right" w:leader="dot" w:pos="8625"/>
        </w:tabs>
      </w:pPr>
      <w:r>
        <w:fldChar w:fldCharType="begin"/>
      </w:r>
      <w:r>
        <w:instrText xml:space="preserve">TOC \o "1-3" \z \u \h</w:instrText>
      </w:r>
      <w:r>
        <w:fldChar w:fldCharType="separate"/>
      </w:r>
      <w:r>
        <w:fldChar w:fldCharType="begin"/>
      </w:r>
      <w:r>
        <w:instrText xml:space="preserve">HYPERLINK  \l  "_Toc970606632" </w:instrText>
      </w:r>
      <w:r>
        <w:fldChar w:fldCharType="separate"/>
      </w:r>
      <w:r w:rsidR="5BDA26B3">
        <w:rPr/>
        <w:t>Table of Contents</w:t>
      </w:r>
      <w:r>
        <w:tab/>
      </w:r>
      <w:r>
        <w:fldChar w:fldCharType="begin"/>
      </w:r>
      <w:r>
        <w:instrText xml:space="preserve">PAGEREF _Toc970606632 \h</w:instrText>
      </w:r>
      <w:r>
        <w:fldChar w:fldCharType="separate"/>
      </w:r>
      <w:r w:rsidR="5BDA26B3">
        <w:rPr/>
        <w:t>1</w:t>
      </w:r>
      <w:r>
        <w:fldChar w:fldCharType="end"/>
      </w:r>
      <w:r>
        <w:fldChar w:fldCharType="end"/>
      </w:r>
    </w:p>
    <w:p w:rsidRPr="00AA75D1" w:rsidR="009B1387" w:rsidP="5BDA26B3" w:rsidRDefault="18F335A7" w14:paraId="732522C5" w14:textId="0ABDCB4D">
      <w:pPr>
        <w:pStyle w:val="TOC1"/>
        <w:tabs>
          <w:tab w:val="left" w:leader="none" w:pos="390"/>
          <w:tab w:val="right" w:leader="dot" w:pos="8625"/>
        </w:tabs>
      </w:pPr>
      <w:r>
        <w:fldChar w:fldCharType="begin"/>
      </w:r>
      <w:r>
        <w:instrText xml:space="preserve">HYPERLINK  \l  "_Toc2107415619" </w:instrText>
      </w:r>
      <w:r>
        <w:fldChar w:fldCharType="separate"/>
      </w:r>
      <w:r w:rsidR="5BDA26B3">
        <w:rPr/>
        <w:t>1.</w:t>
      </w:r>
      <w:r>
        <w:tab/>
      </w:r>
      <w:r w:rsidR="5BDA26B3">
        <w:rPr/>
        <w:t>Introduction</w:t>
      </w:r>
      <w:r>
        <w:tab/>
      </w:r>
      <w:r>
        <w:fldChar w:fldCharType="begin"/>
      </w:r>
      <w:r>
        <w:instrText xml:space="preserve">PAGEREF _Toc2107415619 \h</w:instrText>
      </w:r>
      <w:r>
        <w:fldChar w:fldCharType="separate"/>
      </w:r>
      <w:r w:rsidR="5BDA26B3">
        <w:rPr/>
        <w:t>2</w:t>
      </w:r>
      <w:r>
        <w:fldChar w:fldCharType="end"/>
      </w:r>
      <w:r>
        <w:fldChar w:fldCharType="end"/>
      </w:r>
    </w:p>
    <w:p w:rsidRPr="00AA75D1" w:rsidR="009B1387" w:rsidP="5BDA26B3" w:rsidRDefault="18F335A7" w14:paraId="4C9C4655" w14:textId="30D21B5E">
      <w:pPr>
        <w:pStyle w:val="TOC2"/>
        <w:tabs>
          <w:tab w:val="left" w:leader="none" w:pos="600"/>
          <w:tab w:val="right" w:leader="dot" w:pos="8625"/>
        </w:tabs>
      </w:pPr>
      <w:r>
        <w:fldChar w:fldCharType="begin"/>
      </w:r>
      <w:r>
        <w:instrText xml:space="preserve">HYPERLINK  \l  "_Toc685348741" </w:instrText>
      </w:r>
      <w:r>
        <w:fldChar w:fldCharType="separate"/>
      </w:r>
      <w:r w:rsidR="5BDA26B3">
        <w:rPr/>
        <w:t>1.1.</w:t>
      </w:r>
      <w:r>
        <w:tab/>
      </w:r>
      <w:r w:rsidR="5BDA26B3">
        <w:rPr/>
        <w:t>Document Purpose</w:t>
      </w:r>
      <w:r>
        <w:tab/>
      </w:r>
      <w:r>
        <w:fldChar w:fldCharType="begin"/>
      </w:r>
      <w:r>
        <w:instrText xml:space="preserve">PAGEREF _Toc685348741 \h</w:instrText>
      </w:r>
      <w:r>
        <w:fldChar w:fldCharType="separate"/>
      </w:r>
      <w:r w:rsidR="5BDA26B3">
        <w:rPr/>
        <w:t>3</w:t>
      </w:r>
      <w:r>
        <w:fldChar w:fldCharType="end"/>
      </w:r>
      <w:r>
        <w:fldChar w:fldCharType="end"/>
      </w:r>
    </w:p>
    <w:p w:rsidRPr="00AA75D1" w:rsidR="009B1387" w:rsidP="5BDA26B3" w:rsidRDefault="18F335A7" w14:paraId="5D801908" w14:textId="166A71D4">
      <w:pPr>
        <w:pStyle w:val="TOC2"/>
        <w:tabs>
          <w:tab w:val="left" w:leader="none" w:pos="600"/>
          <w:tab w:val="right" w:leader="dot" w:pos="8625"/>
        </w:tabs>
      </w:pPr>
      <w:r>
        <w:fldChar w:fldCharType="begin"/>
      </w:r>
      <w:r>
        <w:instrText xml:space="preserve">HYPERLINK  \l  "_Toc2096294492" </w:instrText>
      </w:r>
      <w:r>
        <w:fldChar w:fldCharType="separate"/>
      </w:r>
      <w:r w:rsidR="5BDA26B3">
        <w:rPr/>
        <w:t>1.2.</w:t>
      </w:r>
      <w:r>
        <w:tab/>
      </w:r>
      <w:r w:rsidR="5BDA26B3">
        <w:rPr/>
        <w:t>Intended Audience</w:t>
      </w:r>
      <w:r>
        <w:tab/>
      </w:r>
      <w:r>
        <w:fldChar w:fldCharType="begin"/>
      </w:r>
      <w:r>
        <w:instrText xml:space="preserve">PAGEREF _Toc2096294492 \h</w:instrText>
      </w:r>
      <w:r>
        <w:fldChar w:fldCharType="separate"/>
      </w:r>
      <w:r w:rsidR="5BDA26B3">
        <w:rPr/>
        <w:t>3</w:t>
      </w:r>
      <w:r>
        <w:fldChar w:fldCharType="end"/>
      </w:r>
      <w:r>
        <w:fldChar w:fldCharType="end"/>
      </w:r>
    </w:p>
    <w:p w:rsidRPr="00AA75D1" w:rsidR="009B1387" w:rsidP="5BDA26B3" w:rsidRDefault="18F335A7" w14:paraId="388C0A66" w14:textId="2C455480">
      <w:pPr>
        <w:pStyle w:val="TOC2"/>
        <w:tabs>
          <w:tab w:val="left" w:leader="none" w:pos="600"/>
          <w:tab w:val="right" w:leader="dot" w:pos="8625"/>
        </w:tabs>
      </w:pPr>
      <w:r>
        <w:fldChar w:fldCharType="begin"/>
      </w:r>
      <w:r>
        <w:instrText xml:space="preserve">HYPERLINK  \l  "_Toc222215692" </w:instrText>
      </w:r>
      <w:r>
        <w:fldChar w:fldCharType="separate"/>
      </w:r>
      <w:r w:rsidR="5BDA26B3">
        <w:rPr/>
        <w:t>1.3.</w:t>
      </w:r>
      <w:r>
        <w:tab/>
      </w:r>
      <w:r w:rsidR="5BDA26B3">
        <w:rPr/>
        <w:t>Project Background</w:t>
      </w:r>
      <w:r>
        <w:tab/>
      </w:r>
      <w:r>
        <w:fldChar w:fldCharType="begin"/>
      </w:r>
      <w:r>
        <w:instrText xml:space="preserve">PAGEREF _Toc222215692 \h</w:instrText>
      </w:r>
      <w:r>
        <w:fldChar w:fldCharType="separate"/>
      </w:r>
      <w:r w:rsidR="5BDA26B3">
        <w:rPr/>
        <w:t>3</w:t>
      </w:r>
      <w:r>
        <w:fldChar w:fldCharType="end"/>
      </w:r>
      <w:r>
        <w:fldChar w:fldCharType="end"/>
      </w:r>
    </w:p>
    <w:p w:rsidRPr="00AA75D1" w:rsidR="009B1387" w:rsidP="5BDA26B3" w:rsidRDefault="18F335A7" w14:paraId="6835DD77" w14:textId="3A9E4ED6">
      <w:pPr>
        <w:pStyle w:val="TOC2"/>
        <w:tabs>
          <w:tab w:val="left" w:leader="none" w:pos="600"/>
          <w:tab w:val="right" w:leader="dot" w:pos="8625"/>
        </w:tabs>
      </w:pPr>
      <w:r>
        <w:fldChar w:fldCharType="begin"/>
      </w:r>
      <w:r>
        <w:instrText xml:space="preserve">HYPERLINK  \l  "_Toc1862691630" </w:instrText>
      </w:r>
      <w:r>
        <w:fldChar w:fldCharType="separate"/>
      </w:r>
      <w:r w:rsidR="5BDA26B3">
        <w:rPr/>
        <w:t>1.4.</w:t>
      </w:r>
      <w:r>
        <w:tab/>
      </w:r>
      <w:r w:rsidR="5BDA26B3">
        <w:rPr/>
        <w:t>Objectives to be achieved</w:t>
      </w:r>
      <w:r>
        <w:tab/>
      </w:r>
      <w:r>
        <w:fldChar w:fldCharType="begin"/>
      </w:r>
      <w:r>
        <w:instrText xml:space="preserve">PAGEREF _Toc1862691630 \h</w:instrText>
      </w:r>
      <w:r>
        <w:fldChar w:fldCharType="separate"/>
      </w:r>
      <w:r w:rsidR="5BDA26B3">
        <w:rPr/>
        <w:t>3</w:t>
      </w:r>
      <w:r>
        <w:fldChar w:fldCharType="end"/>
      </w:r>
      <w:r>
        <w:fldChar w:fldCharType="end"/>
      </w:r>
    </w:p>
    <w:p w:rsidRPr="00AA75D1" w:rsidR="009B1387" w:rsidP="5BDA26B3" w:rsidRDefault="18F335A7" w14:paraId="230E17C6" w14:textId="5E8210F1">
      <w:pPr>
        <w:pStyle w:val="TOC2"/>
        <w:tabs>
          <w:tab w:val="left" w:leader="none" w:pos="600"/>
          <w:tab w:val="right" w:leader="dot" w:pos="8625"/>
        </w:tabs>
      </w:pPr>
      <w:r>
        <w:fldChar w:fldCharType="begin"/>
      </w:r>
      <w:r>
        <w:instrText xml:space="preserve">HYPERLINK  \l  "_Toc1970055506" </w:instrText>
      </w:r>
      <w:r>
        <w:fldChar w:fldCharType="separate"/>
      </w:r>
      <w:r w:rsidR="5BDA26B3">
        <w:rPr/>
        <w:t>1.5.</w:t>
      </w:r>
      <w:r>
        <w:tab/>
      </w:r>
      <w:r w:rsidR="5BDA26B3">
        <w:rPr/>
        <w:t>Rationale</w:t>
      </w:r>
      <w:r>
        <w:tab/>
      </w:r>
      <w:r>
        <w:fldChar w:fldCharType="begin"/>
      </w:r>
      <w:r>
        <w:instrText xml:space="preserve">PAGEREF _Toc1970055506 \h</w:instrText>
      </w:r>
      <w:r>
        <w:fldChar w:fldCharType="separate"/>
      </w:r>
      <w:r w:rsidR="5BDA26B3">
        <w:rPr/>
        <w:t>3</w:t>
      </w:r>
      <w:r>
        <w:fldChar w:fldCharType="end"/>
      </w:r>
      <w:r>
        <w:fldChar w:fldCharType="end"/>
      </w:r>
    </w:p>
    <w:p w:rsidRPr="00AA75D1" w:rsidR="009B1387" w:rsidP="5BDA26B3" w:rsidRDefault="18F335A7" w14:paraId="00136700" w14:textId="3EA58D87">
      <w:pPr>
        <w:pStyle w:val="TOC2"/>
        <w:tabs>
          <w:tab w:val="left" w:leader="none" w:pos="600"/>
          <w:tab w:val="right" w:leader="dot" w:pos="8625"/>
        </w:tabs>
      </w:pPr>
      <w:r>
        <w:fldChar w:fldCharType="begin"/>
      </w:r>
      <w:r>
        <w:instrText xml:space="preserve">HYPERLINK  \l  "_Toc1057605984" </w:instrText>
      </w:r>
      <w:r>
        <w:fldChar w:fldCharType="separate"/>
      </w:r>
      <w:r w:rsidR="5BDA26B3">
        <w:rPr/>
        <w:t>1.6.</w:t>
      </w:r>
      <w:r>
        <w:tab/>
      </w:r>
      <w:r w:rsidR="5BDA26B3">
        <w:rPr/>
        <w:t>Document Preparation, Review and Approval</w:t>
      </w:r>
      <w:r>
        <w:tab/>
      </w:r>
      <w:r>
        <w:fldChar w:fldCharType="begin"/>
      </w:r>
      <w:r>
        <w:instrText xml:space="preserve">PAGEREF _Toc1057605984 \h</w:instrText>
      </w:r>
      <w:r>
        <w:fldChar w:fldCharType="separate"/>
      </w:r>
      <w:r w:rsidR="5BDA26B3">
        <w:rPr/>
        <w:t>4</w:t>
      </w:r>
      <w:r>
        <w:fldChar w:fldCharType="end"/>
      </w:r>
      <w:r>
        <w:fldChar w:fldCharType="end"/>
      </w:r>
    </w:p>
    <w:p w:rsidRPr="00AA75D1" w:rsidR="009B1387" w:rsidP="5BDA26B3" w:rsidRDefault="18F335A7" w14:paraId="14A918B5" w14:textId="5D8331BD">
      <w:pPr>
        <w:pStyle w:val="TOC2"/>
        <w:tabs>
          <w:tab w:val="left" w:leader="none" w:pos="600"/>
          <w:tab w:val="right" w:leader="dot" w:pos="8625"/>
        </w:tabs>
      </w:pPr>
      <w:r>
        <w:fldChar w:fldCharType="begin"/>
      </w:r>
      <w:r>
        <w:instrText xml:space="preserve">HYPERLINK  \l  "_Toc278535822" </w:instrText>
      </w:r>
      <w:r>
        <w:fldChar w:fldCharType="separate"/>
      </w:r>
      <w:r w:rsidR="5BDA26B3">
        <w:rPr/>
        <w:t>1.7.</w:t>
      </w:r>
      <w:r>
        <w:tab/>
      </w:r>
      <w:r w:rsidR="5BDA26B3">
        <w:rPr/>
        <w:t>References</w:t>
      </w:r>
      <w:r>
        <w:tab/>
      </w:r>
      <w:r>
        <w:fldChar w:fldCharType="begin"/>
      </w:r>
      <w:r>
        <w:instrText xml:space="preserve">PAGEREF _Toc278535822 \h</w:instrText>
      </w:r>
      <w:r>
        <w:fldChar w:fldCharType="separate"/>
      </w:r>
      <w:r w:rsidR="5BDA26B3">
        <w:rPr/>
        <w:t>4</w:t>
      </w:r>
      <w:r>
        <w:fldChar w:fldCharType="end"/>
      </w:r>
      <w:r>
        <w:fldChar w:fldCharType="end"/>
      </w:r>
    </w:p>
    <w:p w:rsidRPr="00AA75D1" w:rsidR="009B1387" w:rsidP="5BDA26B3" w:rsidRDefault="18F335A7" w14:paraId="7CBED9F8" w14:textId="57E4AB88">
      <w:pPr>
        <w:pStyle w:val="TOC1"/>
        <w:tabs>
          <w:tab w:val="left" w:leader="none" w:pos="390"/>
          <w:tab w:val="right" w:leader="dot" w:pos="8625"/>
        </w:tabs>
      </w:pPr>
      <w:r>
        <w:fldChar w:fldCharType="begin"/>
      </w:r>
      <w:r>
        <w:instrText xml:space="preserve">HYPERLINK  \l  "_Toc363786115" </w:instrText>
      </w:r>
      <w:r>
        <w:fldChar w:fldCharType="separate"/>
      </w:r>
      <w:r w:rsidR="5BDA26B3">
        <w:rPr/>
        <w:t>2.</w:t>
      </w:r>
      <w:r>
        <w:tab/>
      </w:r>
      <w:r w:rsidR="5BDA26B3">
        <w:rPr/>
        <w:t>Business Requirements Mapping</w:t>
      </w:r>
      <w:r>
        <w:tab/>
      </w:r>
      <w:r>
        <w:fldChar w:fldCharType="begin"/>
      </w:r>
      <w:r>
        <w:instrText xml:space="preserve">PAGEREF _Toc363786115 \h</w:instrText>
      </w:r>
      <w:r>
        <w:fldChar w:fldCharType="separate"/>
      </w:r>
      <w:r w:rsidR="5BDA26B3">
        <w:rPr/>
        <w:t>4</w:t>
      </w:r>
      <w:r>
        <w:fldChar w:fldCharType="end"/>
      </w:r>
      <w:r>
        <w:fldChar w:fldCharType="end"/>
      </w:r>
    </w:p>
    <w:p w:rsidRPr="00AA75D1" w:rsidR="009B1387" w:rsidP="5BDA26B3" w:rsidRDefault="18F335A7" w14:paraId="0E5CFBCC" w14:textId="04581BFB">
      <w:pPr>
        <w:pStyle w:val="TOC1"/>
        <w:tabs>
          <w:tab w:val="left" w:leader="none" w:pos="390"/>
          <w:tab w:val="right" w:leader="dot" w:pos="8625"/>
        </w:tabs>
      </w:pPr>
      <w:r>
        <w:fldChar w:fldCharType="begin"/>
      </w:r>
      <w:r>
        <w:instrText xml:space="preserve">HYPERLINK  \l  "_Toc1066010949" </w:instrText>
      </w:r>
      <w:r>
        <w:fldChar w:fldCharType="separate"/>
      </w:r>
      <w:r w:rsidR="5BDA26B3">
        <w:rPr/>
        <w:t>3.</w:t>
      </w:r>
      <w:r>
        <w:tab/>
      </w:r>
      <w:r w:rsidR="5BDA26B3">
        <w:rPr/>
        <w:t>Functional Requirements</w:t>
      </w:r>
      <w:r>
        <w:tab/>
      </w:r>
      <w:r>
        <w:fldChar w:fldCharType="begin"/>
      </w:r>
      <w:r>
        <w:instrText xml:space="preserve">PAGEREF _Toc1066010949 \h</w:instrText>
      </w:r>
      <w:r>
        <w:fldChar w:fldCharType="separate"/>
      </w:r>
      <w:r w:rsidR="5BDA26B3">
        <w:rPr/>
        <w:t>9</w:t>
      </w:r>
      <w:r>
        <w:fldChar w:fldCharType="end"/>
      </w:r>
      <w:r>
        <w:fldChar w:fldCharType="end"/>
      </w:r>
    </w:p>
    <w:p w:rsidRPr="00AA75D1" w:rsidR="009B1387" w:rsidP="5BDA26B3" w:rsidRDefault="18F335A7" w14:paraId="7B892FEA" w14:textId="26B68952">
      <w:pPr>
        <w:pStyle w:val="TOC1"/>
        <w:tabs>
          <w:tab w:val="right" w:leader="dot" w:pos="8625"/>
        </w:tabs>
      </w:pPr>
      <w:r>
        <w:fldChar w:fldCharType="begin"/>
      </w:r>
      <w:r>
        <w:instrText xml:space="preserve">HYPERLINK  \l  "_Toc774058741" </w:instrText>
      </w:r>
      <w:r>
        <w:fldChar w:fldCharType="separate"/>
      </w:r>
      <w:r w:rsidR="5BDA26B3">
        <w:rPr/>
        <w:t>Annex A – To-Be Process Flows</w:t>
      </w:r>
      <w:r>
        <w:tab/>
      </w:r>
      <w:r>
        <w:fldChar w:fldCharType="begin"/>
      </w:r>
      <w:r>
        <w:instrText xml:space="preserve">PAGEREF _Toc774058741 \h</w:instrText>
      </w:r>
      <w:r>
        <w:fldChar w:fldCharType="separate"/>
      </w:r>
      <w:r w:rsidR="5BDA26B3">
        <w:rPr/>
        <w:t>21</w:t>
      </w:r>
      <w:r>
        <w:fldChar w:fldCharType="end"/>
      </w:r>
      <w:r>
        <w:fldChar w:fldCharType="end"/>
      </w:r>
    </w:p>
    <w:p w:rsidRPr="00AA75D1" w:rsidR="009B1387" w:rsidP="5BDA26B3" w:rsidRDefault="18F335A7" w14:paraId="3B768B20" w14:textId="4C9522EA">
      <w:pPr>
        <w:pStyle w:val="TOC1"/>
        <w:tabs>
          <w:tab w:val="right" w:leader="dot" w:pos="8625"/>
        </w:tabs>
      </w:pPr>
      <w:r>
        <w:fldChar w:fldCharType="begin"/>
      </w:r>
      <w:r>
        <w:instrText xml:space="preserve">HYPERLINK  \l  "_Toc1052189672" </w:instrText>
      </w:r>
      <w:r>
        <w:fldChar w:fldCharType="separate"/>
      </w:r>
      <w:r w:rsidR="5BDA26B3">
        <w:rPr/>
        <w:t>Annex B – Report template</w:t>
      </w:r>
      <w:r>
        <w:tab/>
      </w:r>
      <w:r>
        <w:fldChar w:fldCharType="begin"/>
      </w:r>
      <w:r>
        <w:instrText xml:space="preserve">PAGEREF _Toc1052189672 \h</w:instrText>
      </w:r>
      <w:r>
        <w:fldChar w:fldCharType="separate"/>
      </w:r>
      <w:r w:rsidR="5BDA26B3">
        <w:rPr/>
        <w:t>26</w:t>
      </w:r>
      <w:r>
        <w:fldChar w:fldCharType="end"/>
      </w:r>
      <w:r>
        <w:fldChar w:fldCharType="end"/>
      </w:r>
    </w:p>
    <w:p w:rsidR="18F335A7" w:rsidP="5BDA26B3" w:rsidRDefault="18F335A7" w14:paraId="0E2E66A7" w14:textId="5A53E4E0">
      <w:pPr>
        <w:pStyle w:val="TOC1"/>
        <w:tabs>
          <w:tab w:val="right" w:leader="dot" w:pos="8625"/>
        </w:tabs>
      </w:pPr>
      <w:r>
        <w:fldChar w:fldCharType="begin"/>
      </w:r>
      <w:r>
        <w:instrText xml:space="preserve">HYPERLINK  \l  "_Toc1266095685" </w:instrText>
      </w:r>
      <w:r>
        <w:fldChar w:fldCharType="separate"/>
      </w:r>
      <w:r w:rsidR="5BDA26B3">
        <w:rPr/>
        <w:t>Annex C - User Access Matrix</w:t>
      </w:r>
      <w:r>
        <w:tab/>
      </w:r>
      <w:r>
        <w:fldChar w:fldCharType="begin"/>
      </w:r>
      <w:r>
        <w:instrText xml:space="preserve">PAGEREF _Toc1266095685 \h</w:instrText>
      </w:r>
      <w:r>
        <w:fldChar w:fldCharType="separate"/>
      </w:r>
      <w:r w:rsidR="5BDA26B3">
        <w:rPr/>
        <w:t>26</w:t>
      </w:r>
      <w:r>
        <w:fldChar w:fldCharType="end"/>
      </w:r>
      <w:r>
        <w:fldChar w:fldCharType="end"/>
      </w:r>
    </w:p>
    <w:p w:rsidR="18F335A7" w:rsidP="5BDA26B3" w:rsidRDefault="18F335A7" w14:paraId="5767C881" w14:textId="097D930B">
      <w:pPr>
        <w:pStyle w:val="TOC1"/>
        <w:tabs>
          <w:tab w:val="right" w:leader="dot" w:pos="8625"/>
        </w:tabs>
      </w:pPr>
      <w:r>
        <w:fldChar w:fldCharType="begin"/>
      </w:r>
      <w:r>
        <w:instrText xml:space="preserve">HYPERLINK  \l  "_Toc211635257" </w:instrText>
      </w:r>
      <w:r>
        <w:fldChar w:fldCharType="separate"/>
      </w:r>
      <w:r w:rsidR="5BDA26B3">
        <w:rPr/>
        <w:t>Annex D – Audit Log Export</w:t>
      </w:r>
      <w:r>
        <w:tab/>
      </w:r>
      <w:r>
        <w:fldChar w:fldCharType="begin"/>
      </w:r>
      <w:r>
        <w:instrText xml:space="preserve">PAGEREF _Toc211635257 \h</w:instrText>
      </w:r>
      <w:r>
        <w:fldChar w:fldCharType="separate"/>
      </w:r>
      <w:r w:rsidR="5BDA26B3">
        <w:rPr/>
        <w:t>27</w:t>
      </w:r>
      <w:r>
        <w:fldChar w:fldCharType="end"/>
      </w:r>
      <w:r>
        <w:fldChar w:fldCharType="end"/>
      </w:r>
    </w:p>
    <w:p w:rsidR="18F335A7" w:rsidP="5BDA26B3" w:rsidRDefault="18F335A7" w14:paraId="6C64F47F" w14:textId="5DB26FB7">
      <w:pPr>
        <w:pStyle w:val="TOC1"/>
        <w:tabs>
          <w:tab w:val="right" w:leader="dot" w:pos="8625"/>
        </w:tabs>
      </w:pPr>
      <w:r>
        <w:fldChar w:fldCharType="begin"/>
      </w:r>
      <w:r>
        <w:instrText xml:space="preserve">HYPERLINK  \l  "_Toc2044149600" </w:instrText>
      </w:r>
      <w:r>
        <w:fldChar w:fldCharType="separate"/>
      </w:r>
      <w:r w:rsidR="5BDA26B3">
        <w:rPr/>
        <w:t>Annex E – User Access Report Fields</w:t>
      </w:r>
      <w:r>
        <w:tab/>
      </w:r>
      <w:r>
        <w:fldChar w:fldCharType="begin"/>
      </w:r>
      <w:r>
        <w:instrText xml:space="preserve">PAGEREF _Toc2044149600 \h</w:instrText>
      </w:r>
      <w:r>
        <w:fldChar w:fldCharType="separate"/>
      </w:r>
      <w:r w:rsidR="5BDA26B3">
        <w:rPr/>
        <w:t>27</w:t>
      </w:r>
      <w:r>
        <w:fldChar w:fldCharType="end"/>
      </w:r>
      <w:r>
        <w:fldChar w:fldCharType="end"/>
      </w:r>
    </w:p>
    <w:p w:rsidR="18F335A7" w:rsidP="5BDA26B3" w:rsidRDefault="18F335A7" w14:paraId="16225898" w14:textId="0564996F">
      <w:pPr>
        <w:pStyle w:val="TOC1"/>
        <w:tabs>
          <w:tab w:val="right" w:leader="dot" w:pos="8625"/>
        </w:tabs>
      </w:pPr>
      <w:r>
        <w:fldChar w:fldCharType="begin"/>
      </w:r>
      <w:r>
        <w:instrText xml:space="preserve">HYPERLINK  \l  "_Toc1770634589" </w:instrText>
      </w:r>
      <w:r>
        <w:fldChar w:fldCharType="separate"/>
      </w:r>
      <w:r w:rsidR="5BDA26B3">
        <w:rPr/>
        <w:t>Annex F – Group Profile Membership List</w:t>
      </w:r>
      <w:r>
        <w:tab/>
      </w:r>
      <w:r>
        <w:fldChar w:fldCharType="begin"/>
      </w:r>
      <w:r>
        <w:instrText xml:space="preserve">PAGEREF _Toc1770634589 \h</w:instrText>
      </w:r>
      <w:r>
        <w:fldChar w:fldCharType="separate"/>
      </w:r>
      <w:r w:rsidR="5BDA26B3">
        <w:rPr/>
        <w:t>27</w:t>
      </w:r>
      <w:r>
        <w:fldChar w:fldCharType="end"/>
      </w:r>
      <w:r>
        <w:fldChar w:fldCharType="end"/>
      </w:r>
    </w:p>
    <w:p w:rsidR="18F335A7" w:rsidP="5BDA26B3" w:rsidRDefault="18F335A7" w14:paraId="3606FC05" w14:textId="1934ABE6">
      <w:pPr>
        <w:pStyle w:val="TOC1"/>
        <w:tabs>
          <w:tab w:val="right" w:leader="dot" w:pos="8625"/>
        </w:tabs>
      </w:pPr>
      <w:r>
        <w:fldChar w:fldCharType="begin"/>
      </w:r>
      <w:r>
        <w:instrText xml:space="preserve">HYPERLINK  \l  "_Toc1168449657" </w:instrText>
      </w:r>
      <w:r>
        <w:fldChar w:fldCharType="separate"/>
      </w:r>
      <w:r w:rsidR="5BDA26B3">
        <w:rPr/>
        <w:t>Annex G – User Group Membership Report Fields</w:t>
      </w:r>
      <w:r>
        <w:tab/>
      </w:r>
      <w:r>
        <w:fldChar w:fldCharType="begin"/>
      </w:r>
      <w:r>
        <w:instrText xml:space="preserve">PAGEREF _Toc1168449657 \h</w:instrText>
      </w:r>
      <w:r>
        <w:fldChar w:fldCharType="separate"/>
      </w:r>
      <w:r w:rsidR="5BDA26B3">
        <w:rPr/>
        <w:t>27</w:t>
      </w:r>
      <w:r>
        <w:fldChar w:fldCharType="end"/>
      </w:r>
      <w:r>
        <w:fldChar w:fldCharType="end"/>
      </w:r>
    </w:p>
    <w:p w:rsidR="18F335A7" w:rsidP="5BDA26B3" w:rsidRDefault="18F335A7" w14:paraId="7E53CABA" w14:textId="5DA973B1">
      <w:pPr>
        <w:pStyle w:val="TOC1"/>
        <w:tabs>
          <w:tab w:val="right" w:leader="dot" w:pos="8625"/>
        </w:tabs>
      </w:pPr>
      <w:r>
        <w:fldChar w:fldCharType="begin"/>
      </w:r>
      <w:r>
        <w:instrText xml:space="preserve">HYPERLINK  \l  "_Toc526919791" </w:instrText>
      </w:r>
      <w:r>
        <w:fldChar w:fldCharType="separate"/>
      </w:r>
      <w:r w:rsidR="5BDA26B3">
        <w:rPr/>
        <w:t>Annex H – Audit Log Fields</w:t>
      </w:r>
      <w:r>
        <w:tab/>
      </w:r>
      <w:r>
        <w:fldChar w:fldCharType="begin"/>
      </w:r>
      <w:r>
        <w:instrText xml:space="preserve">PAGEREF _Toc526919791 \h</w:instrText>
      </w:r>
      <w:r>
        <w:fldChar w:fldCharType="separate"/>
      </w:r>
      <w:r w:rsidR="5BDA26B3">
        <w:rPr/>
        <w:t>28</w:t>
      </w:r>
      <w:r>
        <w:fldChar w:fldCharType="end"/>
      </w:r>
      <w:r>
        <w:fldChar w:fldCharType="end"/>
      </w:r>
    </w:p>
    <w:p w:rsidR="18F335A7" w:rsidP="5BDA26B3" w:rsidRDefault="18F335A7" w14:paraId="21394CD8" w14:textId="1598665A">
      <w:pPr>
        <w:pStyle w:val="TOC1"/>
        <w:tabs>
          <w:tab w:val="right" w:leader="dot" w:pos="8625"/>
        </w:tabs>
      </w:pPr>
      <w:r>
        <w:fldChar w:fldCharType="begin"/>
      </w:r>
      <w:r>
        <w:instrText xml:space="preserve">HYPERLINK  \l  "_Toc889602595" </w:instrText>
      </w:r>
      <w:r>
        <w:fldChar w:fldCharType="separate"/>
      </w:r>
      <w:r w:rsidR="5BDA26B3">
        <w:rPr/>
        <w:t>Annex I – Password Guidelines</w:t>
      </w:r>
      <w:r>
        <w:tab/>
      </w:r>
      <w:r>
        <w:fldChar w:fldCharType="begin"/>
      </w:r>
      <w:r>
        <w:instrText xml:space="preserve">PAGEREF _Toc889602595 \h</w:instrText>
      </w:r>
      <w:r>
        <w:fldChar w:fldCharType="separate"/>
      </w:r>
      <w:r w:rsidR="5BDA26B3">
        <w:rPr/>
        <w:t>28</w:t>
      </w:r>
      <w:r>
        <w:fldChar w:fldCharType="end"/>
      </w:r>
      <w:r>
        <w:fldChar w:fldCharType="end"/>
      </w:r>
    </w:p>
    <w:p w:rsidR="18F335A7" w:rsidP="5BDA26B3" w:rsidRDefault="18F335A7" w14:paraId="21DB889E" w14:textId="0EA1C28F">
      <w:pPr>
        <w:pStyle w:val="TOC1"/>
        <w:tabs>
          <w:tab w:val="right" w:leader="dot" w:pos="8625"/>
        </w:tabs>
      </w:pPr>
      <w:r>
        <w:fldChar w:fldCharType="begin"/>
      </w:r>
      <w:r>
        <w:instrText xml:space="preserve">HYPERLINK  \l  "_Toc2071863848" </w:instrText>
      </w:r>
      <w:r>
        <w:fldChar w:fldCharType="separate"/>
      </w:r>
      <w:r w:rsidR="5BDA26B3">
        <w:rPr/>
        <w:t>Signoff Sheet</w:t>
      </w:r>
      <w:r>
        <w:tab/>
      </w:r>
      <w:r>
        <w:fldChar w:fldCharType="begin"/>
      </w:r>
      <w:r>
        <w:instrText xml:space="preserve">PAGEREF _Toc2071863848 \h</w:instrText>
      </w:r>
      <w:r>
        <w:fldChar w:fldCharType="separate"/>
      </w:r>
      <w:r w:rsidR="5BDA26B3">
        <w:rPr/>
        <w:t>29</w:t>
      </w:r>
      <w:r>
        <w:fldChar w:fldCharType="end"/>
      </w:r>
      <w:r>
        <w:fldChar w:fldCharType="end"/>
      </w:r>
    </w:p>
    <w:p w:rsidRPr="002F75E6" w:rsidR="006B52CF" w:rsidP="006B52CF" w:rsidRDefault="006B52CF" w14:paraId="6B62F1B3" w14:textId="417CE916">
      <w:pPr>
        <w:rPr>
          <w:rFonts w:ascii="Arial" w:hAnsi="Arial" w:cs="Arial"/>
          <w:b/>
          <w:u w:val="single"/>
        </w:rPr>
      </w:pPr>
      <w:r w:rsidRPr="002F75E6">
        <w:rPr>
          <w:rFonts w:ascii="Arial" w:hAnsi="Arial" w:cs="Arial"/>
          <w:b/>
          <w:szCs w:val="20"/>
          <w:u w:val="single"/>
        </w:rPr>
        <w:fldChar w:fldCharType="end"/>
      </w:r>
    </w:p>
    <w:p w:rsidRPr="002F75E6" w:rsidR="006B52CF" w:rsidP="00992F95" w:rsidRDefault="006B52CF" w14:paraId="02F2C34E" w14:textId="77777777">
      <w:pPr>
        <w:jc w:val="center"/>
        <w:rPr>
          <w:rFonts w:ascii="Arial" w:hAnsi="Arial" w:cs="Arial"/>
          <w:b/>
          <w:u w:val="single"/>
        </w:rPr>
      </w:pPr>
    </w:p>
    <w:p w:rsidRPr="002F75E6" w:rsidR="006B52CF" w:rsidRDefault="006B52CF" w14:paraId="680A4E5D" w14:textId="77777777">
      <w:pPr>
        <w:rPr>
          <w:rFonts w:ascii="Arial" w:hAnsi="Arial" w:cs="Arial"/>
        </w:rPr>
        <w:sectPr w:rsidRPr="002F75E6" w:rsidR="006B52CF">
          <w:pgSz w:w="12240" w:h="15840" w:orient="portrait"/>
          <w:pgMar w:top="1440" w:right="1800" w:bottom="1440" w:left="1800" w:header="708" w:footer="708" w:gutter="0"/>
          <w:cols w:space="708"/>
          <w:docGrid w:linePitch="360"/>
        </w:sectPr>
      </w:pPr>
    </w:p>
    <w:p w:rsidRPr="002F75E6" w:rsidR="00992F95" w:rsidP="00A86978" w:rsidRDefault="2AE3CA87" w14:paraId="3E7A9F1C" w14:textId="77777777">
      <w:pPr>
        <w:pStyle w:val="Heading1"/>
        <w:numPr>
          <w:ilvl w:val="0"/>
          <w:numId w:val="72"/>
        </w:numPr>
        <w:rPr>
          <w:sz w:val="28"/>
          <w:szCs w:val="28"/>
        </w:rPr>
      </w:pPr>
      <w:bookmarkStart w:name="_Toc137351784" w:id="6"/>
      <w:bookmarkStart w:name="_Toc2107415619" w:id="2015383596"/>
      <w:r w:rsidRPr="5BDA26B3" w:rsidR="5A38AAF8">
        <w:rPr>
          <w:sz w:val="28"/>
          <w:szCs w:val="28"/>
        </w:rPr>
        <w:t>Introduction</w:t>
      </w:r>
      <w:bookmarkEnd w:id="6"/>
      <w:bookmarkEnd w:id="2015383596"/>
    </w:p>
    <w:p w:rsidRPr="002F75E6" w:rsidR="00C16F27" w:rsidP="5BDA26B3" w:rsidRDefault="2AE3CA87" w14:paraId="44742497" w14:textId="77777777">
      <w:pPr>
        <w:pStyle w:val="Heading2"/>
        <w:numPr>
          <w:ilvl w:val="1"/>
          <w:numId w:val="72"/>
        </w:numPr>
        <w:rPr>
          <w:i w:val="0"/>
          <w:iCs w:val="0"/>
          <w:sz w:val="24"/>
          <w:szCs w:val="24"/>
        </w:rPr>
      </w:pPr>
      <w:bookmarkStart w:name="_Toc137351785" w:id="8"/>
      <w:bookmarkStart w:name="_Toc685348741" w:id="1733757417"/>
      <w:r w:rsidRPr="5BDA26B3" w:rsidR="5A38AAF8">
        <w:rPr>
          <w:i w:val="0"/>
          <w:iCs w:val="0"/>
          <w:sz w:val="24"/>
          <w:szCs w:val="24"/>
        </w:rPr>
        <w:t>Document Purpose</w:t>
      </w:r>
      <w:bookmarkEnd w:id="8"/>
      <w:bookmarkEnd w:id="1733757417"/>
    </w:p>
    <w:p w:rsidR="00735EFC" w:rsidP="00735EFC" w:rsidRDefault="00735EFC" w14:paraId="19219836" w14:textId="77777777">
      <w:pPr>
        <w:rPr>
          <w:rFonts w:ascii="Arial" w:hAnsi="Arial" w:cs="Arial"/>
        </w:rPr>
      </w:pPr>
    </w:p>
    <w:p w:rsidR="00735EFC" w:rsidP="4C1F03F5" w:rsidRDefault="57DD3DC9" w14:paraId="31F5FA26" w14:textId="52014989">
      <w:pPr>
        <w:spacing w:line="259" w:lineRule="auto"/>
        <w:ind w:left="360"/>
        <w:rPr>
          <w:rFonts w:ascii="Arial" w:hAnsi="Arial" w:cs="Arial"/>
        </w:rPr>
      </w:pPr>
      <w:r w:rsidRPr="18F335A7">
        <w:rPr>
          <w:rFonts w:ascii="Arial" w:hAnsi="Arial" w:cs="Arial"/>
        </w:rPr>
        <w:t>This</w:t>
      </w:r>
      <w:r w:rsidRPr="18F335A7" w:rsidR="36DE3646">
        <w:rPr>
          <w:rFonts w:ascii="Arial" w:hAnsi="Arial" w:cs="Arial"/>
        </w:rPr>
        <w:t xml:space="preserve"> Functional Requirements Specifications (FR) document outlines how business requirements </w:t>
      </w:r>
      <w:r w:rsidRPr="18F335A7" w:rsidR="46F8FC2E">
        <w:rPr>
          <w:rFonts w:ascii="Arial" w:hAnsi="Arial" w:cs="Arial"/>
        </w:rPr>
        <w:t xml:space="preserve">which are </w:t>
      </w:r>
      <w:r w:rsidRPr="18F335A7" w:rsidR="36DE3646">
        <w:rPr>
          <w:rFonts w:ascii="Arial" w:hAnsi="Arial" w:cs="Arial"/>
        </w:rPr>
        <w:t xml:space="preserve">baselined in the Business Requirements Document (BRD) for the </w:t>
      </w:r>
      <w:r w:rsidRPr="18F335A7" w:rsidR="0B8BBA81">
        <w:rPr>
          <w:rFonts w:ascii="Arial" w:hAnsi="Arial" w:eastAsia="Arial" w:cs="Arial"/>
          <w:color w:val="000000" w:themeColor="text1"/>
          <w:sz w:val="19"/>
          <w:szCs w:val="19"/>
        </w:rPr>
        <w:t>BDO Insure Brokering System (BIBS) - User Access Maintenance</w:t>
      </w:r>
      <w:r w:rsidRPr="18F335A7" w:rsidR="0744B1EC">
        <w:rPr>
          <w:rFonts w:ascii="Arial" w:hAnsi="Arial" w:cs="Arial"/>
        </w:rPr>
        <w:t xml:space="preserve"> </w:t>
      </w:r>
      <w:r w:rsidRPr="18F335A7" w:rsidR="544E46B3">
        <w:rPr>
          <w:rFonts w:ascii="Arial" w:hAnsi="Arial" w:cs="Arial"/>
        </w:rPr>
        <w:t>Project</w:t>
      </w:r>
      <w:r w:rsidRPr="18F335A7" w:rsidR="36DE3646">
        <w:rPr>
          <w:rFonts w:ascii="Arial" w:hAnsi="Arial" w:cs="Arial"/>
        </w:rPr>
        <w:t xml:space="preserve"> </w:t>
      </w:r>
      <w:r w:rsidRPr="18F335A7" w:rsidR="71041418">
        <w:rPr>
          <w:rFonts w:ascii="Arial" w:hAnsi="Arial" w:cs="Arial"/>
        </w:rPr>
        <w:t>Release 1</w:t>
      </w:r>
      <w:r w:rsidRPr="18F335A7" w:rsidR="79E880F0">
        <w:rPr>
          <w:rFonts w:ascii="Arial" w:hAnsi="Arial" w:cs="Arial"/>
        </w:rPr>
        <w:t>/ Drop 0</w:t>
      </w:r>
      <w:r w:rsidRPr="18F335A7" w:rsidR="7854A8CD">
        <w:rPr>
          <w:rFonts w:ascii="Arial" w:hAnsi="Arial" w:cs="Arial"/>
          <w:color w:val="FF0000"/>
        </w:rPr>
        <w:t xml:space="preserve"> </w:t>
      </w:r>
      <w:r w:rsidRPr="18F335A7" w:rsidR="36DE3646">
        <w:rPr>
          <w:rFonts w:ascii="Arial" w:hAnsi="Arial" w:cs="Arial"/>
        </w:rPr>
        <w:t>are to be imp</w:t>
      </w:r>
      <w:r w:rsidRPr="18F335A7">
        <w:rPr>
          <w:rFonts w:ascii="Arial" w:hAnsi="Arial" w:cs="Arial"/>
        </w:rPr>
        <w:t>lemented in the IT systems.  This</w:t>
      </w:r>
      <w:r w:rsidRPr="18F335A7" w:rsidR="36DE3646">
        <w:rPr>
          <w:rFonts w:ascii="Arial" w:hAnsi="Arial" w:cs="Arial"/>
        </w:rPr>
        <w:t xml:space="preserve"> FR document translates the business requirements into functional requirements in terms of system capability, behaviour/function with clearly outlined inputs and outputs.</w:t>
      </w:r>
    </w:p>
    <w:p w:rsidR="00A221D9" w:rsidP="5BDA26B3" w:rsidRDefault="2AE3CA87" w14:paraId="6E3EF47B" w14:textId="77777777">
      <w:pPr>
        <w:pStyle w:val="Heading2"/>
        <w:numPr>
          <w:ilvl w:val="1"/>
          <w:numId w:val="72"/>
        </w:numPr>
        <w:rPr>
          <w:i w:val="0"/>
          <w:iCs w:val="0"/>
          <w:sz w:val="24"/>
          <w:szCs w:val="24"/>
        </w:rPr>
      </w:pPr>
      <w:bookmarkStart w:name="_Toc137351786" w:id="10"/>
      <w:bookmarkStart w:name="_Toc2096294492" w:id="674202458"/>
      <w:r w:rsidRPr="5BDA26B3" w:rsidR="5A38AAF8">
        <w:rPr>
          <w:i w:val="0"/>
          <w:iCs w:val="0"/>
          <w:sz w:val="24"/>
          <w:szCs w:val="24"/>
        </w:rPr>
        <w:t>Intended Audience</w:t>
      </w:r>
      <w:bookmarkEnd w:id="10"/>
      <w:bookmarkEnd w:id="674202458"/>
    </w:p>
    <w:p w:rsidRPr="000B6443" w:rsidR="000B6443" w:rsidP="000B6443" w:rsidRDefault="000B6443" w14:paraId="296FEF7D" w14:textId="77777777"/>
    <w:p w:rsidRPr="004B0579" w:rsidR="000B6443" w:rsidP="4E09FB91" w:rsidRDefault="0D225079" w14:paraId="56484718" w14:textId="52D0F889">
      <w:pPr>
        <w:ind w:left="360"/>
        <w:rPr>
          <w:rFonts w:ascii="Arial" w:hAnsi="Arial" w:cs="Arial"/>
        </w:rPr>
      </w:pPr>
      <w:r w:rsidRPr="4E09FB91">
        <w:rPr>
          <w:rFonts w:ascii="Arial" w:hAnsi="Arial" w:cs="Arial"/>
        </w:rPr>
        <w:t xml:space="preserve">The primary audience of this document will be the </w:t>
      </w:r>
      <w:r w:rsidRPr="4E09FB91" w:rsidR="75FB260C">
        <w:rPr>
          <w:rFonts w:ascii="Arial" w:hAnsi="Arial" w:eastAsia="Arial" w:cs="Arial"/>
          <w:color w:val="000000" w:themeColor="text1"/>
          <w:sz w:val="19"/>
          <w:szCs w:val="19"/>
        </w:rPr>
        <w:t>BDO Insure Brokering System (BIBS)</w:t>
      </w:r>
      <w:r w:rsidRPr="4E09FB91" w:rsidR="490FF3BE">
        <w:rPr>
          <w:rFonts w:ascii="Arial" w:hAnsi="Arial" w:cs="Arial"/>
          <w:color w:val="FF0000"/>
        </w:rPr>
        <w:t xml:space="preserve"> </w:t>
      </w:r>
      <w:r w:rsidRPr="4E09FB91">
        <w:rPr>
          <w:rFonts w:ascii="Arial" w:hAnsi="Arial" w:cs="Arial"/>
        </w:rPr>
        <w:t>projec</w:t>
      </w:r>
      <w:r w:rsidRPr="4E09FB91" w:rsidR="32E909A3">
        <w:rPr>
          <w:rFonts w:ascii="Arial" w:hAnsi="Arial" w:cs="Arial"/>
        </w:rPr>
        <w:t>t team</w:t>
      </w:r>
      <w:r w:rsidRPr="4E09FB91" w:rsidR="7CB71ADC">
        <w:rPr>
          <w:rFonts w:ascii="Arial" w:hAnsi="Arial" w:cs="Arial"/>
        </w:rPr>
        <w:t>.</w:t>
      </w:r>
      <w:r w:rsidRPr="4E09FB91">
        <w:rPr>
          <w:rFonts w:ascii="Arial" w:hAnsi="Arial" w:cs="Arial"/>
        </w:rPr>
        <w:t xml:space="preserve"> </w:t>
      </w:r>
    </w:p>
    <w:p w:rsidRPr="002F75E6" w:rsidR="0024258E" w:rsidP="00DB37CE" w:rsidRDefault="0024258E" w14:paraId="7194DBDC" w14:textId="77777777">
      <w:pPr>
        <w:jc w:val="both"/>
        <w:rPr>
          <w:rFonts w:ascii="Arial" w:hAnsi="Arial" w:cs="Arial"/>
          <w:b/>
          <w:szCs w:val="20"/>
        </w:rPr>
      </w:pPr>
    </w:p>
    <w:p w:rsidR="00A221D9" w:rsidP="5BDA26B3" w:rsidRDefault="69EFCCD1" w14:paraId="6F62D0EE" w14:textId="77777777">
      <w:pPr>
        <w:pStyle w:val="Heading2"/>
        <w:numPr>
          <w:ilvl w:val="1"/>
          <w:numId w:val="72"/>
        </w:numPr>
        <w:rPr>
          <w:i w:val="0"/>
          <w:iCs w:val="0"/>
          <w:sz w:val="24"/>
          <w:szCs w:val="24"/>
        </w:rPr>
      </w:pPr>
      <w:bookmarkStart w:name="_Toc137351787" w:id="12"/>
      <w:bookmarkStart w:name="_Toc222215692" w:id="2044711719"/>
      <w:r w:rsidRPr="5BDA26B3" w:rsidR="38267A58">
        <w:rPr>
          <w:i w:val="0"/>
          <w:iCs w:val="0"/>
          <w:sz w:val="24"/>
          <w:szCs w:val="24"/>
        </w:rPr>
        <w:t>Project Background</w:t>
      </w:r>
      <w:bookmarkEnd w:id="12"/>
      <w:bookmarkEnd w:id="2044711719"/>
    </w:p>
    <w:p w:rsidRPr="00C22BC3" w:rsidR="00C22BC3" w:rsidP="00C22BC3" w:rsidRDefault="00C22BC3" w14:paraId="769D0D3C" w14:textId="77777777"/>
    <w:p w:rsidR="77C161D9" w:rsidP="18F335A7" w:rsidRDefault="77C161D9" w14:paraId="05375182" w14:textId="5FE7A00B">
      <w:pPr>
        <w:pStyle w:val="ListParagraph"/>
        <w:spacing w:line="259" w:lineRule="auto"/>
        <w:ind w:left="360"/>
        <w:jc w:val="both"/>
        <w:rPr>
          <w:rFonts w:ascii="Arial" w:hAnsi="Arial" w:cs="Arial"/>
        </w:rPr>
      </w:pPr>
      <w:r w:rsidRPr="18F335A7">
        <w:rPr>
          <w:rFonts w:ascii="Arial" w:hAnsi="Arial" w:cs="Arial"/>
        </w:rPr>
        <w:t xml:space="preserve">BDO Insure Brokering System (BIBS) </w:t>
      </w:r>
      <w:r w:rsidRPr="18F335A7" w:rsidR="5BFBF537">
        <w:rPr>
          <w:rFonts w:ascii="Arial" w:hAnsi="Arial" w:cs="Arial"/>
        </w:rPr>
        <w:t>will</w:t>
      </w:r>
      <w:r w:rsidRPr="18F335A7">
        <w:rPr>
          <w:rFonts w:ascii="Arial" w:hAnsi="Arial" w:cs="Arial"/>
        </w:rPr>
        <w:t xml:space="preserve"> modernize and streamline </w:t>
      </w:r>
      <w:r w:rsidRPr="18F335A7" w:rsidR="2CB2AD18">
        <w:rPr>
          <w:rFonts w:ascii="Arial" w:hAnsi="Arial" w:cs="Arial"/>
        </w:rPr>
        <w:t>BDOI's</w:t>
      </w:r>
      <w:r w:rsidRPr="18F335A7">
        <w:rPr>
          <w:rFonts w:ascii="Arial" w:hAnsi="Arial" w:cs="Arial"/>
        </w:rPr>
        <w:t xml:space="preserve"> insurance brokering operations. The project aims to replace the existing legacy platforms, including EBIX, QPS, ISYS, and Broker systems, with a unified and modern solution that supports end-to-end insurance brokering processes.</w:t>
      </w:r>
    </w:p>
    <w:p w:rsidRPr="002F75E6" w:rsidR="006F6B2F" w:rsidP="5BDA26B3" w:rsidRDefault="533B2D84" w14:paraId="1A40F2A1" w14:textId="77777777">
      <w:pPr>
        <w:pStyle w:val="Heading2"/>
        <w:numPr>
          <w:ilvl w:val="1"/>
          <w:numId w:val="72"/>
        </w:numPr>
        <w:rPr>
          <w:i w:val="0"/>
          <w:iCs w:val="0"/>
          <w:sz w:val="24"/>
          <w:szCs w:val="24"/>
        </w:rPr>
      </w:pPr>
      <w:bookmarkStart w:name="_Toc137351789" w:id="14"/>
      <w:bookmarkStart w:name="_Toc1862691630" w:id="53363921"/>
      <w:r w:rsidRPr="5BDA26B3" w:rsidR="761B1F2A">
        <w:rPr>
          <w:i w:val="0"/>
          <w:iCs w:val="0"/>
          <w:sz w:val="24"/>
          <w:szCs w:val="24"/>
        </w:rPr>
        <w:t>Objectives to be achieved</w:t>
      </w:r>
      <w:bookmarkEnd w:id="14"/>
      <w:bookmarkEnd w:id="53363921"/>
    </w:p>
    <w:p w:rsidR="002F75E6" w:rsidP="002F75E6" w:rsidRDefault="002F75E6" w14:paraId="54CD245A" w14:textId="77777777">
      <w:pPr>
        <w:ind w:firstLine="360"/>
        <w:jc w:val="both"/>
        <w:rPr>
          <w:rFonts w:ascii="Arial" w:hAnsi="Arial" w:cs="Arial"/>
          <w:szCs w:val="20"/>
        </w:rPr>
      </w:pPr>
    </w:p>
    <w:p w:rsidR="7E80C702" w:rsidP="18F335A7" w:rsidRDefault="7E80C702" w14:paraId="5AA5487F" w14:textId="69126ECF">
      <w:pPr>
        <w:spacing w:line="276" w:lineRule="auto"/>
        <w:ind w:left="360"/>
        <w:rPr>
          <w:rFonts w:ascii="Arial" w:hAnsi="Arial" w:eastAsia="Arial" w:cs="Arial"/>
          <w:szCs w:val="20"/>
        </w:rPr>
      </w:pPr>
      <w:r w:rsidRPr="18F335A7">
        <w:rPr>
          <w:rFonts w:ascii="Arial" w:hAnsi="Arial" w:eastAsia="Arial" w:cs="Arial"/>
          <w:szCs w:val="20"/>
        </w:rPr>
        <w:t>The implementation of the BDO Insure Brokering System (</w:t>
      </w:r>
      <w:r w:rsidRPr="18F335A7" w:rsidR="42D58FEB">
        <w:rPr>
          <w:rFonts w:ascii="Arial" w:hAnsi="Arial" w:eastAsia="Arial" w:cs="Arial"/>
          <w:szCs w:val="20"/>
        </w:rPr>
        <w:t>B</w:t>
      </w:r>
      <w:r w:rsidRPr="18F335A7">
        <w:rPr>
          <w:rFonts w:ascii="Arial" w:hAnsi="Arial" w:eastAsia="Arial" w:cs="Arial"/>
          <w:szCs w:val="20"/>
        </w:rPr>
        <w:t>IBS) aims to achieve the objectives</w:t>
      </w:r>
      <w:r w:rsidRPr="18F335A7" w:rsidR="49CF8DE6">
        <w:rPr>
          <w:rFonts w:ascii="Arial" w:hAnsi="Arial" w:eastAsia="Arial" w:cs="Arial"/>
          <w:szCs w:val="20"/>
        </w:rPr>
        <w:t xml:space="preserve"> below.</w:t>
      </w:r>
    </w:p>
    <w:p w:rsidR="7E80C702" w:rsidP="18F335A7" w:rsidRDefault="7E80C702" w14:paraId="528B767F" w14:textId="1DBD538D">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Establish a single system of record</w:t>
      </w:r>
      <w:r w:rsidRPr="18F335A7">
        <w:rPr>
          <w:rFonts w:ascii="Arial" w:hAnsi="Arial" w:eastAsia="Arial" w:cs="Arial"/>
          <w:szCs w:val="20"/>
        </w:rPr>
        <w:t xml:space="preserve"> that supports the entire insurance brokering lifecycle, from inquiry and quotation through policy issuance, renewal, collection, and claims processing.</w:t>
      </w:r>
    </w:p>
    <w:p w:rsidR="7E80C702" w:rsidP="18F335A7" w:rsidRDefault="7E80C702" w14:paraId="53903D57" w14:textId="0B1597E3">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Enable straight-through processing (STP)</w:t>
      </w:r>
      <w:r w:rsidRPr="18F335A7">
        <w:rPr>
          <w:rFonts w:ascii="Arial" w:hAnsi="Arial" w:eastAsia="Arial" w:cs="Arial"/>
          <w:szCs w:val="20"/>
        </w:rPr>
        <w:t xml:space="preserve"> across key business functions, including New Business, Policy Management, Renewals, and Collections, while enforcing maker-checker controls for financial transactions.</w:t>
      </w:r>
    </w:p>
    <w:p w:rsidR="7E80C702" w:rsidP="18F335A7" w:rsidRDefault="7E80C702" w14:paraId="740EB948" w14:textId="21A0BAD1">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Automate</w:t>
      </w:r>
      <w:r w:rsidRPr="18F335A7" w:rsidR="2BD32E06">
        <w:rPr>
          <w:rFonts w:ascii="Arial" w:hAnsi="Arial" w:eastAsia="Arial" w:cs="Arial"/>
          <w:b/>
          <w:bCs/>
          <w:szCs w:val="20"/>
        </w:rPr>
        <w:t>d</w:t>
      </w:r>
      <w:r w:rsidRPr="18F335A7">
        <w:rPr>
          <w:rFonts w:ascii="Arial" w:hAnsi="Arial" w:eastAsia="Arial" w:cs="Arial"/>
          <w:b/>
          <w:bCs/>
          <w:szCs w:val="20"/>
        </w:rPr>
        <w:t xml:space="preserve"> statutory and management reporting</w:t>
      </w:r>
      <w:r w:rsidRPr="18F335A7">
        <w:rPr>
          <w:rFonts w:ascii="Arial" w:hAnsi="Arial" w:eastAsia="Arial" w:cs="Arial"/>
          <w:szCs w:val="20"/>
        </w:rPr>
        <w:t xml:space="preserve"> to improve reporting efficiency, enhance data accuracy, reduce manual reconciliation efforts, and minimize audit exposure.</w:t>
      </w:r>
    </w:p>
    <w:p w:rsidR="7E80C702" w:rsidP="18F335A7" w:rsidRDefault="7E80C702" w14:paraId="4AB618B4" w14:textId="0AB31889">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Provide configurable product and commission management capabilities</w:t>
      </w:r>
      <w:r w:rsidRPr="18F335A7">
        <w:rPr>
          <w:rFonts w:ascii="Arial" w:hAnsi="Arial" w:eastAsia="Arial" w:cs="Arial"/>
          <w:szCs w:val="20"/>
        </w:rPr>
        <w:t xml:space="preserve"> that allow rapid introduction of new insurance products, covers, and commission structures, thereby reducing time-to-market.</w:t>
      </w:r>
    </w:p>
    <w:p w:rsidR="7E80C702" w:rsidP="18F335A7" w:rsidRDefault="7E80C702" w14:paraId="0A4B038F" w14:textId="37F0D7A0">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Implement a fully supported and hosted application platform</w:t>
      </w:r>
      <w:r w:rsidRPr="18F335A7">
        <w:rPr>
          <w:rFonts w:ascii="Arial" w:hAnsi="Arial" w:eastAsia="Arial" w:cs="Arial"/>
          <w:szCs w:val="20"/>
        </w:rPr>
        <w:t xml:space="preserve"> with defined service levels, replacing end-of-life legacy systems and ensuring reliability, maintainability, and scalability.</w:t>
      </w:r>
    </w:p>
    <w:p w:rsidR="7E80C702" w:rsidP="18F335A7" w:rsidRDefault="7E80C702" w14:paraId="1F8AF5C4" w14:textId="607B46B1">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Improve operational efficiency and business visibility</w:t>
      </w:r>
      <w:r w:rsidRPr="18F335A7">
        <w:rPr>
          <w:rFonts w:ascii="Arial" w:hAnsi="Arial" w:eastAsia="Arial" w:cs="Arial"/>
          <w:szCs w:val="20"/>
        </w:rPr>
        <w:t xml:space="preserve"> by consolidating processes and data into a unified platform that supports standardized workflows and decision-making.</w:t>
      </w:r>
    </w:p>
    <w:p w:rsidR="7E80C702" w:rsidP="18F335A7" w:rsidRDefault="7E80C702" w14:paraId="6C612E78" w14:textId="0AD74C08">
      <w:pPr>
        <w:pStyle w:val="ListParagraph"/>
        <w:numPr>
          <w:ilvl w:val="0"/>
          <w:numId w:val="2"/>
        </w:numPr>
        <w:spacing w:line="276" w:lineRule="auto"/>
        <w:rPr>
          <w:rFonts w:ascii="Arial" w:hAnsi="Arial" w:eastAsia="Arial" w:cs="Arial"/>
          <w:szCs w:val="20"/>
        </w:rPr>
      </w:pPr>
      <w:r w:rsidRPr="18F335A7">
        <w:rPr>
          <w:rFonts w:ascii="Arial" w:hAnsi="Arial" w:eastAsia="Arial" w:cs="Arial"/>
          <w:b/>
          <w:bCs/>
          <w:szCs w:val="20"/>
        </w:rPr>
        <w:t>Strengthen governance, control, and compliance</w:t>
      </w:r>
      <w:r w:rsidRPr="18F335A7">
        <w:rPr>
          <w:rFonts w:ascii="Arial" w:hAnsi="Arial" w:eastAsia="Arial" w:cs="Arial"/>
          <w:szCs w:val="20"/>
        </w:rPr>
        <w:t xml:space="preserve"> through integrated processing, automated controls, audit trails, and secure management of insurance brokering transactions.</w:t>
      </w:r>
    </w:p>
    <w:p w:rsidR="18F335A7" w:rsidP="18F335A7" w:rsidRDefault="18F335A7" w14:paraId="7B71B201" w14:textId="46EB1597">
      <w:pPr>
        <w:pStyle w:val="ListParagraph"/>
        <w:spacing w:line="276" w:lineRule="auto"/>
        <w:rPr>
          <w:rFonts w:ascii="Arial" w:hAnsi="Arial" w:eastAsia="Arial" w:cs="Arial"/>
          <w:szCs w:val="20"/>
        </w:rPr>
      </w:pPr>
    </w:p>
    <w:p w:rsidRPr="002F75E6" w:rsidR="006F6B2F" w:rsidP="5BDA26B3" w:rsidRDefault="533B2D84" w14:paraId="36FEB5B0" w14:textId="79673E34">
      <w:pPr>
        <w:pStyle w:val="Heading2"/>
        <w:numPr>
          <w:ilvl w:val="1"/>
          <w:numId w:val="72"/>
        </w:numPr>
        <w:rPr>
          <w:i w:val="0"/>
          <w:iCs w:val="0"/>
          <w:sz w:val="24"/>
          <w:szCs w:val="24"/>
        </w:rPr>
      </w:pPr>
      <w:bookmarkStart w:name="_Toc137351790" w:id="16"/>
      <w:bookmarkStart w:name="_Toc1970055506" w:id="436996167"/>
      <w:r w:rsidRPr="5BDA26B3" w:rsidR="761B1F2A">
        <w:rPr>
          <w:i w:val="0"/>
          <w:iCs w:val="0"/>
          <w:sz w:val="24"/>
          <w:szCs w:val="24"/>
        </w:rPr>
        <w:t>Rationale</w:t>
      </w:r>
      <w:bookmarkEnd w:id="16"/>
      <w:bookmarkEnd w:id="436996167"/>
    </w:p>
    <w:p w:rsidR="29FF85EE" w:rsidP="18F335A7" w:rsidRDefault="29FF85EE" w14:paraId="72C5AFA9" w14:textId="6A863D5D">
      <w:pPr>
        <w:spacing w:before="210" w:after="210" w:line="276" w:lineRule="auto"/>
        <w:ind w:left="720"/>
        <w:rPr>
          <w:rFonts w:ascii="Arial" w:hAnsi="Arial" w:eastAsia="Arial" w:cs="Arial"/>
          <w:szCs w:val="20"/>
          <w:lang w:val="en-US"/>
        </w:rPr>
      </w:pPr>
      <w:r w:rsidRPr="18F335A7">
        <w:rPr>
          <w:rFonts w:ascii="Arial" w:hAnsi="Arial" w:eastAsia="Arial" w:cs="Arial"/>
          <w:szCs w:val="20"/>
          <w:lang w:val="en-US"/>
        </w:rPr>
        <w:t>The implementation of the BDO Insure Brokering System B(IBS) will support the project's objectives by providing a single system for managing the end-to-end insurance broking lifecycle. The new system will streamline business processes, reduce manual work, and improve the accuracy and availability of information across the organization.</w:t>
      </w:r>
    </w:p>
    <w:p w:rsidR="29FF85EE" w:rsidP="18F335A7" w:rsidRDefault="29FF85EE" w14:paraId="7637D091" w14:textId="6F38D279">
      <w:pPr>
        <w:spacing w:before="210" w:after="210" w:line="276" w:lineRule="auto"/>
        <w:ind w:left="720"/>
        <w:rPr>
          <w:rFonts w:ascii="Arial" w:hAnsi="Arial" w:eastAsia="Arial" w:cs="Arial"/>
          <w:szCs w:val="20"/>
          <w:lang w:val="en-US"/>
        </w:rPr>
      </w:pPr>
      <w:r w:rsidRPr="18F335A7">
        <w:rPr>
          <w:rFonts w:ascii="Arial" w:hAnsi="Arial" w:eastAsia="Arial" w:cs="Arial"/>
          <w:szCs w:val="20"/>
          <w:lang w:val="en-US"/>
        </w:rPr>
        <w:t>Through straight-through processing, automated reporting, and configurable products and commission structures, the system will improve operational efficiency, reduce reconciliation efforts, and enable faster response to business and market requirements.</w:t>
      </w:r>
    </w:p>
    <w:p w:rsidR="29FF85EE" w:rsidP="18F335A7" w:rsidRDefault="29FF85EE" w14:paraId="1D74FF0D" w14:textId="35EA7CEC">
      <w:pPr>
        <w:spacing w:before="210" w:after="210" w:line="276" w:lineRule="auto"/>
        <w:ind w:left="720"/>
        <w:rPr>
          <w:rFonts w:ascii="Arial" w:hAnsi="Arial" w:eastAsia="Arial" w:cs="Arial"/>
          <w:szCs w:val="20"/>
          <w:lang w:val="en-US"/>
        </w:rPr>
      </w:pPr>
      <w:r w:rsidRPr="18F335A7">
        <w:rPr>
          <w:rFonts w:ascii="Arial" w:hAnsi="Arial" w:eastAsia="Arial" w:cs="Arial"/>
          <w:szCs w:val="20"/>
          <w:lang w:val="en-US"/>
        </w:rPr>
        <w:t>The replacement of legacy applications with a fully supported and integrated platform will also enhance system reliability, strengthen controls and compliance, and provide a scalable solution that supports BDO Insure's future growth and business requirements.</w:t>
      </w:r>
    </w:p>
    <w:p w:rsidRPr="002F75E6" w:rsidR="0070745E" w:rsidP="18F335A7" w:rsidRDefault="2C529D73" w14:paraId="39B0D58F" w14:textId="77777777">
      <w:pPr>
        <w:pStyle w:val="Instructions"/>
        <w:ind w:left="0"/>
        <w:jc w:val="both"/>
        <w:rPr>
          <w:rFonts w:cs="Arial"/>
          <w:color w:val="auto"/>
        </w:rPr>
      </w:pPr>
      <w:r w:rsidRPr="18F335A7">
        <w:rPr>
          <w:rFonts w:cs="Arial"/>
          <w:color w:val="auto"/>
        </w:rPr>
        <w:t xml:space="preserve">State the major benefits that </w:t>
      </w:r>
      <w:r w:rsidRPr="18F335A7" w:rsidR="5A0FEC02">
        <w:rPr>
          <w:rFonts w:cs="Arial"/>
          <w:color w:val="auto"/>
        </w:rPr>
        <w:t xml:space="preserve">the </w:t>
      </w:r>
      <w:r w:rsidRPr="18F335A7">
        <w:rPr>
          <w:rFonts w:cs="Arial"/>
          <w:color w:val="auto"/>
        </w:rPr>
        <w:t>implementation of these Business Requirements will result in. Mention both tangible and intangible benefits</w:t>
      </w:r>
      <w:r w:rsidRPr="18F335A7" w:rsidR="4155E5BB">
        <w:rPr>
          <w:rFonts w:cs="Arial"/>
          <w:color w:val="auto"/>
        </w:rPr>
        <w:t xml:space="preserve"> expected</w:t>
      </w:r>
      <w:r w:rsidRPr="18F335A7">
        <w:rPr>
          <w:rFonts w:cs="Arial"/>
          <w:color w:val="auto"/>
        </w:rPr>
        <w:t>.</w:t>
      </w:r>
      <w:r w:rsidRPr="18F335A7" w:rsidR="5ABB9EA6">
        <w:rPr>
          <w:rFonts w:cs="Arial"/>
          <w:color w:val="auto"/>
        </w:rPr>
        <w:t xml:space="preserve"> </w:t>
      </w:r>
    </w:p>
    <w:p w:rsidRPr="002F75E6" w:rsidR="0026643D" w:rsidRDefault="0026643D" w14:paraId="30D7AA69" w14:textId="77777777">
      <w:pPr>
        <w:rPr>
          <w:rFonts w:ascii="Arial" w:hAnsi="Arial" w:cs="Arial"/>
        </w:rPr>
      </w:pPr>
    </w:p>
    <w:p w:rsidRPr="00E95EF7" w:rsidR="001D3F6F" w:rsidP="5BDA26B3" w:rsidRDefault="5CC5C14B" w14:paraId="1CF4D6A3" w14:textId="77777777">
      <w:pPr>
        <w:pStyle w:val="Heading2"/>
        <w:numPr>
          <w:ilvl w:val="1"/>
          <w:numId w:val="72"/>
        </w:numPr>
        <w:rPr>
          <w:i w:val="0"/>
          <w:iCs w:val="0"/>
          <w:sz w:val="24"/>
          <w:szCs w:val="24"/>
        </w:rPr>
      </w:pPr>
      <w:bookmarkStart w:name="_Toc1057605984" w:id="2144436603"/>
      <w:r w:rsidRPr="5BDA26B3" w:rsidR="16B7115E">
        <w:rPr>
          <w:i w:val="0"/>
          <w:iCs w:val="0"/>
          <w:sz w:val="24"/>
          <w:szCs w:val="24"/>
        </w:rPr>
        <w:t xml:space="preserve">Document </w:t>
      </w:r>
      <w:r w:rsidRPr="5BDA26B3" w:rsidR="32F75FA9">
        <w:rPr>
          <w:i w:val="0"/>
          <w:iCs w:val="0"/>
          <w:sz w:val="24"/>
          <w:szCs w:val="24"/>
        </w:rPr>
        <w:t xml:space="preserve">Preparation, </w:t>
      </w:r>
      <w:r w:rsidRPr="5BDA26B3" w:rsidR="16B7115E">
        <w:rPr>
          <w:i w:val="0"/>
          <w:iCs w:val="0"/>
          <w:sz w:val="24"/>
          <w:szCs w:val="24"/>
        </w:rPr>
        <w:t>Review and Approval</w:t>
      </w:r>
      <w:bookmarkEnd w:id="2144436603"/>
    </w:p>
    <w:p w:rsidR="00E95EF7" w:rsidP="001D3F6F" w:rsidRDefault="00E95EF7" w14:paraId="205AFF5D" w14:textId="77777777">
      <w:pPr>
        <w:pStyle w:val="BodyText"/>
        <w:ind w:left="360"/>
        <w:rPr>
          <w:rFonts w:cs="Arial"/>
        </w:rPr>
      </w:pPr>
      <w:r w:rsidRPr="00E95EF7">
        <w:rPr>
          <w:rFonts w:cs="Arial"/>
        </w:rPr>
        <w:t>The System Analyst, Business System Analyst or equivalent BDO ITG personnel is responsible for populating this Functional Requirements Specifications document by obtaining inputs from the business unit and if necessary from other IT units (ITEA, ITSec, ITSD, ITIO, ITEXD).</w:t>
      </w:r>
    </w:p>
    <w:p>
      <w:pPr>
        <w:pStyle w:val="BodyText"/>
        <w:ind w:left="360"/>
        <w:rPr>
          <w:rFonts w:cs="Arial"/>
        </w:rPr>
      </w:pPr>
      <w:r>
        <w:rPr>
          <w:rFonts w:cs="Arial"/>
          <w:shd w:val="clear" w:color="auto" w:fill="FFF59D"/>
        </w:rPr>
        <w:t xml:space="preserve">This version 1.2 was drafted with the iorta TechNXT Project Team, from the inputs of the business unit and BDO ITG, for review by the System Analyst. BDOI's text of version 1.1 is kept as issued; the additions elaborate it, and every point where the additions differ from it, or where BDOI's text needs a correction, is listed for BDOI's decision in Annex Q.</w:t>
      </w:r>
    </w:p>
    <w:p w:rsidRPr="002F75E6" w:rsidR="001D3F6F" w:rsidP="001D3F6F" w:rsidRDefault="308F3A66" w14:paraId="7996FF44" w14:textId="00091292">
      <w:pPr>
        <w:pStyle w:val="BodyText"/>
        <w:ind w:left="360"/>
        <w:rPr>
          <w:rFonts w:cs="Arial"/>
        </w:rPr>
      </w:pPr>
      <w:r w:rsidRPr="4C1F03F5">
        <w:rPr>
          <w:rFonts w:cs="Arial"/>
        </w:rPr>
        <w:t xml:space="preserve">This document </w:t>
      </w:r>
      <w:r w:rsidRPr="4C1F03F5" w:rsidR="216D755F">
        <w:rPr>
          <w:rFonts w:cs="Arial"/>
        </w:rPr>
        <w:t xml:space="preserve">once approved will serve as </w:t>
      </w:r>
      <w:r w:rsidRPr="4C1F03F5">
        <w:rPr>
          <w:rFonts w:cs="Arial"/>
        </w:rPr>
        <w:t xml:space="preserve">the official </w:t>
      </w:r>
      <w:r w:rsidRPr="4C1F03F5" w:rsidR="216D755F">
        <w:rPr>
          <w:rFonts w:cs="Arial"/>
        </w:rPr>
        <w:t xml:space="preserve">baseline of functional </w:t>
      </w:r>
      <w:r w:rsidRPr="4C1F03F5" w:rsidR="1E65A040">
        <w:rPr>
          <w:rFonts w:cs="Arial"/>
        </w:rPr>
        <w:t>r</w:t>
      </w:r>
      <w:r w:rsidRPr="4C1F03F5">
        <w:rPr>
          <w:rFonts w:cs="Arial"/>
        </w:rPr>
        <w:t xml:space="preserve">equirements </w:t>
      </w:r>
      <w:r w:rsidRPr="4C1F03F5" w:rsidR="1E65A040">
        <w:rPr>
          <w:rFonts w:cs="Arial"/>
        </w:rPr>
        <w:t>d</w:t>
      </w:r>
      <w:r w:rsidRPr="4C1F03F5">
        <w:rPr>
          <w:rFonts w:cs="Arial"/>
        </w:rPr>
        <w:t xml:space="preserve">ocument for the </w:t>
      </w:r>
      <w:r w:rsidRPr="4C1F03F5" w:rsidR="38CC9ED0">
        <w:rPr>
          <w:rFonts w:eastAsia="Arial" w:cs="Arial"/>
          <w:color w:val="000000" w:themeColor="text1"/>
          <w:sz w:val="19"/>
          <w:szCs w:val="19"/>
        </w:rPr>
        <w:t>BDO Insure Brokering System (BIBS) - User Access Maintenance Release 1</w:t>
      </w:r>
      <w:r w:rsidRPr="4C1F03F5" w:rsidR="0FDF1E5A">
        <w:rPr>
          <w:rFonts w:cs="Arial"/>
          <w:color w:val="FF0000"/>
        </w:rPr>
        <w:t xml:space="preserve"> </w:t>
      </w:r>
      <w:r w:rsidRPr="4C1F03F5" w:rsidR="1E65A040">
        <w:rPr>
          <w:rFonts w:cs="Arial"/>
        </w:rPr>
        <w:t>project</w:t>
      </w:r>
      <w:r w:rsidRPr="4C1F03F5">
        <w:rPr>
          <w:rFonts w:cs="Arial"/>
        </w:rPr>
        <w:t>.</w:t>
      </w:r>
    </w:p>
    <w:p w:rsidRPr="00603961" w:rsidR="00D008DD" w:rsidP="00603961" w:rsidRDefault="001D3F6F" w14:paraId="3B438499" w14:textId="77777777">
      <w:pPr>
        <w:ind w:left="360"/>
        <w:rPr>
          <w:rFonts w:ascii="Arial" w:hAnsi="Arial" w:cs="Arial"/>
          <w:szCs w:val="20"/>
          <w:lang w:eastAsia="en-US"/>
        </w:rPr>
      </w:pPr>
      <w:r w:rsidRPr="001D3F6F">
        <w:rPr>
          <w:rFonts w:ascii="Arial" w:hAnsi="Arial" w:cs="Arial"/>
          <w:szCs w:val="20"/>
          <w:lang w:eastAsia="en-US"/>
        </w:rPr>
        <w:t>Following</w:t>
      </w:r>
      <w:r w:rsidR="00603961">
        <w:rPr>
          <w:rFonts w:ascii="Arial" w:hAnsi="Arial" w:cs="Arial"/>
          <w:szCs w:val="20"/>
          <w:lang w:eastAsia="en-US"/>
        </w:rPr>
        <w:t xml:space="preserve"> the</w:t>
      </w:r>
      <w:r w:rsidRPr="001D3F6F">
        <w:rPr>
          <w:rFonts w:ascii="Arial" w:hAnsi="Arial" w:cs="Arial"/>
          <w:szCs w:val="20"/>
          <w:lang w:eastAsia="en-US"/>
        </w:rPr>
        <w:t xml:space="preserve"> approval of this document, changes will be governed by the project’s change management process, including impact analysis, appropriate reviews and approvals</w:t>
      </w:r>
      <w:r w:rsidR="00603961">
        <w:rPr>
          <w:rFonts w:ascii="Arial" w:hAnsi="Arial" w:cs="Arial"/>
          <w:szCs w:val="20"/>
          <w:lang w:eastAsia="en-US"/>
        </w:rPr>
        <w:t>.</w:t>
      </w:r>
    </w:p>
    <w:tbl>
      <w:tblPr>
        <w:tblW w:w="8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52"/>
        <w:gridCol w:w="2952"/>
        <w:gridCol w:w="2940"/>
      </w:tblGrid>
      <w:tr w:rsidRPr="00EC0FDE" w:rsidR="00595481" w:rsidTr="4C1F03F5" w14:paraId="7196D064" w14:textId="77777777">
        <w:trPr>
          <w:jc w:val="center"/>
          <w:hidden/>
        </w:trPr>
        <w:tc>
          <w:tcPr>
            <w:tcW w:w="2952" w:type="dxa"/>
          </w:tcPr>
          <w:p w:rsidRPr="00EC0FDE" w:rsidR="00595481" w:rsidP="00EC0FDE" w:rsidRDefault="00595481" w14:paraId="34FF1C98" w14:textId="77777777">
            <w:pPr>
              <w:pStyle w:val="Instructions"/>
              <w:ind w:left="0"/>
              <w:jc w:val="both"/>
              <w:rPr>
                <w:rFonts w:cs="Arial"/>
                <w:iCs/>
                <w:vanish/>
              </w:rPr>
            </w:pPr>
          </w:p>
        </w:tc>
        <w:tc>
          <w:tcPr>
            <w:tcW w:w="2952" w:type="dxa"/>
          </w:tcPr>
          <w:p w:rsidRPr="00EC0FDE" w:rsidR="00595481" w:rsidP="00EC0FDE" w:rsidRDefault="00595481" w14:paraId="6D072C0D" w14:textId="77777777">
            <w:pPr>
              <w:pStyle w:val="Instructions"/>
              <w:ind w:left="0"/>
              <w:jc w:val="both"/>
              <w:rPr>
                <w:rFonts w:cs="Arial"/>
                <w:iCs/>
                <w:vanish/>
              </w:rPr>
            </w:pPr>
          </w:p>
        </w:tc>
        <w:tc>
          <w:tcPr>
            <w:tcW w:w="2940" w:type="dxa"/>
          </w:tcPr>
          <w:p w:rsidRPr="00EC0FDE" w:rsidR="00595481" w:rsidP="00EC0FDE" w:rsidRDefault="00595481" w14:paraId="48A21919" w14:textId="77777777">
            <w:pPr>
              <w:pStyle w:val="Instructions"/>
              <w:ind w:left="0"/>
              <w:jc w:val="both"/>
              <w:rPr>
                <w:rFonts w:cs="Arial"/>
                <w:iCs/>
                <w:vanish/>
              </w:rPr>
            </w:pPr>
          </w:p>
        </w:tc>
      </w:tr>
      <w:tr w:rsidRPr="00EC0FDE" w:rsidR="00595481" w:rsidTr="4C1F03F5" w14:paraId="6BD18F9B" w14:textId="77777777">
        <w:trPr>
          <w:jc w:val="center"/>
          <w:hidden/>
        </w:trPr>
        <w:tc>
          <w:tcPr>
            <w:tcW w:w="2952" w:type="dxa"/>
          </w:tcPr>
          <w:p w:rsidRPr="00EC0FDE" w:rsidR="00595481" w:rsidP="00EC0FDE" w:rsidRDefault="00595481" w14:paraId="238601FE" w14:textId="77777777">
            <w:pPr>
              <w:pStyle w:val="Instructions"/>
              <w:ind w:left="0"/>
              <w:jc w:val="both"/>
              <w:rPr>
                <w:rFonts w:cs="Arial"/>
                <w:iCs/>
                <w:vanish/>
              </w:rPr>
            </w:pPr>
          </w:p>
        </w:tc>
        <w:tc>
          <w:tcPr>
            <w:tcW w:w="2952" w:type="dxa"/>
          </w:tcPr>
          <w:p w:rsidRPr="00EC0FDE" w:rsidR="00595481" w:rsidP="00EC0FDE" w:rsidRDefault="00595481" w14:paraId="0F3CABC7" w14:textId="77777777">
            <w:pPr>
              <w:pStyle w:val="Instructions"/>
              <w:ind w:left="0"/>
              <w:jc w:val="both"/>
              <w:rPr>
                <w:rFonts w:cs="Arial"/>
                <w:iCs/>
                <w:vanish/>
              </w:rPr>
            </w:pPr>
          </w:p>
        </w:tc>
        <w:tc>
          <w:tcPr>
            <w:tcW w:w="2940" w:type="dxa"/>
          </w:tcPr>
          <w:p w:rsidRPr="00EC0FDE" w:rsidR="00595481" w:rsidP="00EC0FDE" w:rsidRDefault="00595481" w14:paraId="5B08B5D1" w14:textId="77777777">
            <w:pPr>
              <w:pStyle w:val="Instructions"/>
              <w:ind w:left="0"/>
              <w:jc w:val="both"/>
              <w:rPr>
                <w:rFonts w:cs="Arial"/>
                <w:iCs/>
                <w:vanish/>
              </w:rPr>
            </w:pPr>
          </w:p>
        </w:tc>
      </w:tr>
      <w:tr w:rsidRPr="00EC0FDE" w:rsidR="00595481" w:rsidTr="4C1F03F5" w14:paraId="16DEB4AB" w14:textId="77777777">
        <w:trPr>
          <w:jc w:val="center"/>
          <w:hidden/>
        </w:trPr>
        <w:tc>
          <w:tcPr>
            <w:tcW w:w="2952" w:type="dxa"/>
          </w:tcPr>
          <w:p w:rsidRPr="00EC0FDE" w:rsidR="00595481" w:rsidP="00EC0FDE" w:rsidRDefault="00595481" w14:paraId="0AD9C6F4" w14:textId="77777777">
            <w:pPr>
              <w:pStyle w:val="Instructions"/>
              <w:ind w:left="0"/>
              <w:jc w:val="both"/>
              <w:rPr>
                <w:rFonts w:cs="Arial"/>
                <w:iCs/>
                <w:vanish/>
              </w:rPr>
            </w:pPr>
          </w:p>
        </w:tc>
        <w:tc>
          <w:tcPr>
            <w:tcW w:w="2952" w:type="dxa"/>
          </w:tcPr>
          <w:p w:rsidRPr="00EC0FDE" w:rsidR="00595481" w:rsidP="00EC0FDE" w:rsidRDefault="00595481" w14:paraId="4B1F511A" w14:textId="77777777">
            <w:pPr>
              <w:pStyle w:val="Instructions"/>
              <w:ind w:left="0"/>
              <w:jc w:val="both"/>
              <w:rPr>
                <w:rFonts w:cs="Arial"/>
                <w:iCs/>
                <w:vanish/>
              </w:rPr>
            </w:pPr>
          </w:p>
        </w:tc>
        <w:tc>
          <w:tcPr>
            <w:tcW w:w="2940" w:type="dxa"/>
          </w:tcPr>
          <w:p w:rsidRPr="00EC0FDE" w:rsidR="00595481" w:rsidP="00EC0FDE" w:rsidRDefault="00595481" w14:paraId="65F9C3DC" w14:textId="77777777">
            <w:pPr>
              <w:pStyle w:val="Instructions"/>
              <w:ind w:left="0"/>
              <w:jc w:val="both"/>
              <w:rPr>
                <w:rFonts w:cs="Arial"/>
                <w:iCs/>
                <w:vanish/>
              </w:rPr>
            </w:pPr>
          </w:p>
        </w:tc>
      </w:tr>
    </w:tbl>
    <w:p w:rsidRPr="002F75E6" w:rsidR="0026643D" w:rsidP="18F335A7" w:rsidRDefault="7C91A133" w14:paraId="564185DA" w14:textId="77777777">
      <w:pPr>
        <w:pStyle w:val="Instructions"/>
        <w:ind w:left="0"/>
        <w:jc w:val="both"/>
        <w:rPr>
          <w:rFonts w:cs="Arial"/>
          <w:color w:val="auto"/>
        </w:rPr>
      </w:pPr>
      <w:r w:rsidRPr="18F335A7">
        <w:rPr>
          <w:rFonts w:cs="Arial"/>
          <w:color w:val="auto"/>
        </w:rPr>
        <w:t xml:space="preserve">List </w:t>
      </w:r>
      <w:r w:rsidRPr="18F335A7" w:rsidR="1C51E695">
        <w:rPr>
          <w:rFonts w:cs="Arial"/>
          <w:color w:val="auto"/>
        </w:rPr>
        <w:t xml:space="preserve">Stakeholders – that is, </w:t>
      </w:r>
      <w:r w:rsidRPr="18F335A7">
        <w:rPr>
          <w:rFonts w:cs="Arial"/>
          <w:color w:val="auto"/>
        </w:rPr>
        <w:t xml:space="preserve">the individuals or groups who have a vested interest in this project and whose interests need to be considered throughout the project.  Identify their roles in the project and commitment to the project.  </w:t>
      </w:r>
    </w:p>
    <w:p w:rsidRPr="002F75E6" w:rsidR="006F6B2F" w:rsidP="18F335A7" w:rsidRDefault="6B2933D8" w14:paraId="775DA119" w14:textId="77777777">
      <w:pPr>
        <w:pStyle w:val="Instructions"/>
        <w:ind w:left="0"/>
        <w:jc w:val="both"/>
        <w:rPr>
          <w:rFonts w:cs="Arial"/>
          <w:color w:val="auto"/>
        </w:rPr>
      </w:pPr>
      <w:r w:rsidRPr="18F335A7">
        <w:rPr>
          <w:rFonts w:cs="Arial"/>
          <w:color w:val="auto"/>
        </w:rPr>
        <w:t xml:space="preserve">Describe the dependencies </w:t>
      </w:r>
      <w:r w:rsidRPr="18F335A7" w:rsidR="173C4F6A">
        <w:rPr>
          <w:rFonts w:cs="Arial"/>
          <w:color w:val="auto"/>
        </w:rPr>
        <w:t>between</w:t>
      </w:r>
      <w:r w:rsidRPr="18F335A7">
        <w:rPr>
          <w:rFonts w:cs="Arial"/>
          <w:color w:val="auto"/>
        </w:rPr>
        <w:t xml:space="preserve"> </w:t>
      </w:r>
      <w:r w:rsidRPr="18F335A7" w:rsidR="23BF7A8E">
        <w:rPr>
          <w:rFonts w:cs="Arial"/>
          <w:color w:val="auto"/>
        </w:rPr>
        <w:t>this Application (for which these</w:t>
      </w:r>
      <w:r w:rsidRPr="18F335A7">
        <w:rPr>
          <w:rFonts w:cs="Arial"/>
          <w:color w:val="auto"/>
        </w:rPr>
        <w:t xml:space="preserve"> Business Requirements </w:t>
      </w:r>
      <w:r w:rsidRPr="18F335A7" w:rsidR="23BF7A8E">
        <w:rPr>
          <w:rFonts w:cs="Arial"/>
          <w:color w:val="auto"/>
        </w:rPr>
        <w:t xml:space="preserve">are written) </w:t>
      </w:r>
      <w:r w:rsidRPr="18F335A7" w:rsidR="6374A7F2">
        <w:rPr>
          <w:rFonts w:cs="Arial"/>
          <w:color w:val="auto"/>
        </w:rPr>
        <w:t>and</w:t>
      </w:r>
      <w:r w:rsidRPr="18F335A7">
        <w:rPr>
          <w:rFonts w:cs="Arial"/>
          <w:color w:val="auto"/>
        </w:rPr>
        <w:t xml:space="preserve"> other existing systems.</w:t>
      </w:r>
    </w:p>
    <w:p w:rsidRPr="002F75E6" w:rsidR="000C6F35" w:rsidRDefault="000C6F35" w14:paraId="5023141B" w14:textId="77777777">
      <w:pPr>
        <w:rPr>
          <w:rFonts w:ascii="Arial" w:hAnsi="Arial" w:cs="Arial"/>
        </w:rPr>
      </w:pPr>
    </w:p>
    <w:p w:rsidRPr="002F75E6" w:rsidR="0026643D" w:rsidP="5BDA26B3" w:rsidRDefault="533B2D84" w14:paraId="071E4E01" w14:textId="77777777">
      <w:pPr>
        <w:pStyle w:val="Heading2"/>
        <w:numPr>
          <w:ilvl w:val="1"/>
          <w:numId w:val="72"/>
        </w:numPr>
        <w:rPr>
          <w:i w:val="0"/>
          <w:iCs w:val="0"/>
          <w:sz w:val="24"/>
          <w:szCs w:val="24"/>
        </w:rPr>
      </w:pPr>
      <w:bookmarkStart w:name="_Toc137351793" w:id="19"/>
      <w:bookmarkStart w:name="_Toc278535822" w:id="1325725855"/>
      <w:r w:rsidRPr="5BDA26B3" w:rsidR="761B1F2A">
        <w:rPr>
          <w:i w:val="0"/>
          <w:iCs w:val="0"/>
          <w:sz w:val="24"/>
          <w:szCs w:val="24"/>
        </w:rPr>
        <w:t>References</w:t>
      </w:r>
      <w:bookmarkEnd w:id="19"/>
      <w:bookmarkEnd w:id="1325725855"/>
    </w:p>
    <w:p w:rsidRPr="002F75E6" w:rsidR="000165DB" w:rsidRDefault="000165DB" w14:paraId="1F3B1409" w14:textId="77777777">
      <w:pPr>
        <w:rPr>
          <w:rFonts w:ascii="Arial" w:hAnsi="Arial" w:cs="Arial"/>
        </w:rPr>
      </w:pPr>
    </w:p>
    <w:p w:rsidR="006B19FE" w:rsidP="00600173" w:rsidRDefault="00B43714" w14:paraId="59912157" w14:textId="77777777">
      <w:pPr>
        <w:ind w:left="360"/>
        <w:jc w:val="both"/>
        <w:rPr>
          <w:rFonts w:ascii="Arial" w:hAnsi="Arial" w:cs="Arial"/>
          <w:szCs w:val="20"/>
        </w:rPr>
      </w:pPr>
      <w:r>
        <w:rPr>
          <w:rFonts w:ascii="Arial" w:hAnsi="Arial" w:cs="Arial"/>
          <w:szCs w:val="20"/>
        </w:rPr>
        <w:t xml:space="preserve">The following documents </w:t>
      </w:r>
      <w:r w:rsidR="00603961">
        <w:rPr>
          <w:rFonts w:ascii="Arial" w:hAnsi="Arial" w:cs="Arial"/>
          <w:szCs w:val="20"/>
        </w:rPr>
        <w:t xml:space="preserve">are </w:t>
      </w:r>
      <w:r>
        <w:rPr>
          <w:rFonts w:ascii="Arial" w:hAnsi="Arial" w:cs="Arial"/>
          <w:szCs w:val="20"/>
        </w:rPr>
        <w:t xml:space="preserve">used as reference </w:t>
      </w:r>
      <w:r w:rsidR="00603961">
        <w:rPr>
          <w:rFonts w:ascii="Arial" w:hAnsi="Arial" w:cs="Arial"/>
          <w:szCs w:val="20"/>
        </w:rPr>
        <w:t>in preparing the functional requirements specifications</w:t>
      </w:r>
      <w:r w:rsidR="00A84545">
        <w:rPr>
          <w:rFonts w:ascii="Arial" w:hAnsi="Arial" w:cs="Arial"/>
          <w:szCs w:val="20"/>
        </w:rPr>
        <w:t>:</w:t>
      </w:r>
    </w:p>
    <w:p>
      <w:pPr>
        <w:ind w:left="360"/>
        <w:jc w:val="both"/>
        <w:rPr>
          <w:rFonts w:ascii="Arial" w:hAnsi="Arial" w:cs="Arial"/>
          <w:szCs w:val="20"/>
        </w:rPr>
      </w:pPr>
      <w:r>
        <w:rPr>
          <w:rFonts w:ascii="Arial" w:hAnsi="Arial" w:cs="Arial"/>
          <w:szCs w:val="20"/>
          <w:shd w:val="clear" w:color="auto" w:fill="FFF59D"/>
        </w:rPr>
        <w:t xml:space="preserve">References used for version 1.2: Business Requirements Document - QPS User Access Maintenance Module (version of 8-Oct-2026; v1 of 15-Apr-2025); BIBS Functional Requirements Specification BRD-11 User Access Maintenance v2.1 (8-Oct-2026) and its test plan v2.1; Authentication and Identity Integration Requirements v1.0 (03-Oct-2026); Drop 0 decisions of 26-Sep-2026 (EIAM single sign-on, UIDM-ISC provisioning).</w:t>
      </w:r>
    </w:p>
    <w:p w:rsidR="00A84545" w:rsidP="18F335A7" w:rsidRDefault="00A84545" w14:paraId="562C75D1" w14:textId="77777777">
      <w:pPr>
        <w:ind w:left="360"/>
        <w:jc w:val="both"/>
        <w:rPr>
          <w:rFonts w:ascii="Arial" w:hAnsi="Arial" w:cs="Arial"/>
        </w:rPr>
      </w:pPr>
    </w:p>
    <w:p w:rsidR="004243A4" w:rsidP="18F335A7" w:rsidRDefault="00A84545" w14:paraId="62D3EBF7" w14:textId="77777777">
      <w:pPr>
        <w:ind w:left="360"/>
        <w:jc w:val="both"/>
        <w:rPr>
          <w:rFonts w:ascii="Arial" w:hAnsi="Arial" w:cs="Arial"/>
        </w:rPr>
      </w:pPr>
      <w:r>
        <w:rPr>
          <w:rFonts w:ascii="Arial" w:hAnsi="Arial" w:cs="Arial"/>
          <w:szCs w:val="20"/>
        </w:rPr>
        <w:tab/>
      </w:r>
      <w:r>
        <w:rPr>
          <w:rFonts w:ascii="Arial" w:hAnsi="Arial" w:cs="Arial"/>
          <w:szCs w:val="20"/>
        </w:rPr>
        <w:tab/>
      </w:r>
      <w:r w:rsidRPr="18F335A7" w:rsidR="4FAD3A73">
        <w:rPr>
          <w:rFonts w:ascii="Arial" w:hAnsi="Arial" w:cs="Arial"/>
        </w:rPr>
        <w:t xml:space="preserve">(List the filenames of the </w:t>
      </w:r>
      <w:r w:rsidRPr="18F335A7" w:rsidR="3027251C">
        <w:rPr>
          <w:rFonts w:ascii="Arial" w:hAnsi="Arial" w:cs="Arial"/>
        </w:rPr>
        <w:t>Business Requ</w:t>
      </w:r>
      <w:r w:rsidRPr="18F335A7" w:rsidR="3658B81A">
        <w:rPr>
          <w:rFonts w:ascii="Arial" w:hAnsi="Arial" w:cs="Arial"/>
        </w:rPr>
        <w:t xml:space="preserve">est (BRQ), Business Case(BC), </w:t>
      </w:r>
      <w:r w:rsidRPr="18F335A7" w:rsidR="3027251C">
        <w:rPr>
          <w:rFonts w:ascii="Arial" w:hAnsi="Arial" w:cs="Arial"/>
        </w:rPr>
        <w:t xml:space="preserve"> Business Requirements Document (BRD)</w:t>
      </w:r>
      <w:r w:rsidRPr="18F335A7" w:rsidR="3658B81A">
        <w:rPr>
          <w:rFonts w:ascii="Arial" w:hAnsi="Arial" w:cs="Arial"/>
        </w:rPr>
        <w:t xml:space="preserve"> and the Solution Architecture Outline (SAO)</w:t>
      </w:r>
      <w:r w:rsidRPr="18F335A7" w:rsidR="3027251C">
        <w:rPr>
          <w:rFonts w:ascii="Arial" w:hAnsi="Arial" w:cs="Arial"/>
        </w:rPr>
        <w:t xml:space="preserve"> as well as other pre-existing documents used in preparing the Functional Requirements Specifications).</w:t>
      </w:r>
      <w:r w:rsidRPr="18F335A7" w:rsidR="4FAD3A73">
        <w:rPr>
          <w:rFonts w:ascii="Arial" w:hAnsi="Arial" w:cs="Arial"/>
        </w:rPr>
        <w:t xml:space="preserve"> </w:t>
      </w:r>
    </w:p>
    <w:p w:rsidR="004243A4" w:rsidP="00481132" w:rsidRDefault="004243A4" w14:paraId="664355AD" w14:textId="77777777">
      <w:pPr>
        <w:ind w:left="360"/>
        <w:jc w:val="both"/>
        <w:rPr>
          <w:rFonts w:ascii="Arial" w:hAnsi="Arial" w:cs="Arial"/>
          <w:color w:val="FF0000"/>
          <w:szCs w:val="20"/>
        </w:rPr>
      </w:pPr>
    </w:p>
    <w:p w:rsidR="004243A4" w:rsidP="00481132" w:rsidRDefault="004243A4" w14:paraId="1A965116" w14:textId="77777777">
      <w:pPr>
        <w:ind w:left="360"/>
        <w:jc w:val="both"/>
        <w:rPr>
          <w:rFonts w:ascii="Arial" w:hAnsi="Arial" w:cs="Arial"/>
          <w:color w:val="FF0000"/>
          <w:szCs w:val="20"/>
        </w:rPr>
      </w:pPr>
    </w:p>
    <w:p w:rsidRPr="00481132" w:rsidR="00575CCF" w:rsidP="004243A4" w:rsidRDefault="00575CCF" w14:paraId="187F8791" w14:textId="77777777">
      <w:pPr>
        <w:jc w:val="both"/>
        <w:rPr>
          <w:rFonts w:ascii="Arial" w:hAnsi="Arial" w:cs="Arial"/>
          <w:color w:val="FF0000"/>
          <w:szCs w:val="20"/>
        </w:rPr>
      </w:pPr>
      <w:r w:rsidRPr="002F75E6">
        <w:rPr>
          <w:rFonts w:cs="Arial"/>
          <w:iCs/>
          <w:vanish/>
        </w:rPr>
        <w:t xml:space="preserve">Describe major assumptions </w:t>
      </w:r>
      <w:r w:rsidRPr="002F75E6" w:rsidR="006E012E">
        <w:rPr>
          <w:rFonts w:cs="Arial"/>
          <w:iCs/>
          <w:vanish/>
        </w:rPr>
        <w:t xml:space="preserve">that were </w:t>
      </w:r>
      <w:r w:rsidRPr="002F75E6">
        <w:rPr>
          <w:rFonts w:cs="Arial"/>
          <w:iCs/>
          <w:vanish/>
        </w:rPr>
        <w:t>made</w:t>
      </w:r>
      <w:r w:rsidRPr="002F75E6" w:rsidR="006E012E">
        <w:rPr>
          <w:rFonts w:cs="Arial"/>
          <w:iCs/>
          <w:vanish/>
        </w:rPr>
        <w:t xml:space="preserve"> (or </w:t>
      </w:r>
      <w:r w:rsidRPr="002F75E6">
        <w:rPr>
          <w:rFonts w:cs="Arial"/>
          <w:iCs/>
          <w:vanish/>
        </w:rPr>
        <w:t>exist</w:t>
      </w:r>
      <w:r w:rsidRPr="002F75E6" w:rsidR="006E012E">
        <w:rPr>
          <w:rFonts w:cs="Arial"/>
          <w:iCs/>
          <w:vanish/>
        </w:rPr>
        <w:t>)</w:t>
      </w:r>
      <w:r w:rsidRPr="002F75E6">
        <w:rPr>
          <w:rFonts w:cs="Arial"/>
          <w:iCs/>
          <w:vanish/>
        </w:rPr>
        <w:t xml:space="preserve"> for these Business Requirements.</w:t>
      </w:r>
    </w:p>
    <w:p w:rsidRPr="002F75E6" w:rsidR="00EE74FA" w:rsidP="18F335A7" w:rsidRDefault="65638D05" w14:paraId="085E3CCA" w14:textId="77777777">
      <w:pPr>
        <w:pStyle w:val="Heading1"/>
        <w:numPr>
          <w:ilvl w:val="0"/>
          <w:numId w:val="72"/>
        </w:numPr>
        <w:rPr>
          <w:sz w:val="28"/>
          <w:szCs w:val="28"/>
        </w:rPr>
      </w:pPr>
      <w:bookmarkStart w:name="_Toc137351795" w:id="21"/>
      <w:bookmarkStart w:name="_Toc363786115" w:id="372087860"/>
      <w:r w:rsidRPr="5BDA26B3" w:rsidR="35081BFF">
        <w:rPr>
          <w:sz w:val="28"/>
          <w:szCs w:val="28"/>
        </w:rPr>
        <w:t xml:space="preserve">Business </w:t>
      </w:r>
      <w:r w:rsidRPr="5BDA26B3" w:rsidR="02A14EB9">
        <w:rPr>
          <w:sz w:val="28"/>
          <w:szCs w:val="28"/>
        </w:rPr>
        <w:t xml:space="preserve">Requirements </w:t>
      </w:r>
      <w:bookmarkEnd w:id="21"/>
      <w:r w:rsidRPr="5BDA26B3" w:rsidR="35081BFF">
        <w:rPr>
          <w:sz w:val="28"/>
          <w:szCs w:val="28"/>
        </w:rPr>
        <w:t>Mapping</w:t>
      </w:r>
      <w:bookmarkEnd w:id="372087860"/>
    </w:p>
    <w:p w:rsidRPr="002F75E6" w:rsidR="005F4A63" w:rsidRDefault="005F4A63" w14:paraId="3041E394" w14:textId="77777777">
      <w:pPr>
        <w:rPr>
          <w:rFonts w:ascii="Arial" w:hAnsi="Arial" w:cs="Arial"/>
        </w:rPr>
      </w:pPr>
    </w:p>
    <w:p w:rsidR="009E7D9A" w:rsidP="005C6EAD" w:rsidRDefault="009E7D9A" w14:paraId="3B04F34A" w14:textId="77777777">
      <w:pPr>
        <w:jc w:val="both"/>
        <w:rPr>
          <w:rFonts w:ascii="Arial" w:hAnsi="Arial" w:cs="Arial"/>
          <w:szCs w:val="20"/>
        </w:rPr>
      </w:pPr>
      <w:r>
        <w:rPr>
          <w:rFonts w:ascii="Arial" w:hAnsi="Arial" w:cs="Arial"/>
          <w:szCs w:val="20"/>
        </w:rPr>
        <w:t xml:space="preserve">This section lists the business requirements baselined in the Business Requirements Document (BRD) and the corresponding Functional Requirements to satisfy each business requirement. </w:t>
      </w:r>
    </w:p>
    <w:p w:rsidR="009E7D9A" w:rsidP="005C6EAD" w:rsidRDefault="009E7D9A" w14:paraId="722B00AE" w14:textId="77777777">
      <w:pPr>
        <w:jc w:val="both"/>
        <w:rPr>
          <w:rFonts w:ascii="Arial" w:hAnsi="Arial" w:cs="Arial"/>
          <w:szCs w:val="20"/>
        </w:rPr>
      </w:pPr>
    </w:p>
    <w:p w:rsidR="00D359EF" w:rsidP="005C6EAD" w:rsidRDefault="40DFA3F1" w14:paraId="3A5DD5B6" w14:textId="77777777">
      <w:pPr>
        <w:jc w:val="both"/>
      </w:pPr>
      <w:r w:rsidRPr="18F335A7">
        <w:rPr>
          <w:rFonts w:ascii="Arial" w:hAnsi="Arial" w:cs="Arial"/>
        </w:rPr>
        <w:t>The details of each functional requirement are provided in the subsequent section.</w:t>
      </w:r>
    </w:p>
    <w:p w:rsidR="18F335A7" w:rsidP="18F335A7" w:rsidRDefault="18F335A7" w14:paraId="7DA6B57B" w14:textId="19CA7D46">
      <w:pPr>
        <w:jc w:val="both"/>
        <w:rPr>
          <w:rFonts w:ascii="Arial" w:hAnsi="Arial" w:cs="Arial"/>
        </w:rPr>
      </w:pPr>
    </w:p>
    <w:p w:rsidR="18F335A7" w:rsidP="18F335A7" w:rsidRDefault="18F335A7" w14:paraId="792352CD" w14:textId="60EF9E7E">
      <w:pPr>
        <w:jc w:val="both"/>
        <w:rPr>
          <w:rFonts w:ascii="Arial" w:hAnsi="Arial" w:cs="Arial"/>
        </w:rPr>
      </w:pPr>
    </w:p>
    <w:p w:rsidR="18F335A7" w:rsidP="18F335A7" w:rsidRDefault="18F335A7" w14:paraId="54E08594" w14:textId="113CA8FA">
      <w:pPr>
        <w:jc w:val="both"/>
        <w:rPr>
          <w:rFonts w:ascii="Arial" w:hAnsi="Arial" w:cs="Arial"/>
        </w:rPr>
      </w:pPr>
    </w:p>
    <w:p w:rsidRPr="0064665D" w:rsidR="00C25A58" w:rsidP="4E09FB91" w:rsidRDefault="1F153BB4" w14:paraId="207CCF61" w14:textId="0AE23811">
      <w:pPr>
        <w:pStyle w:val="PlainText"/>
        <w:rPr>
          <w:b/>
          <w:bCs/>
        </w:rPr>
      </w:pPr>
      <w:r w:rsidRPr="4E09FB91">
        <w:rPr>
          <w:b/>
          <w:bCs/>
        </w:rPr>
        <w:t xml:space="preserve">     </w:t>
      </w:r>
    </w:p>
    <w:tbl>
      <w:tblPr>
        <w:tblW w:w="10455" w:type="dxa"/>
        <w:tblInd w:w="108" w:type="dxa"/>
        <w:tblLook w:val="04A0" w:firstRow="1" w:lastRow="0" w:firstColumn="1" w:lastColumn="0" w:noHBand="0" w:noVBand="1"/>
      </w:tblPr>
      <w:tblGrid>
        <w:gridCol w:w="1954"/>
        <w:gridCol w:w="4540"/>
        <w:gridCol w:w="3961"/>
      </w:tblGrid>
      <w:tr w:rsidRPr="00C25A58" w:rsidR="00093ED9" w:rsidTr="5BDA26B3" w14:paraId="3E4E75DA"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Pr="00C25A58" w:rsidR="00093ED9" w:rsidP="00C25A58" w:rsidRDefault="00333011" w14:paraId="04FFECCA" w14:textId="77777777">
            <w:pPr>
              <w:jc w:val="center"/>
              <w:rPr>
                <w:rFonts w:ascii="Arial" w:hAnsi="Arial" w:cs="Arial"/>
                <w:b/>
                <w:bCs/>
                <w:color w:val="000000"/>
                <w:szCs w:val="20"/>
                <w:lang w:eastAsia="en-US"/>
              </w:rPr>
            </w:pPr>
            <w:r>
              <w:rPr>
                <w:rFonts w:ascii="Arial" w:hAnsi="Arial" w:cs="Arial"/>
                <w:b/>
                <w:bCs/>
                <w:color w:val="000000"/>
                <w:szCs w:val="20"/>
                <w:lang w:eastAsia="en-US"/>
              </w:rPr>
              <w:t>BRD Req No.</w:t>
            </w:r>
          </w:p>
        </w:tc>
        <w:tc>
          <w:tcPr>
            <w:tcW w:w="4128" w:type="dxa"/>
            <w:tcBorders>
              <w:top w:val="single" w:color="auto" w:sz="8" w:space="0"/>
              <w:left w:val="single" w:color="auto" w:sz="8" w:space="0"/>
              <w:bottom w:val="single" w:color="auto" w:sz="8" w:space="0"/>
              <w:right w:val="single" w:color="auto" w:sz="8" w:space="0"/>
            </w:tcBorders>
            <w:tcMar/>
          </w:tcPr>
          <w:p w:rsidRPr="00C25A58" w:rsidR="00093ED9" w:rsidP="00C25A58" w:rsidRDefault="00333011" w14:paraId="54651066" w14:textId="77777777">
            <w:pPr>
              <w:jc w:val="center"/>
              <w:rPr>
                <w:rFonts w:ascii="Arial" w:hAnsi="Arial" w:cs="Arial"/>
                <w:b/>
                <w:bCs/>
                <w:color w:val="000000"/>
                <w:szCs w:val="20"/>
                <w:lang w:eastAsia="en-US"/>
              </w:rPr>
            </w:pPr>
            <w:r>
              <w:rPr>
                <w:rFonts w:ascii="Arial" w:hAnsi="Arial" w:cs="Arial"/>
                <w:b/>
                <w:bCs/>
                <w:color w:val="000000"/>
                <w:szCs w:val="20"/>
                <w:lang w:eastAsia="en-US"/>
              </w:rPr>
              <w:t>Business Requirement</w:t>
            </w:r>
          </w:p>
        </w:tc>
        <w:tc>
          <w:tcPr>
            <w:tcW w:w="4257" w:type="dxa"/>
            <w:tcBorders>
              <w:top w:val="single" w:color="auto" w:sz="8" w:space="0"/>
              <w:left w:val="single" w:color="auto" w:sz="8" w:space="0"/>
              <w:bottom w:val="single" w:color="auto" w:sz="8" w:space="0"/>
              <w:right w:val="single" w:color="auto" w:sz="8" w:space="0"/>
            </w:tcBorders>
            <w:tcMar/>
            <w:vAlign w:val="center"/>
            <w:hideMark/>
          </w:tcPr>
          <w:p w:rsidRPr="00C25A58" w:rsidR="00093ED9" w:rsidP="00C25A58" w:rsidRDefault="007C22E5" w14:paraId="36E9AA3F" w14:textId="77777777">
            <w:pPr>
              <w:jc w:val="center"/>
              <w:rPr>
                <w:rFonts w:ascii="Arial" w:hAnsi="Arial" w:cs="Arial"/>
                <w:b/>
                <w:bCs/>
                <w:color w:val="000000"/>
                <w:szCs w:val="20"/>
                <w:lang w:val="en-US" w:eastAsia="en-US"/>
              </w:rPr>
            </w:pPr>
            <w:r>
              <w:rPr>
                <w:rFonts w:ascii="Arial" w:hAnsi="Arial" w:cs="Arial"/>
                <w:b/>
                <w:bCs/>
                <w:color w:val="000000"/>
                <w:szCs w:val="20"/>
                <w:lang w:eastAsia="en-US"/>
              </w:rPr>
              <w:t>Functional Requirement Req IDs</w:t>
            </w:r>
          </w:p>
        </w:tc>
      </w:tr>
      <w:tr w:rsidRPr="00C25A58" w:rsidR="00093ED9" w:rsidTr="5BDA26B3" w14:paraId="0181BACC" w14:textId="77777777">
        <w:trPr>
          <w:trHeight w:val="1995"/>
        </w:trPr>
        <w:tc>
          <w:tcPr>
            <w:tcW w:w="2070" w:type="dxa"/>
            <w:tcBorders>
              <w:top w:val="nil"/>
              <w:left w:val="single" w:color="auto" w:sz="8" w:space="0"/>
              <w:bottom w:val="single" w:color="auto" w:sz="8" w:space="0"/>
              <w:right w:val="single" w:color="auto" w:sz="8" w:space="0"/>
            </w:tcBorders>
            <w:tcMar/>
          </w:tcPr>
          <w:p w:rsidR="4C1F03F5" w:rsidP="4E09FB91" w:rsidRDefault="06784FC7" w14:paraId="6A4906F4" w14:textId="5907583F">
            <w:pPr>
              <w:rPr>
                <w:rFonts w:ascii="Arial" w:hAnsi="Arial" w:eastAsia="Arial" w:cs="Arial"/>
                <w:color w:val="000000" w:themeColor="text1"/>
                <w:szCs w:val="20"/>
              </w:rPr>
            </w:pPr>
            <w:r w:rsidRPr="4E09FB91">
              <w:rPr>
                <w:rFonts w:ascii="Arial" w:hAnsi="Arial" w:eastAsia="Arial" w:cs="Arial"/>
                <w:color w:val="000000" w:themeColor="text1"/>
                <w:szCs w:val="20"/>
              </w:rPr>
              <w:t>BRD 1.001.1</w:t>
            </w:r>
          </w:p>
        </w:tc>
        <w:tc>
          <w:tcPr>
            <w:tcW w:w="4128" w:type="dxa"/>
            <w:tcBorders>
              <w:top w:val="nil"/>
              <w:left w:val="single" w:color="auto" w:sz="8" w:space="0"/>
              <w:bottom w:val="single" w:color="auto" w:sz="8" w:space="0"/>
              <w:right w:val="single" w:color="auto" w:sz="8" w:space="0"/>
            </w:tcBorders>
            <w:tcMar/>
          </w:tcPr>
          <w:p w:rsidR="4C1F03F5" w:rsidP="6E5B6D94" w:rsidRDefault="63DD2277" w14:paraId="621F7DFD" w14:textId="7EE78FA5">
            <w:pPr>
              <w:rPr>
                <w:rFonts w:ascii="Arial" w:hAnsi="Arial" w:eastAsia="Arial" w:cs="Arial"/>
                <w:color w:val="000000" w:themeColor="text1"/>
                <w:szCs w:val="20"/>
              </w:rPr>
            </w:pPr>
            <w:r w:rsidRPr="6E5B6D94">
              <w:rPr>
                <w:rFonts w:ascii="Arial" w:hAnsi="Arial" w:eastAsia="Arial" w:cs="Arial"/>
                <w:color w:val="000000" w:themeColor="text1"/>
                <w:szCs w:val="20"/>
              </w:rPr>
              <w:t xml:space="preserve">I. </w:t>
            </w:r>
            <w:r w:rsidRPr="6E5B6D94" w:rsidR="3EF16C9D">
              <w:rPr>
                <w:rFonts w:ascii="Arial" w:hAnsi="Arial" w:eastAsia="Arial" w:cs="Arial"/>
                <w:color w:val="000000" w:themeColor="text1"/>
                <w:szCs w:val="20"/>
              </w:rPr>
              <w:t>Log in as a Requestor</w:t>
            </w:r>
          </w:p>
          <w:p w:rsidR="4C1F03F5" w:rsidP="6E5B6D94" w:rsidRDefault="23CBCBF5" w14:paraId="4AFB1304" w14:textId="6B830ABB">
            <w:pPr>
              <w:ind w:left="288"/>
              <w:rPr>
                <w:rFonts w:ascii="Arial" w:hAnsi="Arial" w:eastAsia="Arial" w:cs="Arial"/>
                <w:color w:val="000000" w:themeColor="text1"/>
                <w:szCs w:val="20"/>
              </w:rPr>
            </w:pPr>
            <w:r w:rsidRPr="6E5B6D94">
              <w:rPr>
                <w:rFonts w:ascii="Arial" w:hAnsi="Arial" w:eastAsia="Arial" w:cs="Arial"/>
                <w:color w:val="000000" w:themeColor="text1"/>
                <w:szCs w:val="20"/>
              </w:rPr>
              <w:t xml:space="preserve">a. </w:t>
            </w:r>
            <w:r w:rsidRPr="6E5B6D94" w:rsidR="3EF16C9D">
              <w:rPr>
                <w:rFonts w:ascii="Arial" w:hAnsi="Arial" w:eastAsia="Arial" w:cs="Arial"/>
                <w:color w:val="000000" w:themeColor="text1"/>
                <w:szCs w:val="20"/>
              </w:rPr>
              <w:t>Access the application using any BDO issued device</w:t>
            </w:r>
          </w:p>
          <w:p w:rsidR="4C1F03F5" w:rsidP="6E5B6D94" w:rsidRDefault="32938B0A" w14:paraId="480A1EA8" w14:textId="10970C99">
            <w:pPr>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1. </w:t>
            </w:r>
            <w:r w:rsidRPr="6E5B6D94" w:rsidR="3EF16C9D">
              <w:rPr>
                <w:rFonts w:ascii="Arial" w:hAnsi="Arial" w:eastAsia="Arial" w:cs="Arial"/>
                <w:color w:val="000000" w:themeColor="text1"/>
                <w:szCs w:val="20"/>
              </w:rPr>
              <w:t xml:space="preserve">Log in with a Requestor user profile </w:t>
            </w:r>
          </w:p>
          <w:p w:rsidR="4C1F03F5" w:rsidP="6E5B6D94" w:rsidRDefault="6AB67672" w14:paraId="5364952B" w14:textId="39324C47">
            <w:pPr>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2. </w:t>
            </w:r>
            <w:r w:rsidRPr="6E5B6D94" w:rsidR="3EF16C9D">
              <w:rPr>
                <w:rFonts w:ascii="Arial" w:hAnsi="Arial" w:eastAsia="Arial" w:cs="Arial"/>
                <w:color w:val="000000" w:themeColor="text1"/>
                <w:szCs w:val="20"/>
              </w:rPr>
              <w:t xml:space="preserve">Receive the inactivity warning (15 minutes) </w:t>
            </w:r>
          </w:p>
          <w:p w:rsidR="4C1F03F5" w:rsidP="6E5B6D94" w:rsidRDefault="3E4977C4" w14:paraId="084A10B3" w14:textId="3ABE731B">
            <w:pPr>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3. </w:t>
            </w:r>
            <w:r w:rsidRPr="6E5B6D94" w:rsidR="3EF16C9D">
              <w:rPr>
                <w:rFonts w:ascii="Arial" w:hAnsi="Arial" w:eastAsia="Arial" w:cs="Arial"/>
                <w:color w:val="000000" w:themeColor="text1"/>
                <w:szCs w:val="20"/>
              </w:rPr>
              <w:t>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rsidRPr="00AE5EC5" w:rsidR="00093ED9" w:rsidP="18F335A7" w:rsidRDefault="1ED7B063" w14:paraId="5EBAB327" w14:textId="49770775">
            <w:pPr>
              <w:rPr>
                <w:rFonts w:ascii="Arial" w:hAnsi="Arial" w:eastAsia="Arial" w:cs="Arial"/>
                <w:color w:val="000000" w:themeColor="text1"/>
                <w:szCs w:val="20"/>
                <w:lang w:eastAsia="en-US"/>
              </w:rPr>
            </w:pPr>
            <w:r w:rsidRPr="18F335A7">
              <w:rPr>
                <w:rFonts w:ascii="Arial" w:hAnsi="Arial" w:eastAsia="Arial" w:cs="Arial"/>
                <w:color w:val="000000" w:themeColor="text1"/>
                <w:szCs w:val="20"/>
              </w:rPr>
              <w:t>FR</w:t>
            </w:r>
            <w:r w:rsidRPr="18F335A7" w:rsidR="5826AF4E">
              <w:rPr>
                <w:rFonts w:ascii="Arial" w:hAnsi="Arial" w:eastAsia="Arial" w:cs="Arial"/>
                <w:color w:val="000000" w:themeColor="text1"/>
                <w:szCs w:val="20"/>
              </w:rPr>
              <w:t>UM</w:t>
            </w:r>
            <w:r w:rsidRPr="18F335A7">
              <w:rPr>
                <w:rFonts w:ascii="Arial" w:hAnsi="Arial" w:eastAsia="Arial" w:cs="Arial"/>
                <w:color w:val="000000" w:themeColor="text1"/>
                <w:szCs w:val="20"/>
              </w:rPr>
              <w:t>.001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1.001.1.1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 Log in with a Requestor user profile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FRUM.001.01, FRUM.001.02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1.001.1.2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 Receive the inactivity warning (15 minutes)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FRUM.001.01, FRUM.001.03, FRUM.001.04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1.001.1.3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FRUM.001.01, FRUM.001.03, FRUM.001.04</w:t>
            </w:r>
          </w:p>
        </w:tc>
      </w:tr>
      <w:tr w:rsidRPr="00C25A58" w:rsidR="00093ED9" w:rsidTr="5BDA26B3" w14:paraId="5C84523C" w14:textId="77777777">
        <w:trPr>
          <w:trHeight w:val="2850"/>
        </w:trPr>
        <w:tc>
          <w:tcPr>
            <w:tcW w:w="2070" w:type="dxa"/>
            <w:tcBorders>
              <w:top w:val="nil"/>
              <w:left w:val="single" w:color="auto" w:sz="8" w:space="0"/>
              <w:bottom w:val="single" w:color="auto" w:sz="8" w:space="0"/>
              <w:right w:val="single" w:color="auto" w:sz="8" w:space="0"/>
            </w:tcBorders>
            <w:tcMar/>
          </w:tcPr>
          <w:p w:rsidR="6E5B6D94" w:rsidP="6E5B6D94" w:rsidRDefault="6E5B6D94" w14:paraId="16D9D2F2" w14:textId="4D4EC189">
            <w:pPr>
              <w:rPr>
                <w:rFonts w:ascii="Arial" w:hAnsi="Arial" w:eastAsia="Arial" w:cs="Arial"/>
                <w:color w:val="000000" w:themeColor="text1"/>
                <w:szCs w:val="20"/>
              </w:rPr>
            </w:pPr>
            <w:r w:rsidRPr="6E5B6D94">
              <w:rPr>
                <w:rFonts w:ascii="Arial" w:hAnsi="Arial" w:eastAsia="Arial" w:cs="Arial"/>
                <w:color w:val="000000" w:themeColor="text1"/>
                <w:szCs w:val="20"/>
              </w:rPr>
              <w:t>BRD 1.002.1</w:t>
            </w:r>
          </w:p>
        </w:tc>
        <w:tc>
          <w:tcPr>
            <w:tcW w:w="4128" w:type="dxa"/>
            <w:tcBorders>
              <w:top w:val="nil"/>
              <w:left w:val="single" w:color="auto" w:sz="8" w:space="0"/>
              <w:bottom w:val="single" w:color="auto" w:sz="8" w:space="0"/>
              <w:right w:val="single" w:color="auto" w:sz="8" w:space="0"/>
            </w:tcBorders>
            <w:tcMar/>
          </w:tcPr>
          <w:p w:rsidR="7775410D" w:rsidP="6E5B6D94" w:rsidRDefault="7775410D" w14:paraId="76EFEDE2" w14:textId="6B69528A">
            <w:pPr>
              <w:rPr>
                <w:rFonts w:ascii="Arial" w:hAnsi="Arial" w:eastAsia="Arial" w:cs="Arial"/>
                <w:color w:val="000000" w:themeColor="text1"/>
                <w:szCs w:val="20"/>
              </w:rPr>
            </w:pPr>
            <w:r w:rsidRPr="6E5B6D94">
              <w:rPr>
                <w:rFonts w:ascii="Arial" w:hAnsi="Arial" w:eastAsia="Arial" w:cs="Arial"/>
                <w:color w:val="000000" w:themeColor="text1"/>
                <w:szCs w:val="20"/>
              </w:rPr>
              <w:t xml:space="preserve">II. </w:t>
            </w:r>
            <w:r w:rsidRPr="6E5B6D94" w:rsidR="6E5B6D94">
              <w:rPr>
                <w:rFonts w:ascii="Arial" w:hAnsi="Arial" w:eastAsia="Arial" w:cs="Arial"/>
                <w:color w:val="000000" w:themeColor="text1"/>
                <w:szCs w:val="20"/>
              </w:rPr>
              <w:t>Enroll New User</w:t>
            </w:r>
          </w:p>
          <w:p w:rsidR="6B1E261F" w:rsidP="6E5B6D94" w:rsidRDefault="6B1E261F" w14:paraId="6B863D64" w14:textId="61605018">
            <w:pPr>
              <w:ind w:left="288"/>
              <w:rPr>
                <w:rFonts w:ascii="Arial" w:hAnsi="Arial" w:eastAsia="Arial" w:cs="Arial"/>
                <w:color w:val="000000" w:themeColor="text1"/>
                <w:szCs w:val="20"/>
              </w:rPr>
            </w:pPr>
            <w:r w:rsidRPr="6E5B6D94">
              <w:rPr>
                <w:rFonts w:ascii="Arial" w:hAnsi="Arial" w:eastAsia="Arial" w:cs="Arial"/>
                <w:color w:val="000000" w:themeColor="text1"/>
                <w:szCs w:val="20"/>
              </w:rPr>
              <w:t xml:space="preserve">a. </w:t>
            </w:r>
            <w:r w:rsidRPr="6E5B6D94" w:rsidR="6E5B6D94">
              <w:rPr>
                <w:rFonts w:ascii="Arial" w:hAnsi="Arial" w:eastAsia="Arial" w:cs="Arial"/>
                <w:color w:val="000000" w:themeColor="text1"/>
                <w:szCs w:val="20"/>
              </w:rPr>
              <w:t>Submit a new User Access request</w:t>
            </w:r>
          </w:p>
          <w:p w:rsidR="4F63BA9C" w:rsidP="6E5B6D94" w:rsidRDefault="4F63BA9C" w14:paraId="248881B6" w14:textId="58B82E81">
            <w:pPr>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1. </w:t>
            </w:r>
            <w:r w:rsidRPr="6E5B6D94" w:rsidR="481C17E9">
              <w:rPr>
                <w:rFonts w:ascii="Arial" w:hAnsi="Arial" w:eastAsia="Arial" w:cs="Arial"/>
                <w:color w:val="000000" w:themeColor="text1"/>
                <w:szCs w:val="20"/>
              </w:rPr>
              <w:t xml:space="preserve">Create request </w:t>
            </w:r>
          </w:p>
          <w:p w:rsidR="1FF02363" w:rsidP="6E5B6D94" w:rsidRDefault="1FF02363" w14:paraId="40DA765C" w14:textId="18B8F7A0">
            <w:pPr>
              <w:ind w:left="720"/>
              <w:rPr>
                <w:rFonts w:ascii="Arial" w:hAnsi="Arial" w:eastAsia="Arial" w:cs="Arial"/>
                <w:color w:val="000000" w:themeColor="text1"/>
                <w:szCs w:val="20"/>
              </w:rPr>
            </w:pPr>
            <w:r w:rsidRPr="6E5B6D94">
              <w:rPr>
                <w:rFonts w:ascii="Arial" w:hAnsi="Arial" w:eastAsia="Arial" w:cs="Arial"/>
                <w:color w:val="000000" w:themeColor="text1"/>
                <w:szCs w:val="20"/>
              </w:rPr>
              <w:t xml:space="preserve">1.1 </w:t>
            </w:r>
            <w:r w:rsidRPr="6E5B6D94" w:rsidR="481C17E9">
              <w:rPr>
                <w:rFonts w:ascii="Arial" w:hAnsi="Arial" w:eastAsia="Arial" w:cs="Arial"/>
                <w:color w:val="000000" w:themeColor="text1"/>
                <w:szCs w:val="20"/>
              </w:rPr>
              <w:t xml:space="preserve">Input New User data </w:t>
            </w:r>
          </w:p>
          <w:p w:rsidR="5BD30F01" w:rsidP="6E5B6D94" w:rsidRDefault="5BD30F01" w14:paraId="75ACB5E3" w14:textId="32AFBC96">
            <w:pPr>
              <w:ind w:left="720"/>
              <w:rPr>
                <w:rFonts w:ascii="Arial" w:hAnsi="Arial" w:eastAsia="Arial" w:cs="Arial"/>
                <w:color w:val="000000" w:themeColor="text1"/>
                <w:szCs w:val="20"/>
              </w:rPr>
            </w:pPr>
            <w:r w:rsidRPr="6E5B6D94">
              <w:rPr>
                <w:rFonts w:ascii="Arial" w:hAnsi="Arial" w:eastAsia="Arial" w:cs="Arial"/>
                <w:color w:val="000000" w:themeColor="text1"/>
                <w:szCs w:val="20"/>
              </w:rPr>
              <w:t>1.</w:t>
            </w:r>
            <w:r w:rsidRPr="6E5B6D94" w:rsidR="1D678FB3">
              <w:rPr>
                <w:rFonts w:ascii="Arial" w:hAnsi="Arial" w:eastAsia="Arial" w:cs="Arial"/>
                <w:color w:val="000000" w:themeColor="text1"/>
                <w:szCs w:val="20"/>
              </w:rPr>
              <w:t>2</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 xml:space="preserve">Select User Access Group profile </w:t>
            </w:r>
          </w:p>
          <w:p w:rsidR="4750C23F" w:rsidP="6E5B6D94" w:rsidRDefault="4750C23F" w14:paraId="0BE88107" w14:textId="7EE0EC87">
            <w:pPr>
              <w:ind w:left="720"/>
              <w:rPr>
                <w:rFonts w:ascii="Arial" w:hAnsi="Arial" w:eastAsia="Arial" w:cs="Arial"/>
                <w:color w:val="000000" w:themeColor="text1"/>
                <w:szCs w:val="20"/>
              </w:rPr>
            </w:pPr>
            <w:r w:rsidRPr="6E5B6D94">
              <w:rPr>
                <w:rFonts w:ascii="Arial" w:hAnsi="Arial" w:eastAsia="Arial" w:cs="Arial"/>
                <w:color w:val="000000" w:themeColor="text1"/>
                <w:szCs w:val="20"/>
              </w:rPr>
              <w:t>1.</w:t>
            </w:r>
            <w:r w:rsidRPr="6E5B6D94" w:rsidR="3209242F">
              <w:rPr>
                <w:rFonts w:ascii="Arial" w:hAnsi="Arial" w:eastAsia="Arial" w:cs="Arial"/>
                <w:color w:val="000000" w:themeColor="text1"/>
                <w:szCs w:val="20"/>
              </w:rPr>
              <w:t>3</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 xml:space="preserve">Select approver from the drop-down </w:t>
            </w:r>
          </w:p>
          <w:p w:rsidR="38EF7223" w:rsidP="6E5B6D94" w:rsidRDefault="38EF7223" w14:paraId="7E2119F3" w14:textId="00272A1E">
            <w:pPr>
              <w:ind w:left="720"/>
              <w:rPr>
                <w:rFonts w:ascii="Arial" w:hAnsi="Arial" w:eastAsia="Arial" w:cs="Arial"/>
                <w:color w:val="000000" w:themeColor="text1"/>
                <w:szCs w:val="20"/>
              </w:rPr>
            </w:pPr>
            <w:r w:rsidRPr="6E5B6D94">
              <w:rPr>
                <w:rFonts w:ascii="Arial" w:hAnsi="Arial" w:eastAsia="Arial" w:cs="Arial"/>
                <w:color w:val="000000" w:themeColor="text1"/>
                <w:szCs w:val="20"/>
              </w:rPr>
              <w:t>1.</w:t>
            </w:r>
            <w:r w:rsidRPr="6E5B6D94" w:rsidR="6A7D5CB7">
              <w:rPr>
                <w:rFonts w:ascii="Arial" w:hAnsi="Arial" w:eastAsia="Arial" w:cs="Arial"/>
                <w:color w:val="000000" w:themeColor="text1"/>
                <w:szCs w:val="20"/>
              </w:rPr>
              <w:t>4</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 xml:space="preserve">Add remarks (i.e justification, etc.) </w:t>
            </w:r>
          </w:p>
          <w:p w:rsidR="2DCD7818" w:rsidP="6E5B6D94" w:rsidRDefault="2DCD7818" w14:paraId="3343FED5" w14:textId="5E9CE592">
            <w:pPr>
              <w:ind w:left="720"/>
            </w:pPr>
            <w:r w:rsidRPr="6E5B6D94">
              <w:rPr>
                <w:rFonts w:ascii="Arial" w:hAnsi="Arial" w:eastAsia="Arial" w:cs="Arial"/>
                <w:color w:val="000000" w:themeColor="text1"/>
                <w:szCs w:val="20"/>
              </w:rPr>
              <w:t>1.</w:t>
            </w:r>
            <w:r w:rsidRPr="6E5B6D94" w:rsidR="56EF8C51">
              <w:rPr>
                <w:rFonts w:ascii="Arial" w:hAnsi="Arial" w:eastAsia="Arial" w:cs="Arial"/>
                <w:color w:val="000000" w:themeColor="text1"/>
                <w:szCs w:val="20"/>
              </w:rPr>
              <w:t>5</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Save remarks</w:t>
            </w:r>
          </w:p>
          <w:p w:rsidR="1C9F6631" w:rsidP="6E5B6D94" w:rsidRDefault="1C9F6631" w14:paraId="3CCCA8EE" w14:textId="0D54EC01">
            <w:pPr>
              <w:ind w:left="540"/>
            </w:pPr>
            <w:r w:rsidRPr="6E5B6D94">
              <w:rPr>
                <w:rFonts w:ascii="Arial" w:hAnsi="Arial" w:eastAsia="Arial" w:cs="Arial"/>
                <w:color w:val="000000" w:themeColor="text1"/>
                <w:szCs w:val="20"/>
              </w:rPr>
              <w:t xml:space="preserve">2. Edit drafted request </w:t>
            </w:r>
          </w:p>
          <w:p w:rsidR="1C9F6631" w:rsidP="6E5B6D94" w:rsidRDefault="1C9F6631" w14:paraId="31A05A30" w14:textId="7B072DD4">
            <w:pPr>
              <w:ind w:left="540"/>
            </w:pPr>
            <w:r w:rsidRPr="6E5B6D94">
              <w:rPr>
                <w:rFonts w:ascii="Arial" w:hAnsi="Arial" w:eastAsia="Arial" w:cs="Arial"/>
                <w:color w:val="000000" w:themeColor="text1"/>
                <w:szCs w:val="20"/>
              </w:rPr>
              <w:t xml:space="preserve">3. Cancel drafted request </w:t>
            </w:r>
          </w:p>
          <w:p w:rsidR="1C9F6631" w:rsidP="6E5B6D94" w:rsidRDefault="1C9F6631" w14:paraId="62F12244" w14:textId="04FA779E">
            <w:pPr>
              <w:ind w:left="540"/>
            </w:pPr>
            <w:r w:rsidRPr="6E5B6D94">
              <w:rPr>
                <w:rFonts w:ascii="Arial" w:hAnsi="Arial" w:eastAsia="Arial" w:cs="Arial"/>
                <w:color w:val="000000" w:themeColor="text1"/>
                <w:szCs w:val="20"/>
              </w:rPr>
              <w:t>4. Submit request</w:t>
            </w:r>
          </w:p>
        </w:tc>
        <w:tc>
          <w:tcPr>
            <w:tcW w:w="4257" w:type="dxa"/>
            <w:tcBorders>
              <w:top w:val="nil"/>
              <w:left w:val="single" w:color="auto" w:sz="8" w:space="0"/>
              <w:bottom w:val="single" w:color="auto" w:sz="8" w:space="0"/>
              <w:right w:val="single" w:color="auto" w:sz="8" w:space="0"/>
            </w:tcBorders>
            <w:tcMar/>
            <w:hideMark/>
          </w:tcPr>
          <w:p w:rsidR="5602BDFA" w:rsidP="18F335A7" w:rsidRDefault="5602BDFA" w14:paraId="0AFCD634" w14:textId="66B2B371">
            <w:pPr>
              <w:rPr>
                <w:rFonts w:ascii="Arial" w:hAnsi="Arial" w:eastAsia="Arial" w:cs="Arial"/>
                <w:color w:val="000000" w:themeColor="text1"/>
                <w:szCs w:val="20"/>
                <w:lang w:eastAsia="en-US"/>
              </w:rPr>
            </w:pPr>
            <w:r w:rsidRPr="18F335A7">
              <w:rPr>
                <w:rFonts w:ascii="Arial" w:hAnsi="Arial" w:eastAsia="Arial" w:cs="Arial"/>
                <w:color w:val="000000" w:themeColor="text1"/>
                <w:szCs w:val="20"/>
              </w:rPr>
              <w:t>FRUM.002</w:t>
            </w:r>
          </w:p>
          <w:p w:rsidR="18F335A7" w:rsidP="18F335A7" w:rsidRDefault="18F335A7" w14:paraId="132A7CB4" w14:textId="74F56C06">
            <w:pPr>
              <w:rPr>
                <w:rFonts w:ascii="Arial" w:hAnsi="Arial" w:eastAsia="Arial" w:cs="Arial"/>
                <w:color w:val="000000" w:themeColor="text1"/>
                <w:szCs w:val="20"/>
              </w:rPr>
            </w:pPr>
          </w:p>
          <w:p w:rsidRPr="00AE5EC5" w:rsidR="00093ED9" w:rsidP="6E5B6D94" w:rsidRDefault="00093ED9" w14:paraId="50E602A6" w14:textId="775FE86E">
            <w:pPr>
              <w:rPr>
                <w:rFonts w:ascii="Arial" w:hAnsi="Arial" w:eastAsia="Arial" w:cs="Arial"/>
                <w:color w:val="000000" w:themeColor="text1"/>
                <w:szCs w:val="20"/>
              </w:rPr>
            </w:pPr>
          </w:p>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Added in v1.2: FRUM.009.01, FRUM.009.02, FRUM.009.06</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1.002.1.1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 Create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FRUM.002.01, FRUM.009.01, FRUM.009.02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1.002.1.1.1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1.1 Input New User data</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FRUM.002.01, FRUM.009.02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1.002.1.1.2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1.2 Select User Access Group profile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FRUM.002.01, FRUM.009.02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1.002.1.1.3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1.3 Select approver from the drop-down</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FRUM.009.06</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1.002.1.1.4</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1.4 Add remarks (i.e justification, etc.)</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1.002.1.1.5</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1.5 Save remarks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1.002.1.2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 Edit drafted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1.002.1.3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3. Cancel drafted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1.002.1.4</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4. Submit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FRUM.009.01</w:t>
            </w:r>
          </w:p>
        </w:tc>
      </w:tr>
      <w:tr w:rsidRPr="00323A28" w:rsidR="006A42F6" w:rsidTr="5BDA26B3" w14:paraId="34336C2C" w14:textId="77777777">
        <w:trPr>
          <w:trHeight w:val="570"/>
        </w:trPr>
        <w:tc>
          <w:tcPr>
            <w:tcW w:w="2070" w:type="dxa"/>
            <w:tcBorders>
              <w:top w:val="single" w:color="auto" w:sz="8" w:space="0"/>
              <w:left w:val="single" w:color="auto" w:sz="8" w:space="0"/>
              <w:bottom w:val="single" w:color="auto" w:sz="8" w:space="0"/>
              <w:right w:val="single" w:color="auto" w:sz="8" w:space="0"/>
            </w:tcBorders>
            <w:tcMar/>
          </w:tcPr>
          <w:p w:rsidR="71A6A7D6" w:rsidP="6E5B6D94" w:rsidRDefault="71A6A7D6" w14:paraId="542F52C2" w14:textId="565ABC6D">
            <w:pPr>
              <w:rPr>
                <w:rFonts w:ascii="Arial" w:hAnsi="Arial" w:eastAsia="Arial" w:cs="Arial"/>
                <w:szCs w:val="20"/>
              </w:rPr>
            </w:pPr>
            <w:r w:rsidRPr="6E5B6D94">
              <w:rPr>
                <w:rFonts w:ascii="Arial" w:hAnsi="Arial" w:eastAsia="Arial" w:cs="Arial"/>
                <w:color w:val="000000" w:themeColor="text1"/>
                <w:szCs w:val="20"/>
              </w:rPr>
              <w:t>BRD 1.003.1.1</w:t>
            </w:r>
          </w:p>
        </w:tc>
        <w:tc>
          <w:tcPr>
            <w:tcW w:w="4128" w:type="dxa"/>
            <w:tcBorders>
              <w:top w:val="single" w:color="auto" w:sz="8" w:space="0"/>
              <w:left w:val="single" w:color="auto" w:sz="8" w:space="0"/>
              <w:bottom w:val="single" w:color="auto" w:sz="8" w:space="0"/>
              <w:right w:val="single" w:color="auto" w:sz="8" w:space="0"/>
            </w:tcBorders>
            <w:tcMar/>
          </w:tcPr>
          <w:p w:rsidR="320A8C7B" w:rsidP="6E5B6D94" w:rsidRDefault="320A8C7B" w14:paraId="306F7932" w14:textId="1720EA2C">
            <w:r w:rsidRPr="6E5B6D94">
              <w:rPr>
                <w:rFonts w:ascii="Arial" w:hAnsi="Arial" w:eastAsia="Arial" w:cs="Arial"/>
                <w:color w:val="000000" w:themeColor="text1"/>
                <w:szCs w:val="20"/>
              </w:rPr>
              <w:t>II</w:t>
            </w:r>
            <w:r w:rsidRPr="6E5B6D94" w:rsidR="6E5B6D94">
              <w:rPr>
                <w:rFonts w:ascii="Arial" w:hAnsi="Arial" w:eastAsia="Arial" w:cs="Arial"/>
                <w:color w:val="000000" w:themeColor="text1"/>
                <w:szCs w:val="20"/>
              </w:rPr>
              <w:t xml:space="preserve">I. </w:t>
            </w:r>
            <w:r w:rsidRPr="6E5B6D94" w:rsidR="5F1B35B2">
              <w:rPr>
                <w:rFonts w:ascii="Arial" w:hAnsi="Arial" w:eastAsia="Arial" w:cs="Arial"/>
                <w:color w:val="000000" w:themeColor="text1"/>
                <w:szCs w:val="20"/>
              </w:rPr>
              <w:t>Modify Existing User</w:t>
            </w:r>
          </w:p>
          <w:p w:rsidR="6E5B6D94" w:rsidP="6E5B6D94" w:rsidRDefault="6E5B6D94" w14:paraId="114DBEB9" w14:textId="229FFF32">
            <w:pPr>
              <w:ind w:left="288"/>
            </w:pPr>
            <w:r w:rsidRPr="6E5B6D94">
              <w:rPr>
                <w:rFonts w:ascii="Arial" w:hAnsi="Arial" w:eastAsia="Arial" w:cs="Arial"/>
                <w:color w:val="000000" w:themeColor="text1"/>
                <w:szCs w:val="20"/>
              </w:rPr>
              <w:t xml:space="preserve">a. </w:t>
            </w:r>
            <w:r w:rsidRPr="6E5B6D94" w:rsidR="2A4DAC63">
              <w:rPr>
                <w:rFonts w:ascii="Arial" w:hAnsi="Arial" w:eastAsia="Arial" w:cs="Arial"/>
                <w:color w:val="000000" w:themeColor="text1"/>
                <w:szCs w:val="20"/>
              </w:rPr>
              <w:t>Submit modify User Access/permission request</w:t>
            </w:r>
          </w:p>
          <w:p w:rsidR="6E5B6D94" w:rsidP="6E5B6D94" w:rsidRDefault="6E5B6D94" w14:paraId="50E14305" w14:textId="10BC536E">
            <w:pPr>
              <w:ind w:left="576"/>
            </w:pPr>
            <w:r w:rsidRPr="5BDA26B3" w:rsidR="2B5381A7">
              <w:rPr>
                <w:rFonts w:ascii="Arial" w:hAnsi="Arial" w:eastAsia="Arial" w:cs="Arial"/>
                <w:color w:val="000000" w:themeColor="text1" w:themeTint="FF" w:themeShade="FF"/>
              </w:rPr>
              <w:t>1.</w:t>
            </w:r>
            <w:r w:rsidRPr="5BDA26B3" w:rsidR="6C02963C">
              <w:rPr>
                <w:rFonts w:ascii="Arial" w:hAnsi="Arial" w:eastAsia="Arial" w:cs="Arial"/>
                <w:color w:val="000000" w:themeColor="text1" w:themeTint="FF" w:themeShade="FF"/>
              </w:rPr>
              <w:t xml:space="preserve"> Create request</w:t>
            </w:r>
          </w:p>
          <w:p w:rsidR="4307DF4B" w:rsidP="6E5B6D94" w:rsidRDefault="4307DF4B" w14:paraId="1E38F0E3" w14:textId="58097697">
            <w:pPr>
              <w:ind w:left="720"/>
            </w:pPr>
            <w:r w:rsidRPr="6E5B6D94">
              <w:rPr>
                <w:rFonts w:ascii="Arial" w:hAnsi="Arial" w:eastAsia="Arial" w:cs="Arial"/>
                <w:color w:val="000000" w:themeColor="text1"/>
                <w:szCs w:val="20"/>
              </w:rPr>
              <w:t>1.1. Search existing User</w:t>
            </w:r>
          </w:p>
          <w:p w:rsidR="4307DF4B" w:rsidP="6E5B6D94" w:rsidRDefault="4307DF4B" w14:paraId="5AFB6DDF" w14:textId="5B5C3831">
            <w:pPr>
              <w:ind w:left="720"/>
            </w:pPr>
            <w:r w:rsidRPr="6E5B6D94">
              <w:rPr>
                <w:rFonts w:ascii="Arial" w:hAnsi="Arial" w:eastAsia="Arial" w:cs="Arial"/>
                <w:color w:val="000000" w:themeColor="text1"/>
                <w:szCs w:val="20"/>
              </w:rPr>
              <w:t>1.2 Edit/Update selected user data</w:t>
            </w:r>
          </w:p>
          <w:p w:rsidR="4307DF4B" w:rsidP="6E5B6D94" w:rsidRDefault="4307DF4B" w14:paraId="6CA7AAD9" w14:textId="381777D1">
            <w:pPr>
              <w:ind w:left="720"/>
            </w:pPr>
            <w:r w:rsidRPr="6E5B6D94">
              <w:rPr>
                <w:rFonts w:ascii="Arial" w:hAnsi="Arial" w:eastAsia="Arial" w:cs="Arial"/>
                <w:color w:val="000000" w:themeColor="text1"/>
                <w:szCs w:val="20"/>
              </w:rPr>
              <w:t>1.3 Select User Access Group profile</w:t>
            </w:r>
          </w:p>
          <w:p w:rsidR="4307DF4B" w:rsidP="6E5B6D94" w:rsidRDefault="4307DF4B" w14:paraId="7DAC499D" w14:textId="0059A399">
            <w:pPr>
              <w:ind w:left="720"/>
            </w:pPr>
            <w:r w:rsidRPr="6E5B6D94">
              <w:rPr>
                <w:rFonts w:ascii="Arial" w:hAnsi="Arial" w:eastAsia="Arial" w:cs="Arial"/>
                <w:color w:val="000000" w:themeColor="text1"/>
                <w:szCs w:val="20"/>
              </w:rPr>
              <w:t>1.4 Select approver from the drop-down</w:t>
            </w:r>
          </w:p>
          <w:p w:rsidR="19AE4DB8" w:rsidP="6E5B6D94" w:rsidRDefault="19AE4DB8" w14:paraId="20CED44C" w14:textId="1904C572">
            <w:pPr>
              <w:ind w:left="720"/>
              <w:rPr>
                <w:rFonts w:ascii="Arial" w:hAnsi="Arial" w:eastAsia="Arial" w:cs="Arial"/>
                <w:szCs w:val="20"/>
              </w:rPr>
            </w:pPr>
            <w:r w:rsidRPr="6E5B6D94">
              <w:rPr>
                <w:rFonts w:ascii="Arial" w:hAnsi="Arial" w:eastAsia="Arial" w:cs="Arial"/>
                <w:color w:val="000000" w:themeColor="text1"/>
                <w:szCs w:val="20"/>
              </w:rPr>
              <w:t>1.5 Add remarks (i.e Justification, etc.)</w:t>
            </w:r>
          </w:p>
          <w:p w:rsidR="19AE4DB8" w:rsidP="5BDA26B3" w:rsidRDefault="19AE4DB8" w14:paraId="0817F9CF" w14:textId="212767FA">
            <w:pPr>
              <w:ind w:left="540"/>
              <w:rPr>
                <w:rFonts w:ascii="Arial" w:hAnsi="Arial" w:eastAsia="Arial" w:cs="Arial"/>
                <w:color w:val="000000" w:themeColor="text1" w:themeTint="FF" w:themeShade="FF"/>
              </w:rPr>
            </w:pPr>
            <w:r w:rsidRPr="5BDA26B3" w:rsidR="4E45D211">
              <w:rPr>
                <w:rFonts w:ascii="Arial" w:hAnsi="Arial" w:eastAsia="Arial" w:cs="Arial"/>
                <w:color w:val="000000" w:themeColor="text1" w:themeTint="FF" w:themeShade="FF"/>
              </w:rPr>
              <w:t xml:space="preserve">   </w:t>
            </w:r>
            <w:r w:rsidRPr="5BDA26B3" w:rsidR="7A51D16A">
              <w:rPr>
                <w:rFonts w:ascii="Arial" w:hAnsi="Arial" w:eastAsia="Arial" w:cs="Arial"/>
                <w:color w:val="000000" w:themeColor="text1" w:themeTint="FF" w:themeShade="FF"/>
              </w:rPr>
              <w:t>1.6 Save remarks</w:t>
            </w:r>
          </w:p>
          <w:p w:rsidR="19AE4DB8" w:rsidP="5BDA26B3" w:rsidRDefault="19AE4DB8" w14:paraId="5D019A26" w14:textId="2A7D8E50">
            <w:pPr>
              <w:ind w:left="540"/>
            </w:pPr>
            <w:r w:rsidRPr="5BDA26B3" w:rsidR="6B9E1DA4">
              <w:rPr>
                <w:rFonts w:ascii="Arial" w:hAnsi="Arial" w:eastAsia="Arial" w:cs="Arial"/>
                <w:color w:val="000000" w:themeColor="text1" w:themeTint="FF" w:themeShade="FF"/>
              </w:rPr>
              <w:t xml:space="preserve">2. Edit a drafted request </w:t>
            </w:r>
          </w:p>
          <w:p w:rsidR="19AE4DB8" w:rsidP="5BDA26B3" w:rsidRDefault="19AE4DB8" w14:paraId="6D7CED82" w14:textId="7BB1CB6C">
            <w:pPr>
              <w:ind w:left="540"/>
            </w:pPr>
            <w:r w:rsidRPr="5BDA26B3" w:rsidR="6B9E1DA4">
              <w:rPr>
                <w:rFonts w:ascii="Arial" w:hAnsi="Arial" w:eastAsia="Arial" w:cs="Arial"/>
                <w:color w:val="000000" w:themeColor="text1" w:themeTint="FF" w:themeShade="FF"/>
              </w:rPr>
              <w:t xml:space="preserve">3. Cancel a drafted request </w:t>
            </w:r>
          </w:p>
          <w:p w:rsidR="19AE4DB8" w:rsidP="5BDA26B3" w:rsidRDefault="19AE4DB8" w14:paraId="1DE7B6F6" w14:textId="30018507">
            <w:pPr>
              <w:ind w:left="540"/>
            </w:pPr>
            <w:r w:rsidRPr="5BDA26B3" w:rsidR="6B9E1DA4">
              <w:rPr>
                <w:rFonts w:ascii="Arial" w:hAnsi="Arial" w:eastAsia="Arial" w:cs="Arial"/>
                <w:color w:val="000000" w:themeColor="text1" w:themeTint="FF" w:themeShade="FF"/>
              </w:rPr>
              <w:t>4. Submit a request</w:t>
            </w:r>
          </w:p>
          <w:p w:rsidR="19AE4DB8" w:rsidP="5BDA26B3" w:rsidRDefault="19AE4DB8" w14:paraId="048B04BC" w14:textId="6A30618E">
            <w:pPr>
              <w:ind w:left="720"/>
              <w:rPr>
                <w:rFonts w:ascii="Arial" w:hAnsi="Arial" w:eastAsia="Arial" w:cs="Arial"/>
              </w:rPr>
            </w:pPr>
          </w:p>
        </w:tc>
        <w:tc>
          <w:tcPr>
            <w:tcW w:w="4257" w:type="dxa"/>
            <w:tcBorders>
              <w:top w:val="single" w:color="auto" w:sz="8" w:space="0"/>
              <w:left w:val="single" w:color="auto" w:sz="8" w:space="0"/>
              <w:bottom w:val="single" w:color="auto" w:sz="8" w:space="0"/>
              <w:right w:val="single" w:color="auto" w:sz="8" w:space="0"/>
            </w:tcBorders>
            <w:tcMar/>
          </w:tcPr>
          <w:p w:rsidR="58527A83" w:rsidP="18F335A7" w:rsidRDefault="682F1B61" w14:paraId="4D2B7722" w14:textId="288DF5F1">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FRUM</w:t>
            </w:r>
            <w:r w:rsidRPr="18F335A7" w:rsidR="21A6701F">
              <w:rPr>
                <w:rFonts w:ascii="Arial" w:hAnsi="Arial" w:eastAsia="Arial" w:cs="Arial"/>
                <w:color w:val="000000" w:themeColor="text1"/>
                <w:szCs w:val="20"/>
              </w:rPr>
              <w:t>.00</w:t>
            </w:r>
            <w:r w:rsidRPr="18F335A7" w:rsidR="5617FC86">
              <w:rPr>
                <w:rFonts w:ascii="Arial" w:hAnsi="Arial" w:eastAsia="Arial" w:cs="Arial"/>
                <w:color w:val="000000" w:themeColor="text1"/>
                <w:szCs w:val="20"/>
              </w:rPr>
              <w:t>3</w:t>
            </w:r>
            <w:r w:rsidRPr="18F335A7" w:rsidR="77369701">
              <w:rPr>
                <w:rFonts w:ascii="Arial" w:hAnsi="Arial" w:eastAsia="Arial" w:cs="Arial"/>
                <w:color w:val="000000" w:themeColor="text1"/>
                <w:szCs w:val="20"/>
              </w:rPr>
              <w:t>, FRUM.004</w:t>
            </w:r>
          </w:p>
          <w:p w:rsidR="58527A83" w:rsidP="18F335A7" w:rsidRDefault="58527A83" w14:paraId="765964E7" w14:textId="01986AF3">
            <w:pPr>
              <w:spacing w:line="259" w:lineRule="auto"/>
              <w:rPr>
                <w:rFonts w:ascii="Arial" w:hAnsi="Arial" w:eastAsia="Arial" w:cs="Arial"/>
                <w:color w:val="000000" w:themeColor="text1"/>
                <w:szCs w:val="20"/>
              </w:rPr>
            </w:pPr>
          </w:p>
          <w:p w:rsidR="6E5B6D94" w:rsidP="6E5B6D94" w:rsidRDefault="6E5B6D94" w14:paraId="3316D289" w14:textId="539D5C87">
            <w:pPr>
              <w:rPr>
                <w:rFonts w:ascii="Arial" w:hAnsi="Arial" w:eastAsia="Arial" w:cs="Arial"/>
                <w:color w:val="000000" w:themeColor="text1"/>
                <w:szCs w:val="20"/>
              </w:rPr>
            </w:pPr>
          </w:p>
          <w:p>
            <w:pPr>
              <w:spacing w:line="259" w:lineRule="auto"/>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Added in v1.2: FRUM.003.01, FRUM.009.03</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1.003.1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III. Modify Existing User - a. Submit modify User Access/permission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FRUM.003.01, FRUM.009.03</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1.003.1.1.1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1.1 Search existing User</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FRUM.003.01, FRUM.009.03</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1.003.1.1.2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1.2 Edit/Update selected user data</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FRUM.003.01, FRUM.009.03</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1.003.1.1.3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1.3 Select User Access Group profile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FRUM.003.01, FRUM.009.03</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1.003.1.1.4</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1.4 Select approver from the drop-down</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FRUM.009.06</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1.003.1.1.5</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1.5 Add remarks (i.e Justification, etc.)</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1.003.1.1.6</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1.6 Save remarks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1.003.1.2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 Edit drafted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1.003.1.3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3. Cancel drafted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1.003.1.4</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4. Submit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FRUM.009.01</w:t>
            </w:r>
          </w:p>
        </w:tc>
      </w:tr>
      <w:tr w:rsidR="4C1F03F5" w:rsidTr="5BDA26B3" w14:paraId="582723C4" w14:textId="77777777">
        <w:trPr>
          <w:trHeight w:val="3555"/>
        </w:trPr>
        <w:tc>
          <w:tcPr>
            <w:tcW w:w="2070" w:type="dxa"/>
            <w:tcBorders>
              <w:top w:val="single" w:color="auto" w:sz="8" w:space="0"/>
              <w:left w:val="single" w:color="auto" w:sz="8" w:space="0"/>
              <w:bottom w:val="single" w:color="auto" w:sz="8" w:space="0"/>
              <w:right w:val="single" w:color="auto" w:sz="8" w:space="0"/>
            </w:tcBorders>
            <w:tcMar/>
          </w:tcPr>
          <w:p w:rsidR="4C1F03F5" w:rsidP="6E5B6D94" w:rsidRDefault="19AE4DB8" w14:paraId="07369625" w14:textId="6888315E">
            <w:pPr>
              <w:rPr>
                <w:rFonts w:ascii="Arial" w:hAnsi="Arial" w:eastAsia="Arial" w:cs="Arial"/>
                <w:szCs w:val="20"/>
              </w:rPr>
            </w:pPr>
            <w:r w:rsidRPr="6E5B6D94">
              <w:rPr>
                <w:rFonts w:ascii="Arial" w:hAnsi="Arial" w:eastAsia="Arial" w:cs="Arial"/>
                <w:color w:val="000000" w:themeColor="text1"/>
                <w:szCs w:val="20"/>
              </w:rPr>
              <w:t>BRD 1.004.1</w:t>
            </w:r>
          </w:p>
        </w:tc>
        <w:tc>
          <w:tcPr>
            <w:tcW w:w="4128" w:type="dxa"/>
            <w:tcBorders>
              <w:top w:val="single" w:color="auto" w:sz="8" w:space="0"/>
              <w:left w:val="single" w:color="auto" w:sz="8" w:space="0"/>
              <w:bottom w:val="single" w:color="auto" w:sz="8" w:space="0"/>
              <w:right w:val="single" w:color="auto" w:sz="8" w:space="0"/>
            </w:tcBorders>
            <w:tcMar/>
          </w:tcPr>
          <w:p w:rsidR="4C1F03F5" w:rsidP="5BDA26B3" w:rsidRDefault="24C0BA3F" w14:paraId="79D45B5B" w14:textId="4E76FCD9">
            <w:pPr>
              <w:ind/>
            </w:pPr>
            <w:r w:rsidRPr="5BDA26B3" w:rsidR="7A51D16A">
              <w:rPr>
                <w:rFonts w:ascii="Arial" w:hAnsi="Arial" w:eastAsia="Arial" w:cs="Arial"/>
                <w:color w:val="000000" w:themeColor="text1" w:themeTint="FF" w:themeShade="FF"/>
              </w:rPr>
              <w:t>IV. Deactivate User</w:t>
            </w:r>
          </w:p>
          <w:p w:rsidR="4C1F03F5" w:rsidP="5BDA26B3" w:rsidRDefault="24C0BA3F" w14:paraId="6AAAEE92" w14:textId="1672A05E">
            <w:pPr>
              <w:ind w:left="288"/>
            </w:pPr>
            <w:r w:rsidRPr="5BDA26B3" w:rsidR="140ED036">
              <w:rPr>
                <w:rFonts w:ascii="Arial" w:hAnsi="Arial" w:eastAsia="Arial" w:cs="Arial"/>
                <w:color w:val="000000" w:themeColor="text1" w:themeTint="FF" w:themeShade="FF"/>
              </w:rPr>
              <w:t>a. Submit a User Access deactivation request</w:t>
            </w:r>
          </w:p>
          <w:p w:rsidR="4C1F03F5" w:rsidP="5BDA26B3" w:rsidRDefault="24C0BA3F" w14:paraId="4FE5173C" w14:textId="10371720">
            <w:pPr>
              <w:ind w:left="576"/>
              <w:rPr>
                <w:rFonts w:ascii="Arial" w:hAnsi="Arial" w:eastAsia="Arial" w:cs="Arial"/>
                <w:color w:val="000000" w:themeColor="text1" w:themeTint="FF" w:themeShade="FF"/>
              </w:rPr>
            </w:pPr>
            <w:r w:rsidRPr="5BDA26B3" w:rsidR="140ED036">
              <w:rPr>
                <w:rFonts w:ascii="Arial" w:hAnsi="Arial" w:eastAsia="Arial" w:cs="Arial"/>
                <w:color w:val="000000" w:themeColor="text1" w:themeTint="FF" w:themeShade="FF"/>
              </w:rPr>
              <w:t xml:space="preserve">1. Create a request </w:t>
            </w:r>
          </w:p>
          <w:p w:rsidR="4C1F03F5" w:rsidP="6E5B6D94" w:rsidRDefault="24C0BA3F" w14:paraId="0AFBF8D8" w14:textId="27C73FE0">
            <w:pPr>
              <w:ind w:left="720"/>
            </w:pPr>
            <w:r w:rsidRPr="5BDA26B3" w:rsidR="140ED036">
              <w:rPr>
                <w:rFonts w:ascii="Arial" w:hAnsi="Arial" w:eastAsia="Arial" w:cs="Arial"/>
                <w:color w:val="000000" w:themeColor="text1" w:themeTint="FF" w:themeShade="FF"/>
              </w:rPr>
              <w:t>1.1 Search an existing User</w:t>
            </w:r>
          </w:p>
          <w:p w:rsidR="4C1F03F5" w:rsidP="6E5B6D94" w:rsidRDefault="24C0BA3F" w14:paraId="4157E442" w14:textId="649BB9C4">
            <w:pPr>
              <w:ind w:left="720"/>
            </w:pPr>
            <w:r w:rsidRPr="5BDA26B3" w:rsidR="140ED036">
              <w:rPr>
                <w:rFonts w:ascii="Arial" w:hAnsi="Arial" w:eastAsia="Arial" w:cs="Arial"/>
                <w:color w:val="000000" w:themeColor="text1" w:themeTint="FF" w:themeShade="FF"/>
              </w:rPr>
              <w:t>1.2 Add remarks (i.e reason for deactivation)</w:t>
            </w:r>
          </w:p>
          <w:p w:rsidR="4C1F03F5" w:rsidP="6E5B6D94" w:rsidRDefault="24C0BA3F" w14:paraId="5DA0127D" w14:textId="141368BF">
            <w:pPr>
              <w:ind w:left="720"/>
            </w:pPr>
            <w:r w:rsidRPr="5BDA26B3" w:rsidR="140ED036">
              <w:rPr>
                <w:rFonts w:ascii="Arial" w:hAnsi="Arial" w:eastAsia="Arial" w:cs="Arial"/>
                <w:color w:val="000000" w:themeColor="text1" w:themeTint="FF" w:themeShade="FF"/>
              </w:rPr>
              <w:t>1.3 Save remarks</w:t>
            </w:r>
          </w:p>
          <w:p w:rsidR="4C1F03F5" w:rsidP="6E5B6D94" w:rsidRDefault="24C0BA3F" w14:paraId="657E0A43" w14:textId="3F58EAD5">
            <w:pPr>
              <w:ind w:left="720"/>
            </w:pPr>
            <w:r w:rsidRPr="5BDA26B3" w:rsidR="140ED036">
              <w:rPr>
                <w:rFonts w:ascii="Arial" w:hAnsi="Arial" w:eastAsia="Arial" w:cs="Arial"/>
                <w:color w:val="000000" w:themeColor="text1" w:themeTint="FF" w:themeShade="FF"/>
              </w:rPr>
              <w:t>1.4 Select approver from the drop-down</w:t>
            </w:r>
          </w:p>
          <w:p w:rsidR="4C1F03F5" w:rsidP="5BDA26B3" w:rsidRDefault="24C0BA3F" w14:paraId="29FAA44D" w14:textId="2DE7CD13">
            <w:pPr>
              <w:ind w:left="540"/>
            </w:pPr>
            <w:r w:rsidRPr="5BDA26B3" w:rsidR="140ED036">
              <w:rPr>
                <w:rFonts w:ascii="Arial" w:hAnsi="Arial" w:eastAsia="Arial" w:cs="Arial"/>
                <w:color w:val="000000" w:themeColor="text1" w:themeTint="FF" w:themeShade="FF"/>
              </w:rPr>
              <w:t xml:space="preserve">2. Edit a drafted request </w:t>
            </w:r>
          </w:p>
          <w:p w:rsidR="4C1F03F5" w:rsidP="5BDA26B3" w:rsidRDefault="24C0BA3F" w14:paraId="7FDE662C" w14:textId="7BB1CB6C">
            <w:pPr>
              <w:ind w:left="540"/>
            </w:pPr>
            <w:r w:rsidRPr="5BDA26B3" w:rsidR="140ED036">
              <w:rPr>
                <w:rFonts w:ascii="Arial" w:hAnsi="Arial" w:eastAsia="Arial" w:cs="Arial"/>
                <w:color w:val="000000" w:themeColor="text1" w:themeTint="FF" w:themeShade="FF"/>
              </w:rPr>
              <w:t xml:space="preserve">3. Cancel a drafted request </w:t>
            </w:r>
          </w:p>
          <w:p w:rsidR="4C1F03F5" w:rsidP="5BDA26B3" w:rsidRDefault="24C0BA3F" w14:paraId="6E63D5AD" w14:textId="30018507">
            <w:pPr>
              <w:ind w:left="540"/>
            </w:pPr>
            <w:r w:rsidRPr="5BDA26B3" w:rsidR="140ED036">
              <w:rPr>
                <w:rFonts w:ascii="Arial" w:hAnsi="Arial" w:eastAsia="Arial" w:cs="Arial"/>
                <w:color w:val="000000" w:themeColor="text1" w:themeTint="FF" w:themeShade="FF"/>
              </w:rPr>
              <w:t>4. Submit a request</w:t>
            </w:r>
          </w:p>
          <w:p w:rsidR="4C1F03F5" w:rsidP="5BDA26B3" w:rsidRDefault="24C0BA3F" w14:paraId="73C9DF84" w14:textId="0E5130DB">
            <w:pPr>
              <w:ind/>
              <w:rPr>
                <w:rFonts w:ascii="Arial" w:hAnsi="Arial" w:eastAsia="Arial" w:cs="Arial"/>
                <w:color w:val="000000" w:themeColor="text1" w:themeTint="FF" w:themeShade="FF"/>
              </w:rPr>
            </w:pP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563E0C8E" w14:paraId="5FA936AF" w14:textId="2B3307A5">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FRUM.003</w:t>
            </w:r>
          </w:p>
          <w:p w:rsidR="4C1F03F5" w:rsidP="18F335A7" w:rsidRDefault="4C1F03F5" w14:paraId="0055407F" w14:textId="1EE2F5DC">
            <w:pPr>
              <w:spacing w:line="259" w:lineRule="auto"/>
              <w:rPr>
                <w:rFonts w:ascii="Arial" w:hAnsi="Arial" w:eastAsia="Arial" w:cs="Arial"/>
                <w:color w:val="000000" w:themeColor="text1"/>
                <w:szCs w:val="20"/>
              </w:rPr>
            </w:pPr>
          </w:p>
          <w:p>
            <w:pPr>
              <w:spacing w:line="259" w:lineRule="auto"/>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Added in v1.2: FRUM.003.02.01, FRUM.009.04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1.004.1.1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 Create a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FRUM.003.02.01, FRUM.009.01, FRUM.009.04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1.004.1.1.1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1.1 Search an existing User</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FRUM.003.02.01, FRUM.009.04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1.004.1.1.2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1.2 Add remarks (i.e reason for deactivation)</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FRUM.003.02.01, FRUM.009.01, FRUM.009.04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1.004.1.1.3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1.3. Save remarks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FRUM.003.02.01, FRUM.009.01, FRUM.009.04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1.004.1.1.4</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1.4 Select approver from the drop-down</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FRUM.009.06</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1.004.1.2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 Edit drafted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1.004.1.3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3. Cancel drafted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1.004.1.4</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4. Submit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FRUM.009.01</w:t>
            </w:r>
          </w:p>
        </w:tc>
      </w:tr>
      <w:tr w:rsidR="4C1F03F5" w:rsidTr="5BDA26B3" w14:paraId="7D51574A" w14:textId="77777777">
        <w:trPr>
          <w:trHeight w:val="435"/>
        </w:trPr>
        <w:tc>
          <w:tcPr>
            <w:tcW w:w="2070" w:type="dxa"/>
            <w:tcBorders>
              <w:top w:val="single" w:color="auto" w:sz="8" w:space="0"/>
              <w:left w:val="single" w:color="auto" w:sz="8" w:space="0"/>
              <w:bottom w:val="single" w:color="auto" w:sz="8" w:space="0"/>
              <w:right w:val="single" w:color="auto" w:sz="8" w:space="0"/>
            </w:tcBorders>
            <w:tcMar/>
          </w:tcPr>
          <w:p w:rsidR="4C1F03F5" w:rsidP="6E5B6D94" w:rsidRDefault="264779E1" w14:paraId="7CB103C0" w14:textId="17910CFC">
            <w:pPr>
              <w:spacing w:line="259" w:lineRule="auto"/>
              <w:rPr>
                <w:rFonts w:ascii="Arial" w:hAnsi="Arial" w:eastAsia="Arial" w:cs="Arial"/>
                <w:color w:val="000000" w:themeColor="text1"/>
                <w:szCs w:val="20"/>
              </w:rPr>
            </w:pPr>
            <w:r w:rsidRPr="6E5B6D94">
              <w:rPr>
                <w:rFonts w:ascii="Arial" w:hAnsi="Arial" w:eastAsia="Arial" w:cs="Arial"/>
                <w:color w:val="000000" w:themeColor="text1"/>
                <w:szCs w:val="20"/>
              </w:rPr>
              <w:t>BRD 1.005</w:t>
            </w: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264779E1" w14:paraId="20789220" w14:textId="76BB642C">
            <w:r w:rsidRPr="5BDA26B3" w:rsidR="0AA1D45D">
              <w:rPr>
                <w:rFonts w:ascii="Arial" w:hAnsi="Arial" w:eastAsia="Arial" w:cs="Arial"/>
                <w:color w:val="000000" w:themeColor="text1" w:themeTint="FF" w:themeShade="FF"/>
              </w:rPr>
              <w:t>V. Reactivate User</w:t>
            </w:r>
          </w:p>
          <w:p w:rsidR="4C1F03F5" w:rsidP="5BDA26B3" w:rsidRDefault="5D233C5E" w14:paraId="633C01B5" w14:textId="377EAA4C">
            <w:pPr>
              <w:ind w:left="288"/>
            </w:pPr>
            <w:r w:rsidRPr="5BDA26B3" w:rsidR="573ECE7E">
              <w:rPr>
                <w:rFonts w:ascii="Arial" w:hAnsi="Arial" w:eastAsia="Arial" w:cs="Arial"/>
                <w:color w:val="000000" w:themeColor="text1" w:themeTint="FF" w:themeShade="FF"/>
              </w:rPr>
              <w:t xml:space="preserve">     </w:t>
            </w:r>
            <w:r w:rsidRPr="5BDA26B3" w:rsidR="573ECE7E">
              <w:rPr>
                <w:rFonts w:ascii="Arial" w:hAnsi="Arial" w:eastAsia="Arial" w:cs="Arial"/>
                <w:color w:val="000000" w:themeColor="text1" w:themeTint="FF" w:themeShade="FF"/>
              </w:rPr>
              <w:t>a. Submit a User Access reactivation request</w:t>
            </w:r>
          </w:p>
          <w:p w:rsidR="4C1F03F5" w:rsidP="5BDA26B3" w:rsidRDefault="5D233C5E" w14:paraId="2FDB6C97" w14:textId="10371720">
            <w:pPr>
              <w:ind w:left="576"/>
              <w:rPr>
                <w:rFonts w:ascii="Arial" w:hAnsi="Arial" w:eastAsia="Arial" w:cs="Arial"/>
                <w:color w:val="000000" w:themeColor="text1" w:themeTint="FF" w:themeShade="FF"/>
              </w:rPr>
            </w:pPr>
            <w:r w:rsidRPr="5BDA26B3" w:rsidR="573ECE7E">
              <w:rPr>
                <w:rFonts w:ascii="Arial" w:hAnsi="Arial" w:eastAsia="Arial" w:cs="Arial"/>
                <w:color w:val="000000" w:themeColor="text1" w:themeTint="FF" w:themeShade="FF"/>
              </w:rPr>
              <w:t xml:space="preserve">1. Create a request </w:t>
            </w:r>
          </w:p>
          <w:p w:rsidR="4C1F03F5" w:rsidP="5BDA26B3" w:rsidRDefault="5D233C5E" w14:paraId="5130E0E9" w14:textId="667407A0">
            <w:pPr>
              <w:ind w:left="720"/>
            </w:pPr>
            <w:r w:rsidRPr="5BDA26B3" w:rsidR="573ECE7E">
              <w:rPr>
                <w:rFonts w:ascii="Arial" w:hAnsi="Arial" w:eastAsia="Arial" w:cs="Arial"/>
                <w:color w:val="000000" w:themeColor="text1" w:themeTint="FF" w:themeShade="FF"/>
              </w:rPr>
              <w:t>1.1 Search an existing User</w:t>
            </w:r>
          </w:p>
          <w:p w:rsidR="4C1F03F5" w:rsidP="5BDA26B3" w:rsidRDefault="5D233C5E" w14:paraId="0E704D1D" w14:textId="617F54FE">
            <w:pPr>
              <w:ind w:left="720"/>
            </w:pPr>
            <w:r w:rsidRPr="5BDA26B3" w:rsidR="573ECE7E">
              <w:rPr>
                <w:rFonts w:ascii="Arial" w:hAnsi="Arial" w:eastAsia="Arial" w:cs="Arial"/>
                <w:color w:val="000000" w:themeColor="text1" w:themeTint="FF" w:themeShade="FF"/>
              </w:rPr>
              <w:t>1.2 Add remarks (i.e reason for reactivation)</w:t>
            </w:r>
          </w:p>
          <w:p w:rsidR="4C1F03F5" w:rsidP="5BDA26B3" w:rsidRDefault="5D233C5E" w14:paraId="16673085" w14:textId="4EC79656">
            <w:pPr>
              <w:ind w:left="720"/>
            </w:pPr>
            <w:r w:rsidRPr="5BDA26B3" w:rsidR="573ECE7E">
              <w:rPr>
                <w:rFonts w:ascii="Arial" w:hAnsi="Arial" w:eastAsia="Arial" w:cs="Arial"/>
                <w:color w:val="000000" w:themeColor="text1" w:themeTint="FF" w:themeShade="FF"/>
              </w:rPr>
              <w:t>1.3 Save remarks</w:t>
            </w:r>
          </w:p>
          <w:p w:rsidR="4C1F03F5" w:rsidP="5BDA26B3" w:rsidRDefault="5D233C5E" w14:paraId="79D7F0B5" w14:textId="34981768">
            <w:pPr>
              <w:ind w:left="720"/>
            </w:pPr>
            <w:r w:rsidRPr="5BDA26B3" w:rsidR="573ECE7E">
              <w:rPr>
                <w:rFonts w:ascii="Arial" w:hAnsi="Arial" w:eastAsia="Arial" w:cs="Arial"/>
                <w:color w:val="000000" w:themeColor="text1" w:themeTint="FF" w:themeShade="FF"/>
              </w:rPr>
              <w:t>1.4 Select approver from the drop-down</w:t>
            </w:r>
          </w:p>
          <w:p w:rsidR="4C1F03F5" w:rsidP="6E5B6D94" w:rsidRDefault="5D233C5E" w14:paraId="2ABC99F4" w14:textId="2DE7CD13">
            <w:pPr>
              <w:ind w:left="540"/>
            </w:pPr>
            <w:r w:rsidRPr="5BDA26B3" w:rsidR="2EC3FF30">
              <w:rPr>
                <w:rFonts w:ascii="Arial" w:hAnsi="Arial" w:eastAsia="Arial" w:cs="Arial"/>
                <w:color w:val="000000" w:themeColor="text1" w:themeTint="FF" w:themeShade="FF"/>
              </w:rPr>
              <w:t xml:space="preserve">2. Edit a drafted request </w:t>
            </w:r>
          </w:p>
          <w:p w:rsidR="4C1F03F5" w:rsidP="6E5B6D94" w:rsidRDefault="5D233C5E" w14:paraId="397E1756" w14:textId="7BB1CB6C">
            <w:pPr>
              <w:ind w:left="540"/>
            </w:pPr>
            <w:r w:rsidRPr="5BDA26B3" w:rsidR="2EC3FF30">
              <w:rPr>
                <w:rFonts w:ascii="Arial" w:hAnsi="Arial" w:eastAsia="Arial" w:cs="Arial"/>
                <w:color w:val="000000" w:themeColor="text1" w:themeTint="FF" w:themeShade="FF"/>
              </w:rPr>
              <w:t xml:space="preserve">3. Cancel a drafted request </w:t>
            </w:r>
          </w:p>
          <w:p w:rsidR="4C1F03F5" w:rsidP="6E5B6D94" w:rsidRDefault="5D233C5E" w14:paraId="64195287" w14:textId="63516CC7">
            <w:pPr>
              <w:ind w:left="540"/>
            </w:pPr>
            <w:r w:rsidRPr="5BDA26B3" w:rsidR="2EC3FF30">
              <w:rPr>
                <w:rFonts w:ascii="Arial" w:hAnsi="Arial" w:eastAsia="Arial" w:cs="Arial"/>
                <w:color w:val="000000" w:themeColor="text1" w:themeTint="FF" w:themeShade="FF"/>
              </w:rPr>
              <w:t xml:space="preserve">4. </w:t>
            </w:r>
            <w:r w:rsidRPr="5BDA26B3" w:rsidR="2EC3FF30">
              <w:rPr>
                <w:rFonts w:ascii="Arial" w:hAnsi="Arial" w:eastAsia="Arial" w:cs="Arial"/>
                <w:color w:val="000000" w:themeColor="text1" w:themeTint="FF" w:themeShade="FF"/>
              </w:rPr>
              <w:t>Submit</w:t>
            </w:r>
            <w:r w:rsidRPr="5BDA26B3" w:rsidR="2EC3FF30">
              <w:rPr>
                <w:rFonts w:ascii="Arial" w:hAnsi="Arial" w:eastAsia="Arial" w:cs="Arial"/>
                <w:color w:val="000000" w:themeColor="text1" w:themeTint="FF" w:themeShade="FF"/>
              </w:rPr>
              <w:t xml:space="preserve"> a request</w:t>
            </w:r>
          </w:p>
        </w:tc>
        <w:tc>
          <w:tcPr>
            <w:tcW w:w="4257" w:type="dxa"/>
            <w:tcBorders>
              <w:top w:val="single" w:color="auto" w:sz="8" w:space="0"/>
              <w:left w:val="single" w:color="auto" w:sz="8" w:space="0"/>
              <w:bottom w:val="single" w:color="auto" w:sz="8" w:space="0"/>
              <w:right w:val="single" w:color="auto" w:sz="8" w:space="0"/>
            </w:tcBorders>
            <w:tcMar/>
          </w:tcPr>
          <w:p w:rsidR="33AFF1C6" w:rsidP="18F335A7" w:rsidRDefault="33AFF1C6" w14:paraId="79013317" w14:textId="2B3307A5">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FRUM.003</w:t>
            </w:r>
          </w:p>
          <w:p w:rsidR="18F335A7" w:rsidP="18F335A7" w:rsidRDefault="18F335A7" w14:paraId="4C8E31E0" w14:textId="055BDB64">
            <w:pPr>
              <w:spacing w:line="259" w:lineRule="auto"/>
              <w:rPr>
                <w:rFonts w:ascii="Arial" w:hAnsi="Arial" w:eastAsia="Arial" w:cs="Arial"/>
                <w:color w:val="000000" w:themeColor="text1"/>
                <w:szCs w:val="20"/>
              </w:rPr>
            </w:pPr>
          </w:p>
          <w:p w:rsidR="4C1F03F5" w:rsidP="6E5B6D94" w:rsidRDefault="4C1F03F5" w14:paraId="55105A51" w14:textId="69AC969E">
            <w:pPr>
              <w:rPr>
                <w:rFonts w:ascii="Arial" w:hAnsi="Arial" w:cs="Arial"/>
                <w:i/>
                <w:iCs/>
                <w:color w:val="FF0000"/>
                <w:lang w:eastAsia="en-US"/>
              </w:rPr>
            </w:pPr>
          </w:p>
          <w:p>
            <w:pPr>
              <w:spacing w:line="259" w:lineRule="auto"/>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Added in v1.2: FRUM.003.02.02, FRUM.009.05</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1.005.1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 Create a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FRUM.003.02.02, FRUM.009.01, FRUM.009.05</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1.005.1.1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1.1 Search an existing User</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FRUM.003.02.02, FRUM.009.05</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1.005.1.1.1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1.2 Add remarks (i.e reason for reactivation)</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FRUM.003.02.02, FRUM.009.01, FRUM.009.05</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1.005.1.1.2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1.3. Save remarks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FRUM.003.02.02, FRUM.009.01, FRUM.009.05</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1.005.1.1.3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1.4 Select approver from the drop-down</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FRUM.009.06</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1.005.1.2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 Edit a drafted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1.005.1.3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3. Cancel a drafted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1.005.1.4</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4. Submit a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FRUM.009.01</w:t>
            </w:r>
          </w:p>
        </w:tc>
      </w:tr>
      <w:tr w:rsidR="4C1F03F5" w:rsidTr="5BDA26B3" w14:paraId="70B68F85" w14:textId="77777777">
        <w:trPr>
          <w:trHeight w:val="1560"/>
        </w:trPr>
        <w:tc>
          <w:tcPr>
            <w:tcW w:w="2070" w:type="dxa"/>
            <w:tcBorders>
              <w:top w:val="single" w:color="auto" w:sz="8" w:space="0"/>
              <w:left w:val="single" w:color="auto" w:sz="8" w:space="0"/>
              <w:bottom w:val="single" w:color="auto" w:sz="8" w:space="0"/>
              <w:right w:val="single" w:color="auto" w:sz="8" w:space="0"/>
            </w:tcBorders>
            <w:tcMar/>
          </w:tcPr>
          <w:p w:rsidR="4C1F03F5" w:rsidP="4E09FB91" w:rsidRDefault="46F30032" w14:paraId="752D0AC2" w14:textId="7FDF3C25">
            <w:r w:rsidRPr="6E5B6D94">
              <w:rPr>
                <w:rFonts w:ascii="Arial" w:hAnsi="Arial" w:eastAsia="Arial" w:cs="Arial"/>
                <w:color w:val="000000" w:themeColor="text1"/>
                <w:szCs w:val="20"/>
              </w:rPr>
              <w:t>BRD 1.006.1</w:t>
            </w:r>
          </w:p>
          <w:p w:rsidR="4C1F03F5" w:rsidP="6E5B6D94" w:rsidRDefault="4C1F03F5" w14:paraId="4B150FC7" w14:textId="6D05EC20">
            <w:pPr>
              <w:rPr>
                <w:rFonts w:ascii="Arial" w:hAnsi="Arial" w:eastAsia="Arial" w:cs="Arial"/>
                <w:color w:val="000000" w:themeColor="text1"/>
                <w:szCs w:val="20"/>
              </w:rPr>
            </w:pP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46F30032" w14:paraId="1949BD05" w14:textId="1A2446D3">
            <w:r w:rsidRPr="6E5B6D94">
              <w:rPr>
                <w:rFonts w:ascii="Arial" w:hAnsi="Arial" w:eastAsia="Arial" w:cs="Arial"/>
                <w:color w:val="000000" w:themeColor="text1"/>
                <w:szCs w:val="20"/>
              </w:rPr>
              <w:t>VI. Apply Correction</w:t>
            </w:r>
          </w:p>
          <w:p w:rsidR="4C1F03F5" w:rsidP="6E5B6D94" w:rsidRDefault="46F30032" w14:paraId="27471216" w14:textId="3B4C669B">
            <w:pPr>
              <w:ind w:left="288"/>
              <w:rPr>
                <w:rFonts w:ascii="Arial" w:hAnsi="Arial" w:eastAsia="Arial" w:cs="Arial"/>
                <w:szCs w:val="20"/>
              </w:rPr>
            </w:pPr>
            <w:r w:rsidRPr="6E5B6D94">
              <w:rPr>
                <w:rFonts w:ascii="Arial" w:hAnsi="Arial" w:eastAsia="Arial" w:cs="Arial"/>
                <w:color w:val="000000" w:themeColor="text1"/>
                <w:szCs w:val="20"/>
              </w:rPr>
              <w:t xml:space="preserve">a. </w:t>
            </w:r>
            <w:r w:rsidRPr="6E5B6D94" w:rsidR="76AC9B3B">
              <w:rPr>
                <w:rFonts w:ascii="Arial" w:hAnsi="Arial" w:eastAsia="Arial" w:cs="Arial"/>
                <w:color w:val="000000" w:themeColor="text1"/>
                <w:szCs w:val="20"/>
              </w:rPr>
              <w:t>Apply correction on returned requests</w:t>
            </w:r>
          </w:p>
          <w:p w:rsidR="4C1F03F5" w:rsidP="6E5B6D94" w:rsidRDefault="76AC9B3B" w14:paraId="6C8A52F4" w14:textId="1E81F640">
            <w:pPr>
              <w:ind w:left="576"/>
            </w:pPr>
            <w:r w:rsidRPr="6E5B6D94">
              <w:rPr>
                <w:rFonts w:ascii="Arial" w:hAnsi="Arial" w:eastAsia="Arial" w:cs="Arial"/>
                <w:color w:val="000000" w:themeColor="text1"/>
                <w:szCs w:val="20"/>
              </w:rPr>
              <w:t>1. Receive notification on the returned request</w:t>
            </w:r>
          </w:p>
          <w:p w:rsidR="4C1F03F5" w:rsidP="6E5B6D94" w:rsidRDefault="76AC9B3B" w14:paraId="4A15F141" w14:textId="6291D412">
            <w:pPr>
              <w:ind w:left="576"/>
            </w:pPr>
            <w:r w:rsidRPr="6E5B6D94">
              <w:rPr>
                <w:rFonts w:ascii="Arial" w:hAnsi="Arial" w:eastAsia="Arial" w:cs="Arial"/>
                <w:color w:val="000000" w:themeColor="text1"/>
                <w:szCs w:val="20"/>
              </w:rPr>
              <w:t>2. Edit data on the returned request</w:t>
            </w:r>
          </w:p>
          <w:p w:rsidR="4C1F03F5" w:rsidP="6E5B6D94" w:rsidRDefault="76AC9B3B" w14:paraId="3D5E26A4" w14:textId="61EE2713">
            <w:pPr>
              <w:ind w:left="576"/>
            </w:pPr>
            <w:r w:rsidRPr="6E5B6D94">
              <w:rPr>
                <w:rFonts w:ascii="Arial" w:hAnsi="Arial" w:eastAsia="Arial" w:cs="Arial"/>
                <w:color w:val="000000" w:themeColor="text1"/>
                <w:szCs w:val="20"/>
              </w:rPr>
              <w:t>3. Add remarks</w:t>
            </w:r>
          </w:p>
          <w:p w:rsidR="4C1F03F5" w:rsidP="6E5B6D94" w:rsidRDefault="76AC9B3B" w14:paraId="72BB2C24" w14:textId="00D62DC7">
            <w:pPr>
              <w:ind w:left="576"/>
            </w:pPr>
            <w:r w:rsidRPr="6E5B6D94">
              <w:rPr>
                <w:rFonts w:ascii="Arial" w:hAnsi="Arial" w:eastAsia="Arial" w:cs="Arial"/>
                <w:color w:val="000000" w:themeColor="text1"/>
                <w:szCs w:val="20"/>
              </w:rPr>
              <w:t>4. Save remarks</w:t>
            </w:r>
          </w:p>
          <w:p w:rsidR="4C1F03F5" w:rsidP="6E5B6D94" w:rsidRDefault="76AC9B3B" w14:paraId="18D51DB4" w14:textId="619AD125">
            <w:pPr>
              <w:ind w:left="576"/>
            </w:pPr>
            <w:r w:rsidRPr="6E5B6D94">
              <w:rPr>
                <w:rFonts w:ascii="Arial" w:hAnsi="Arial" w:eastAsia="Arial" w:cs="Arial"/>
                <w:color w:val="000000" w:themeColor="text1"/>
                <w:szCs w:val="20"/>
              </w:rPr>
              <w:t>5. Re-submit request</w:t>
            </w: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4C1F03F5" w14:paraId="5ED375B2" w14:textId="56F56255">
            <w:pPr>
              <w:rPr>
                <w:rFonts w:ascii="Arial" w:hAnsi="Arial" w:cs="Arial"/>
                <w:lang w:eastAsia="en-US"/>
              </w:rPr>
            </w:pPr>
            <w:commentRangeStart w:id="23"/>
            <w:commentRangeEnd w:id="23"/>
            <w:r w:rsidRPr="18F335A7">
              <w:rPr>
                <w:rStyle w:val="CommentReference"/>
                <w:rFonts w:ascii="Arial" w:hAnsi="Arial" w:cs="Arial"/>
                <w:sz w:val="20"/>
                <w:szCs w:val="24"/>
                <w:lang w:eastAsia="en-US"/>
              </w:rPr>
              <w:commentReference w:id="23"/>
            </w:r>
            <w:r w:rsidRPr="18F335A7" w:rsidR="021A9777">
              <w:rPr>
                <w:rFonts w:ascii="Arial" w:hAnsi="Arial" w:cs="Arial"/>
                <w:lang w:eastAsia="en-US"/>
              </w:rPr>
              <w:t>c/o UIDM</w:t>
            </w:r>
          </w:p>
          <w:p>
            <w:pPr>
              <w:rPr>
                <w:rFonts w:ascii="Arial" w:hAnsi="Arial" w:cs="Arial"/>
                <w:lang w:eastAsia="en-US"/>
              </w:rPr>
            </w:pPr>
            <w:r>
              <w:rPr>
                <w:rStyle w:val="CommentReference"/>
                <w:rFonts w:ascii="Arial" w:hAnsi="Arial" w:cs="Arial"/>
                <w:sz w:val="20"/>
                <w:szCs w:val="24"/>
                <w:shd w:val="clear" w:color="auto" w:fill="FFF59D"/>
                <w:lang w:eastAsia="en-US"/>
              </w:rPr>
              <w:t xml:space="preserve">Added in v1.2: FRUM.009.07, FRUM.013.01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1.006.1.1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 Receive notification on the returned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FRUM.009.07, FRUM.013.01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1.006.1.2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 Edit data on the returned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FRUM.009.07</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1.006.1.3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3. Add remarks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FRUM.009.07</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1.006.1.4</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4. Save remarks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FRUM.009.07</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1.006.1.5</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5. Re-submit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FRUM.009.07</w:t>
            </w:r>
          </w:p>
        </w:tc>
      </w:tr>
      <w:tr w:rsidR="4C1F03F5" w:rsidTr="5BDA26B3" w14:paraId="408761EE" w14:textId="77777777">
        <w:trPr>
          <w:trHeight w:val="1755"/>
        </w:trPr>
        <w:tc>
          <w:tcPr>
            <w:tcW w:w="2070" w:type="dxa"/>
            <w:tcBorders>
              <w:top w:val="single" w:color="auto" w:sz="8" w:space="0"/>
              <w:left w:val="single" w:color="auto" w:sz="8" w:space="0"/>
              <w:bottom w:val="single" w:color="auto" w:sz="8" w:space="0"/>
              <w:right w:val="single" w:color="auto" w:sz="8" w:space="0"/>
            </w:tcBorders>
            <w:tcMar/>
          </w:tcPr>
          <w:p w:rsidR="4C1F03F5" w:rsidP="4E09FB91" w:rsidRDefault="76AC9B3B" w14:paraId="05AAE49E" w14:textId="29767C04">
            <w:r w:rsidRPr="6E5B6D94">
              <w:rPr>
                <w:rFonts w:ascii="Arial" w:hAnsi="Arial" w:eastAsia="Arial" w:cs="Arial"/>
                <w:color w:val="000000" w:themeColor="text1"/>
                <w:szCs w:val="20"/>
              </w:rPr>
              <w:t>BRD 1.007.1</w:t>
            </w: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76AC9B3B" w14:paraId="03CC9D7B" w14:textId="68C50995">
            <w:r w:rsidRPr="6E5B6D94">
              <w:rPr>
                <w:rFonts w:ascii="Arial" w:hAnsi="Arial" w:eastAsia="Arial" w:cs="Arial"/>
                <w:color w:val="000000" w:themeColor="text1"/>
                <w:szCs w:val="20"/>
              </w:rPr>
              <w:t>VII. Cancel a request</w:t>
            </w:r>
          </w:p>
          <w:p w:rsidR="4C1F03F5" w:rsidP="6E5B6D94" w:rsidRDefault="76AC9B3B" w14:paraId="6CE9D92D" w14:textId="4044E872">
            <w:pPr>
              <w:ind w:left="288"/>
            </w:pPr>
            <w:r w:rsidRPr="6E5B6D94">
              <w:rPr>
                <w:rFonts w:ascii="Arial" w:hAnsi="Arial" w:eastAsia="Arial" w:cs="Arial"/>
                <w:color w:val="000000" w:themeColor="text1"/>
                <w:szCs w:val="20"/>
              </w:rPr>
              <w:t>a. Cancel a submitted request for approval</w:t>
            </w:r>
          </w:p>
          <w:p w:rsidR="4C1F03F5" w:rsidP="6E5B6D94" w:rsidRDefault="76AC9B3B" w14:paraId="025C93DD" w14:textId="5C0AE8B0">
            <w:pPr>
              <w:ind w:left="576"/>
            </w:pPr>
            <w:r w:rsidRPr="5BDA26B3" w:rsidR="1D8E5784">
              <w:rPr>
                <w:rFonts w:ascii="Arial" w:hAnsi="Arial" w:eastAsia="Arial" w:cs="Arial"/>
                <w:color w:val="000000" w:themeColor="text1" w:themeTint="FF" w:themeShade="FF"/>
              </w:rPr>
              <w:t>1. Search request</w:t>
            </w:r>
          </w:p>
          <w:p w:rsidR="4C1F03F5" w:rsidP="6E5B6D94" w:rsidRDefault="76AC9B3B" w14:paraId="2EA5E146" w14:textId="6EAAE37B">
            <w:pPr>
              <w:ind w:left="576"/>
            </w:pPr>
            <w:r w:rsidRPr="5BDA26B3" w:rsidR="5E717416">
              <w:rPr>
                <w:rFonts w:ascii="Arial" w:hAnsi="Arial" w:eastAsia="Arial" w:cs="Arial"/>
                <w:color w:val="000000" w:themeColor="text1" w:themeTint="FF" w:themeShade="FF"/>
              </w:rPr>
              <w:t>2</w:t>
            </w:r>
            <w:r w:rsidRPr="5BDA26B3" w:rsidR="1D8E5784">
              <w:rPr>
                <w:rFonts w:ascii="Arial" w:hAnsi="Arial" w:eastAsia="Arial" w:cs="Arial"/>
                <w:color w:val="000000" w:themeColor="text1" w:themeTint="FF" w:themeShade="FF"/>
              </w:rPr>
              <w:t xml:space="preserve">. </w:t>
            </w:r>
            <w:r w:rsidRPr="5BDA26B3" w:rsidR="74F09A90">
              <w:rPr>
                <w:rFonts w:ascii="Arial" w:hAnsi="Arial" w:eastAsia="Arial" w:cs="Arial"/>
                <w:color w:val="000000" w:themeColor="text1" w:themeTint="FF" w:themeShade="FF"/>
              </w:rPr>
              <w:t xml:space="preserve">Add </w:t>
            </w:r>
            <w:r w:rsidRPr="5BDA26B3" w:rsidR="74F09A90">
              <w:rPr>
                <w:rFonts w:ascii="Arial" w:hAnsi="Arial" w:eastAsia="Arial" w:cs="Arial"/>
                <w:color w:val="000000" w:themeColor="text1" w:themeTint="FF" w:themeShade="FF"/>
              </w:rPr>
              <w:t>remarks(</w:t>
            </w:r>
            <w:r w:rsidRPr="5BDA26B3" w:rsidR="74F09A90">
              <w:rPr>
                <w:rFonts w:ascii="Arial" w:hAnsi="Arial" w:eastAsia="Arial" w:cs="Arial"/>
                <w:color w:val="000000" w:themeColor="text1" w:themeTint="FF" w:themeShade="FF"/>
              </w:rPr>
              <w:t>I,e</w:t>
            </w:r>
            <w:r w:rsidRPr="5BDA26B3" w:rsidR="74F09A90">
              <w:rPr>
                <w:rFonts w:ascii="Arial" w:hAnsi="Arial" w:eastAsia="Arial" w:cs="Arial"/>
                <w:color w:val="000000" w:themeColor="text1" w:themeTint="FF" w:themeShade="FF"/>
              </w:rPr>
              <w:t xml:space="preserve"> reason for cancellation, etc.)</w:t>
            </w:r>
          </w:p>
          <w:p w:rsidR="4C1F03F5" w:rsidP="6E5B6D94" w:rsidRDefault="76AC9B3B" w14:paraId="2236DEB1" w14:textId="7F597398">
            <w:pPr>
              <w:ind w:left="576"/>
            </w:pPr>
            <w:r w:rsidRPr="5BDA26B3" w:rsidR="7CEE8A6C">
              <w:rPr>
                <w:rFonts w:ascii="Arial" w:hAnsi="Arial" w:eastAsia="Arial" w:cs="Arial"/>
                <w:color w:val="000000" w:themeColor="text1" w:themeTint="FF" w:themeShade="FF"/>
              </w:rPr>
              <w:t>3</w:t>
            </w:r>
            <w:r w:rsidRPr="5BDA26B3" w:rsidR="1D8E5784">
              <w:rPr>
                <w:rFonts w:ascii="Arial" w:hAnsi="Arial" w:eastAsia="Arial" w:cs="Arial"/>
                <w:color w:val="000000" w:themeColor="text1" w:themeTint="FF" w:themeShade="FF"/>
              </w:rPr>
              <w:t>. Save remarks</w:t>
            </w:r>
          </w:p>
          <w:p w:rsidR="4C1F03F5" w:rsidP="6E5B6D94" w:rsidRDefault="76AC9B3B" w14:paraId="785381A0" w14:textId="5607CC2A">
            <w:pPr>
              <w:ind w:left="576"/>
            </w:pPr>
            <w:r w:rsidRPr="5BDA26B3" w:rsidR="5D98F555">
              <w:rPr>
                <w:rFonts w:ascii="Arial" w:hAnsi="Arial" w:eastAsia="Arial" w:cs="Arial"/>
                <w:color w:val="000000" w:themeColor="text1" w:themeTint="FF" w:themeShade="FF"/>
              </w:rPr>
              <w:t>4</w:t>
            </w:r>
            <w:r w:rsidRPr="5BDA26B3" w:rsidR="1D8E5784">
              <w:rPr>
                <w:rFonts w:ascii="Arial" w:hAnsi="Arial" w:eastAsia="Arial" w:cs="Arial"/>
                <w:color w:val="000000" w:themeColor="text1" w:themeTint="FF" w:themeShade="FF"/>
              </w:rPr>
              <w:t>. Re-submit request</w:t>
            </w: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4C1F03F5" w14:paraId="2777C4B8" w14:textId="5CED73E4">
            <w:pPr>
              <w:spacing w:line="259" w:lineRule="auto"/>
            </w:pPr>
            <w:commentRangeStart w:id="24"/>
            <w:commentRangeEnd w:id="24"/>
            <w:r w:rsidRPr="18F335A7">
              <w:rPr>
                <w:rStyle w:val="CommentReference"/>
                <w:rFonts w:ascii="Arial" w:hAnsi="Arial" w:eastAsia="Arial" w:cs="Arial"/>
                <w:color w:val="000000" w:themeColor="text1"/>
                <w:sz w:val="20"/>
                <w:szCs w:val="20"/>
              </w:rPr>
              <w:commentReference w:id="24"/>
            </w:r>
            <w:r w:rsidRPr="18F335A7" w:rsidR="7E396904">
              <w:rPr>
                <w:rFonts w:ascii="Arial" w:hAnsi="Arial" w:eastAsia="Arial" w:cs="Arial"/>
                <w:color w:val="000000" w:themeColor="text1"/>
                <w:szCs w:val="20"/>
              </w:rPr>
              <w:t>c/o UIDM</w:t>
            </w:r>
          </w:p>
          <w:p>
            <w:pPr>
              <w:spacing w:line="259" w:lineRule="auto"/>
            </w:pPr>
            <w:r>
              <w:rPr>
                <w:rStyle w:val="CommentReference"/>
                <w:rFonts w:ascii="Arial" w:hAnsi="Arial" w:eastAsia="Arial" w:cs="Arial"/>
                <w:color w:val="000000" w:themeColor="text1"/>
                <w:sz w:val="20"/>
                <w:szCs w:val="20"/>
                <w:shd w:val="clear" w:color="auto" w:fill="FFF59D"/>
              </w:rPr>
              <w:t xml:space="preserve">Added in v1.2: FRUM.009.08</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1.007.1.1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 Search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FRUM.009.08</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1.007.1.2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 Add remarks(I,e reason for cancellation, etc.)</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FRUM.009.08</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1.007.1.3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3. Save remarks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FRUM.009.08</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1.007.1.4</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4. Cancel submitted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FRUM.009.08</w:t>
            </w:r>
          </w:p>
        </w:tc>
      </w:tr>
      <w:tr w:rsidR="4C1F03F5" w:rsidTr="5BDA26B3" w14:paraId="30EA053E" w14:textId="77777777">
        <w:trPr>
          <w:trHeight w:val="780"/>
        </w:trPr>
        <w:tc>
          <w:tcPr>
            <w:tcW w:w="2070" w:type="dxa"/>
            <w:tcBorders>
              <w:top w:val="single" w:color="auto" w:sz="8" w:space="0"/>
              <w:left w:val="single" w:color="auto" w:sz="8" w:space="0"/>
              <w:bottom w:val="single" w:color="auto" w:sz="8" w:space="0"/>
              <w:right w:val="single" w:color="auto" w:sz="8" w:space="0"/>
            </w:tcBorders>
            <w:tcMar/>
          </w:tcPr>
          <w:p w:rsidR="4C1F03F5" w:rsidP="4E09FB91" w:rsidRDefault="76AC9B3B" w14:paraId="2A17922F" w14:textId="78A96E50">
            <w:r w:rsidRPr="6E5B6D94">
              <w:rPr>
                <w:rFonts w:ascii="Arial" w:hAnsi="Arial" w:eastAsia="Arial" w:cs="Arial"/>
                <w:color w:val="000000" w:themeColor="text1"/>
                <w:szCs w:val="20"/>
              </w:rPr>
              <w:t>BRD 1.008.1</w:t>
            </w: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7A481715" w14:paraId="74276EE3" w14:textId="25952CEE">
            <w:r w:rsidRPr="6E5B6D94">
              <w:rPr>
                <w:rFonts w:ascii="Arial" w:hAnsi="Arial" w:eastAsia="Arial" w:cs="Arial"/>
                <w:color w:val="000000" w:themeColor="text1"/>
                <w:szCs w:val="20"/>
              </w:rPr>
              <w:t>VIII. View request/s</w:t>
            </w:r>
          </w:p>
          <w:p w:rsidR="4C1F03F5" w:rsidP="6E5B6D94" w:rsidRDefault="7A481715" w14:paraId="039A584A" w14:textId="00487912">
            <w:pPr>
              <w:ind w:left="288"/>
            </w:pPr>
            <w:r w:rsidRPr="6E5B6D94">
              <w:rPr>
                <w:rFonts w:ascii="Arial" w:hAnsi="Arial" w:eastAsia="Arial" w:cs="Arial"/>
                <w:color w:val="000000" w:themeColor="text1"/>
                <w:szCs w:val="20"/>
              </w:rPr>
              <w:t>a. View the submitted request/s</w:t>
            </w:r>
          </w:p>
          <w:p w:rsidR="4C1F03F5" w:rsidP="6E5B6D94" w:rsidRDefault="7A481715" w14:paraId="32E85E20" w14:textId="11E3237E">
            <w:pPr>
              <w:ind w:left="576"/>
            </w:pPr>
            <w:r w:rsidRPr="6E5B6D94">
              <w:rPr>
                <w:rFonts w:ascii="Arial" w:hAnsi="Arial" w:eastAsia="Arial" w:cs="Arial"/>
                <w:color w:val="000000" w:themeColor="text1"/>
                <w:szCs w:val="20"/>
              </w:rPr>
              <w:t>1. View the list of the submitted request/s</w:t>
            </w:r>
          </w:p>
          <w:p w:rsidR="4C1F03F5" w:rsidP="6E5B6D94" w:rsidRDefault="7A481715" w14:paraId="324151C5" w14:textId="106A792C">
            <w:pPr>
              <w:ind w:left="576"/>
            </w:pPr>
            <w:r w:rsidRPr="6E5B6D94">
              <w:rPr>
                <w:rFonts w:ascii="Arial" w:hAnsi="Arial" w:eastAsia="Arial" w:cs="Arial"/>
                <w:color w:val="000000" w:themeColor="text1"/>
                <w:szCs w:val="20"/>
              </w:rPr>
              <w:t>2. View the status of the submitted request/s</w:t>
            </w:r>
          </w:p>
          <w:p w:rsidR="4C1F03F5" w:rsidP="6E5B6D94" w:rsidRDefault="7A481715" w14:paraId="71291B51" w14:textId="31AC6F76">
            <w:pPr>
              <w:ind w:left="576"/>
            </w:pPr>
            <w:r w:rsidRPr="6E5B6D94">
              <w:rPr>
                <w:rFonts w:ascii="Arial" w:hAnsi="Arial" w:eastAsia="Arial" w:cs="Arial"/>
                <w:color w:val="000000" w:themeColor="text1"/>
                <w:szCs w:val="20"/>
              </w:rPr>
              <w:t>3. View the details of the submitted request/s</w:t>
            </w:r>
          </w:p>
          <w:p w:rsidR="4C1F03F5" w:rsidP="6E5B6D94" w:rsidRDefault="7A481715" w14:paraId="4004741B" w14:textId="3888E760">
            <w:pPr>
              <w:ind w:left="576"/>
            </w:pPr>
            <w:r w:rsidRPr="6E5B6D94">
              <w:rPr>
                <w:rFonts w:ascii="Arial" w:hAnsi="Arial" w:eastAsia="Arial" w:cs="Arial"/>
                <w:color w:val="000000" w:themeColor="text1"/>
                <w:szCs w:val="20"/>
              </w:rPr>
              <w:t>4. Receive notification on the approved/ rejected request</w:t>
            </w: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4C1F03F5" w14:paraId="6AC5F556" w14:textId="577F5414">
            <w:commentRangeStart w:id="25"/>
            <w:commentRangeEnd w:id="25"/>
            <w:r w:rsidRPr="18F335A7">
              <w:rPr>
                <w:rStyle w:val="CommentReference"/>
                <w:rFonts w:ascii="Arial" w:hAnsi="Arial" w:eastAsia="Arial" w:cs="Arial"/>
                <w:color w:val="000000" w:themeColor="text1"/>
                <w:sz w:val="20"/>
                <w:szCs w:val="20"/>
              </w:rPr>
              <w:commentReference w:id="25"/>
            </w:r>
            <w:r w:rsidRPr="18F335A7" w:rsidR="49D29F72">
              <w:rPr>
                <w:rFonts w:ascii="Arial" w:hAnsi="Arial" w:eastAsia="Arial" w:cs="Arial"/>
                <w:color w:val="000000" w:themeColor="text1"/>
                <w:szCs w:val="20"/>
              </w:rPr>
              <w:t>c/o UIDM</w:t>
            </w:r>
          </w:p>
          <w:p w:rsidR="4C1F03F5" w:rsidP="18F335A7" w:rsidRDefault="4C1F03F5" w14:paraId="19F6FF09" w14:textId="5E657423">
            <w:pPr>
              <w:rPr>
                <w:rFonts w:ascii="Arial" w:hAnsi="Arial" w:cs="Arial"/>
                <w:i/>
                <w:iCs/>
                <w:color w:val="FF0000"/>
                <w:lang w:eastAsia="en-US"/>
              </w:rPr>
            </w:pPr>
          </w:p>
          <w:p>
            <w:r>
              <w:rPr>
                <w:rStyle w:val="CommentReference"/>
                <w:rFonts w:ascii="Arial" w:hAnsi="Arial" w:eastAsia="Arial" w:cs="Arial"/>
                <w:color w:val="000000" w:themeColor="text1"/>
                <w:sz w:val="20"/>
                <w:szCs w:val="20"/>
                <w:shd w:val="clear" w:color="auto" w:fill="FFF59D"/>
              </w:rPr>
              <w:t xml:space="preserve">Added in v1.2: FRUM.009.09, FRUM.013.01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1.008.1.1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 View the list of the submitted request/s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FRUM.007.03, FRUM.009.09</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1.008.1.2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 View the status of the submitted request/s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FRUM.007.03, FRUM.009.09</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1.008.1.3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3. View the details of the submitted reques/s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FRUM.007.03, FRUM.009.09</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1.008.1.4</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4. Receive notification on the approved/rejected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FRUM.007.03, FRUM.009.09, FRUM.013.01</w:t>
            </w:r>
          </w:p>
        </w:tc>
      </w:tr>
      <w:tr w:rsidR="6E5B6D94" w:rsidTr="5BDA26B3" w14:paraId="7F383FD8" w14:textId="77777777">
        <w:trPr>
          <w:trHeight w:val="380"/>
        </w:trPr>
        <w:tc>
          <w:tcPr>
            <w:tcW w:w="2070" w:type="dxa"/>
            <w:tcBorders>
              <w:top w:val="single" w:color="auto" w:sz="8" w:space="0"/>
              <w:left w:val="single" w:color="auto" w:sz="8" w:space="0"/>
              <w:bottom w:val="single" w:color="auto" w:sz="8" w:space="0"/>
              <w:right w:val="single" w:color="auto" w:sz="8" w:space="0"/>
            </w:tcBorders>
            <w:tcMar/>
          </w:tcPr>
          <w:p w:rsidR="7A481715" w:rsidP="6E5B6D94" w:rsidRDefault="7A481715" w14:paraId="5A957449" w14:textId="3FEF2825">
            <w:r w:rsidRPr="6E5B6D94">
              <w:rPr>
                <w:rFonts w:ascii="Arial" w:hAnsi="Arial" w:eastAsia="Arial" w:cs="Arial"/>
                <w:color w:val="000000" w:themeColor="text1"/>
                <w:szCs w:val="20"/>
              </w:rPr>
              <w:t>BRD 1.009.1</w:t>
            </w:r>
          </w:p>
        </w:tc>
        <w:tc>
          <w:tcPr>
            <w:tcW w:w="4128" w:type="dxa"/>
            <w:tcBorders>
              <w:top w:val="single" w:color="auto" w:sz="8" w:space="0"/>
              <w:left w:val="single" w:color="auto" w:sz="8" w:space="0"/>
              <w:bottom w:val="single" w:color="auto" w:sz="8" w:space="0"/>
              <w:right w:val="single" w:color="auto" w:sz="8" w:space="0"/>
            </w:tcBorders>
            <w:tcMar/>
          </w:tcPr>
          <w:p w:rsidR="7A481715" w:rsidP="6E5B6D94" w:rsidRDefault="7A481715" w14:paraId="588055C9" w14:textId="10507130">
            <w:pPr>
              <w:spacing w:line="259" w:lineRule="auto"/>
            </w:pPr>
            <w:r w:rsidRPr="6E5B6D94">
              <w:rPr>
                <w:rFonts w:ascii="Arial" w:hAnsi="Arial" w:eastAsia="Arial" w:cs="Arial"/>
                <w:color w:val="000000" w:themeColor="text1"/>
                <w:szCs w:val="20"/>
              </w:rPr>
              <w:t>IX. Bulk Request</w:t>
            </w:r>
          </w:p>
          <w:p w:rsidR="7A481715" w:rsidP="6E5B6D94" w:rsidRDefault="7A481715" w14:paraId="799BC341" w14:textId="7111C2F1">
            <w:pPr>
              <w:ind w:left="288"/>
            </w:pPr>
            <w:r w:rsidRPr="6E5B6D94">
              <w:rPr>
                <w:rFonts w:ascii="Arial" w:hAnsi="Arial" w:eastAsia="Arial" w:cs="Arial"/>
                <w:color w:val="000000" w:themeColor="text1"/>
                <w:szCs w:val="20"/>
              </w:rPr>
              <w:t>a. Submit request for bulk creation/modification/deactivation/reactivation</w:t>
            </w:r>
          </w:p>
          <w:p w:rsidR="7A481715" w:rsidP="6E5B6D94" w:rsidRDefault="7A481715" w14:paraId="35D0395B" w14:textId="367B28C8">
            <w:pPr>
              <w:ind w:left="576"/>
            </w:pPr>
            <w:r w:rsidRPr="6E5B6D94">
              <w:rPr>
                <w:rFonts w:ascii="Arial" w:hAnsi="Arial" w:eastAsia="Arial" w:cs="Arial"/>
                <w:color w:val="000000" w:themeColor="text1"/>
                <w:szCs w:val="20"/>
              </w:rPr>
              <w:t>1. Attach a file for bulk processing</w:t>
            </w:r>
          </w:p>
          <w:p w:rsidR="7A481715" w:rsidP="6E5B6D94" w:rsidRDefault="7A481715" w14:paraId="6762A8F9" w14:textId="2A6570BE">
            <w:pPr>
              <w:ind w:left="576"/>
            </w:pPr>
            <w:r w:rsidRPr="6E5B6D94">
              <w:rPr>
                <w:rFonts w:ascii="Arial" w:hAnsi="Arial" w:eastAsia="Arial" w:cs="Arial"/>
                <w:color w:val="000000" w:themeColor="text1"/>
                <w:szCs w:val="20"/>
              </w:rPr>
              <w:t>2. Add remarks</w:t>
            </w:r>
          </w:p>
          <w:p w:rsidR="7A481715" w:rsidP="6E5B6D94" w:rsidRDefault="7A481715" w14:paraId="62CF2C12" w14:textId="7E323336">
            <w:pPr>
              <w:ind w:left="576"/>
            </w:pPr>
            <w:r w:rsidRPr="6E5B6D94">
              <w:rPr>
                <w:rFonts w:ascii="Arial" w:hAnsi="Arial" w:eastAsia="Arial" w:cs="Arial"/>
                <w:color w:val="000000" w:themeColor="text1"/>
                <w:szCs w:val="20"/>
              </w:rPr>
              <w:t>3. Save remarks</w:t>
            </w:r>
          </w:p>
          <w:p w:rsidR="7A481715" w:rsidP="6E5B6D94" w:rsidRDefault="7A481715" w14:paraId="5D1789F5" w14:textId="40A61211">
            <w:pPr>
              <w:ind w:left="576"/>
            </w:pPr>
            <w:r w:rsidRPr="6E5B6D94">
              <w:rPr>
                <w:rFonts w:ascii="Arial" w:hAnsi="Arial" w:eastAsia="Arial" w:cs="Arial"/>
                <w:color w:val="000000" w:themeColor="text1"/>
                <w:szCs w:val="20"/>
              </w:rPr>
              <w:t>4. Edit a drafted request</w:t>
            </w:r>
          </w:p>
          <w:p w:rsidR="7A481715" w:rsidP="6E5B6D94" w:rsidRDefault="7A481715" w14:paraId="224C9E3F" w14:textId="4631DD6F">
            <w:pPr>
              <w:ind w:left="576"/>
            </w:pPr>
            <w:r w:rsidRPr="6E5B6D94">
              <w:rPr>
                <w:rFonts w:ascii="Arial" w:hAnsi="Arial" w:eastAsia="Arial" w:cs="Arial"/>
                <w:color w:val="000000" w:themeColor="text1"/>
                <w:szCs w:val="20"/>
              </w:rPr>
              <w:t>5. Cancel a drafted request</w:t>
            </w:r>
          </w:p>
          <w:p w:rsidR="7A481715" w:rsidP="6E5B6D94" w:rsidRDefault="7A481715" w14:paraId="651C6027" w14:textId="231CFA6E">
            <w:pPr>
              <w:ind w:left="576"/>
            </w:pPr>
            <w:r w:rsidRPr="6E5B6D94">
              <w:rPr>
                <w:rFonts w:ascii="Arial" w:hAnsi="Arial" w:eastAsia="Arial" w:cs="Arial"/>
                <w:color w:val="000000" w:themeColor="text1"/>
                <w:szCs w:val="20"/>
              </w:rPr>
              <w:t>6. Submit a request</w:t>
            </w:r>
          </w:p>
        </w:tc>
        <w:tc>
          <w:tcPr>
            <w:tcW w:w="4257" w:type="dxa"/>
            <w:tcBorders>
              <w:top w:val="single" w:color="auto" w:sz="8" w:space="0"/>
              <w:left w:val="single" w:color="auto" w:sz="8" w:space="0"/>
              <w:bottom w:val="single" w:color="auto" w:sz="8" w:space="0"/>
              <w:right w:val="single" w:color="auto" w:sz="8" w:space="0"/>
            </w:tcBorders>
            <w:tcMar/>
          </w:tcPr>
          <w:p w:rsidR="7A481715" w:rsidP="6E5B6D94" w:rsidRDefault="7A481715" w14:paraId="42CED820" w14:textId="577F5414">
            <w:commentRangeStart w:id="26"/>
            <w:commentRangeEnd w:id="26"/>
            <w:r w:rsidRPr="18F335A7">
              <w:rPr>
                <w:rStyle w:val="CommentReference"/>
                <w:rFonts w:ascii="Arial" w:hAnsi="Arial" w:eastAsia="Arial" w:cs="Arial"/>
                <w:color w:val="000000" w:themeColor="text1"/>
                <w:sz w:val="20"/>
                <w:szCs w:val="20"/>
              </w:rPr>
              <w:commentReference w:id="26"/>
            </w:r>
            <w:r w:rsidRPr="18F335A7" w:rsidR="04E68DEE">
              <w:rPr>
                <w:rFonts w:ascii="Arial" w:hAnsi="Arial" w:eastAsia="Arial" w:cs="Arial"/>
                <w:color w:val="000000" w:themeColor="text1"/>
                <w:szCs w:val="20"/>
              </w:rPr>
              <w:t>c/o UIDM</w:t>
            </w:r>
          </w:p>
          <w:p>
            <w:r>
              <w:rPr>
                <w:rStyle w:val="CommentReference"/>
                <w:rFonts w:ascii="Arial" w:hAnsi="Arial" w:eastAsia="Arial" w:cs="Arial"/>
                <w:color w:val="000000" w:themeColor="text1"/>
                <w:sz w:val="20"/>
                <w:szCs w:val="20"/>
                <w:shd w:val="clear" w:color="auto" w:fill="FFF59D"/>
              </w:rPr>
              <w:t xml:space="preserve">Added in v1.2: FRUM.011.01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1.009.1.1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 Attach a file for bulk processing</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FRUM.011.01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1.009.1.2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 Add remarks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FRUM.011.01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1.009.1.3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3. Save remarks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FRUM.011.01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1.009.1.4</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4. Edit a drafted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FRUM.011.01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1.009.1.5</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5. Cancel a drafted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FRUM.011.01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1.009.1.6</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6. Submit a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FRUM.011.01</w:t>
            </w:r>
          </w:p>
        </w:tc>
      </w:tr>
      <w:tr w:rsidR="6E5B6D94" w:rsidTr="5BDA26B3" w14:paraId="7D25EE09" w14:textId="77777777">
        <w:trPr>
          <w:trHeight w:val="405"/>
        </w:trPr>
        <w:tc>
          <w:tcPr>
            <w:tcW w:w="2070" w:type="dxa"/>
            <w:tcBorders>
              <w:top w:val="single" w:color="auto" w:sz="8" w:space="0"/>
              <w:left w:val="single" w:color="auto" w:sz="8" w:space="0"/>
              <w:bottom w:val="single" w:color="auto" w:sz="8" w:space="0"/>
              <w:right w:val="single" w:color="auto" w:sz="8" w:space="0"/>
            </w:tcBorders>
            <w:tcMar/>
          </w:tcPr>
          <w:p w:rsidR="216C8A11" w:rsidP="6E5B6D94" w:rsidRDefault="216C8A11" w14:paraId="0AF864B7" w14:textId="65C87F15">
            <w:r w:rsidRPr="6E5B6D94">
              <w:rPr>
                <w:rFonts w:ascii="Arial" w:hAnsi="Arial" w:eastAsia="Arial" w:cs="Arial"/>
                <w:color w:val="000000" w:themeColor="text1"/>
                <w:szCs w:val="20"/>
              </w:rPr>
              <w:t>BRD 2.001.1</w:t>
            </w:r>
          </w:p>
          <w:p w:rsidR="6E5B6D94" w:rsidP="6E5B6D94" w:rsidRDefault="6E5B6D94" w14:paraId="43595D44" w14:textId="069758D8">
            <w:pPr>
              <w:rPr>
                <w:rFonts w:ascii="Arial" w:hAnsi="Arial" w:eastAsia="Arial" w:cs="Arial"/>
                <w:color w:val="000000" w:themeColor="text1"/>
                <w:szCs w:val="20"/>
              </w:rPr>
            </w:pPr>
          </w:p>
        </w:tc>
        <w:tc>
          <w:tcPr>
            <w:tcW w:w="4128" w:type="dxa"/>
            <w:tcBorders>
              <w:top w:val="single" w:color="auto" w:sz="8" w:space="0"/>
              <w:left w:val="single" w:color="auto" w:sz="8" w:space="0"/>
              <w:bottom w:val="single" w:color="auto" w:sz="8" w:space="0"/>
              <w:right w:val="single" w:color="auto" w:sz="8" w:space="0"/>
            </w:tcBorders>
            <w:tcMar/>
          </w:tcPr>
          <w:p w:rsidR="216C8A11" w:rsidP="6E5B6D94" w:rsidRDefault="216C8A11" w14:paraId="597F51C1" w14:textId="38009A9C">
            <w:pPr>
              <w:spacing w:line="259" w:lineRule="auto"/>
            </w:pPr>
            <w:r w:rsidRPr="6E5B6D94">
              <w:rPr>
                <w:rFonts w:ascii="Arial" w:hAnsi="Arial" w:eastAsia="Arial" w:cs="Arial"/>
                <w:color w:val="000000" w:themeColor="text1"/>
                <w:szCs w:val="20"/>
              </w:rPr>
              <w:t>I. Log in as an Approver</w:t>
            </w:r>
          </w:p>
          <w:p w:rsidR="216C8A11" w:rsidP="6E5B6D94" w:rsidRDefault="216C8A11" w14:paraId="119246E8" w14:textId="6B964F57">
            <w:pPr>
              <w:ind w:left="288"/>
            </w:pPr>
            <w:r w:rsidRPr="6E5B6D94">
              <w:rPr>
                <w:rFonts w:ascii="Arial" w:hAnsi="Arial" w:eastAsia="Arial" w:cs="Arial"/>
                <w:color w:val="000000" w:themeColor="text1"/>
                <w:szCs w:val="20"/>
              </w:rPr>
              <w:t>a. Access the application using any BDO issued device</w:t>
            </w:r>
          </w:p>
          <w:p w:rsidR="216C8A11" w:rsidP="6E5B6D94" w:rsidRDefault="216C8A11" w14:paraId="657635CB" w14:textId="63E35496">
            <w:pPr>
              <w:ind w:left="576"/>
            </w:pPr>
            <w:r w:rsidRPr="6E5B6D94">
              <w:rPr>
                <w:rFonts w:ascii="Arial" w:hAnsi="Arial" w:eastAsia="Arial" w:cs="Arial"/>
                <w:color w:val="000000" w:themeColor="text1"/>
                <w:szCs w:val="20"/>
              </w:rPr>
              <w:t>1. Log in with an Approver user profile</w:t>
            </w:r>
          </w:p>
          <w:p w:rsidR="216C8A11" w:rsidP="6E5B6D94" w:rsidRDefault="216C8A11" w14:paraId="469C7833" w14:textId="76AC3CAB">
            <w:pPr>
              <w:ind w:left="576"/>
            </w:pPr>
            <w:r w:rsidRPr="6E5B6D94">
              <w:rPr>
                <w:rFonts w:ascii="Arial" w:hAnsi="Arial" w:eastAsia="Arial" w:cs="Arial"/>
                <w:color w:val="000000" w:themeColor="text1"/>
                <w:szCs w:val="20"/>
              </w:rPr>
              <w:t>2. Receive the inactivity warning (15 minutes)</w:t>
            </w:r>
          </w:p>
          <w:p w:rsidR="216C8A11" w:rsidP="6E5B6D94" w:rsidRDefault="216C8A11" w14:paraId="3F1EB1D2" w14:textId="7A7431E4">
            <w:pPr>
              <w:ind w:left="576"/>
            </w:pPr>
            <w:r w:rsidRPr="6E5B6D94">
              <w:rPr>
                <w:rFonts w:ascii="Arial" w:hAnsi="Arial" w:eastAsia="Arial" w:cs="Arial"/>
                <w:color w:val="000000" w:themeColor="text1"/>
                <w:szCs w:val="20"/>
              </w:rPr>
              <w:t>3. Receive warning prior to system triggered log out (30 minutes)</w:t>
            </w:r>
          </w:p>
        </w:tc>
        <w:tc>
          <w:tcPr>
            <w:tcW w:w="4257" w:type="dxa"/>
            <w:tcBorders>
              <w:top w:val="single" w:color="auto" w:sz="8" w:space="0"/>
              <w:left w:val="single" w:color="auto" w:sz="8" w:space="0"/>
              <w:bottom w:val="single" w:color="auto" w:sz="8" w:space="0"/>
              <w:right w:val="single" w:color="auto" w:sz="8" w:space="0"/>
            </w:tcBorders>
            <w:tcMar/>
          </w:tcPr>
          <w:p w:rsidR="7DF9048E" w:rsidP="18F335A7" w:rsidRDefault="7DF9048E" w14:paraId="3C59E06F" w14:textId="4E080A93">
            <w:pPr>
              <w:rPr>
                <w:rFonts w:ascii="Arial" w:hAnsi="Arial" w:eastAsia="Arial" w:cs="Arial"/>
                <w:color w:val="000000" w:themeColor="text1"/>
                <w:szCs w:val="20"/>
              </w:rPr>
            </w:pPr>
            <w:r w:rsidRPr="18F335A7">
              <w:rPr>
                <w:rFonts w:ascii="Arial" w:hAnsi="Arial" w:eastAsia="Arial" w:cs="Arial"/>
                <w:color w:val="000000" w:themeColor="text1"/>
                <w:szCs w:val="20"/>
              </w:rPr>
              <w:t>FRUM.001</w:t>
            </w:r>
          </w:p>
          <w:p w:rsidR="6E5B6D94" w:rsidP="18F335A7" w:rsidRDefault="6E5B6D94" w14:paraId="73068DB9" w14:textId="1A9E2D9D">
            <w:pPr>
              <w:rPr>
                <w:rFonts w:ascii="Arial" w:hAnsi="Arial" w:cs="Arial"/>
                <w:i/>
                <w:iCs/>
                <w:color w:val="FF0000"/>
                <w:lang w:eastAsia="en-US"/>
              </w:rPr>
            </w:pP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2.001.1.1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 Log in with an Approver user profile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FRUM.001.01, FRUM.001.02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2.001.1.2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 Receive the inactivity warning (15 minutes)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FRUM.001.01, FRUM.001.03, FRUM.001.04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2.001.1.3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FRUM.001.01, FRUM.001.03, FRUM.001.04</w:t>
            </w:r>
          </w:p>
        </w:tc>
      </w:tr>
      <w:tr w:rsidR="6E5B6D94" w:rsidTr="5BDA26B3" w14:paraId="42026A02" w14:textId="77777777">
        <w:trPr>
          <w:trHeight w:val="420"/>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241BDF04" w14:textId="15F91455">
            <w:r w:rsidRPr="6E5B6D94">
              <w:rPr>
                <w:rFonts w:ascii="Arial" w:hAnsi="Arial" w:eastAsia="Arial" w:cs="Arial"/>
                <w:color w:val="000000" w:themeColor="text1"/>
                <w:szCs w:val="20"/>
              </w:rPr>
              <w:t>BRD 2.00</w:t>
            </w:r>
            <w:r w:rsidRPr="6E5B6D94" w:rsidR="29EFA14F">
              <w:rPr>
                <w:rFonts w:ascii="Arial" w:hAnsi="Arial" w:eastAsia="Arial" w:cs="Arial"/>
                <w:color w:val="000000" w:themeColor="text1"/>
                <w:szCs w:val="20"/>
              </w:rPr>
              <w:t>2</w:t>
            </w:r>
            <w:r w:rsidRPr="6E5B6D94">
              <w:rPr>
                <w:rFonts w:ascii="Arial" w:hAnsi="Arial" w:eastAsia="Arial" w:cs="Arial"/>
                <w:color w:val="000000" w:themeColor="text1"/>
                <w:szCs w:val="20"/>
              </w:rPr>
              <w:t>.1</w:t>
            </w:r>
          </w:p>
        </w:tc>
        <w:tc>
          <w:tcPr>
            <w:tcW w:w="4128" w:type="dxa"/>
            <w:tcBorders>
              <w:top w:val="single" w:color="auto" w:sz="8" w:space="0"/>
              <w:left w:val="single" w:color="auto" w:sz="8" w:space="0"/>
              <w:bottom w:val="single" w:color="auto" w:sz="8" w:space="0"/>
              <w:right w:val="single" w:color="auto" w:sz="8" w:space="0"/>
            </w:tcBorders>
            <w:tcMar/>
          </w:tcPr>
          <w:p w:rsidR="711B4F32" w:rsidP="6E5B6D94" w:rsidRDefault="711B4F32" w14:paraId="2900DBD2" w14:textId="47B19496">
            <w:pPr>
              <w:spacing w:line="259" w:lineRule="auto"/>
            </w:pPr>
            <w:r w:rsidRPr="6E5B6D94">
              <w:rPr>
                <w:rFonts w:ascii="Arial" w:hAnsi="Arial" w:eastAsia="Arial" w:cs="Arial"/>
                <w:color w:val="000000" w:themeColor="text1"/>
                <w:szCs w:val="20"/>
              </w:rPr>
              <w:t>II. Review and approve request/s</w:t>
            </w:r>
          </w:p>
          <w:p w:rsidR="67D6E8B0" w:rsidP="6E5B6D94" w:rsidRDefault="67D6E8B0" w14:paraId="5BC1AC8E" w14:textId="3BC875BC">
            <w:pPr>
              <w:ind w:left="288"/>
            </w:pPr>
            <w:r w:rsidRPr="6E5B6D94">
              <w:rPr>
                <w:rFonts w:ascii="Arial" w:hAnsi="Arial" w:eastAsia="Arial" w:cs="Arial"/>
                <w:color w:val="000000" w:themeColor="text1"/>
                <w:szCs w:val="20"/>
              </w:rPr>
              <w:t>a. Receive notification on the request for approval</w:t>
            </w:r>
          </w:p>
          <w:p w:rsidR="17793582" w:rsidP="6E5B6D94" w:rsidRDefault="17793582" w14:paraId="52A69A9D" w14:textId="4F046776">
            <w:pPr>
              <w:ind w:left="288"/>
            </w:pPr>
            <w:r w:rsidRPr="6E5B6D94">
              <w:rPr>
                <w:rFonts w:ascii="Arial" w:hAnsi="Arial" w:eastAsia="Arial" w:cs="Arial"/>
                <w:color w:val="000000" w:themeColor="text1"/>
                <w:szCs w:val="20"/>
              </w:rPr>
              <w:t>b. View the list of requests for approval</w:t>
            </w:r>
          </w:p>
          <w:p w:rsidR="17793582" w:rsidP="6E5B6D94" w:rsidRDefault="17793582" w14:paraId="020DDDAB" w14:textId="16A59E90">
            <w:pPr>
              <w:ind w:left="576"/>
            </w:pPr>
            <w:r w:rsidRPr="6E5B6D94">
              <w:rPr>
                <w:rFonts w:ascii="Arial" w:hAnsi="Arial" w:eastAsia="Arial" w:cs="Arial"/>
                <w:color w:val="000000" w:themeColor="text1"/>
                <w:szCs w:val="20"/>
              </w:rPr>
              <w:t>1. Filter the list assigned to me</w:t>
            </w:r>
          </w:p>
          <w:p w:rsidR="1140CBA6" w:rsidP="6E5B6D94" w:rsidRDefault="1140CBA6" w14:paraId="15105DD2" w14:textId="599FFEED">
            <w:pPr>
              <w:ind w:left="288"/>
            </w:pPr>
            <w:r w:rsidRPr="6E5B6D94">
              <w:rPr>
                <w:rFonts w:ascii="Arial" w:hAnsi="Arial" w:eastAsia="Arial" w:cs="Arial"/>
                <w:color w:val="000000" w:themeColor="text1"/>
                <w:szCs w:val="20"/>
              </w:rPr>
              <w:t>c. Select request</w:t>
            </w:r>
          </w:p>
          <w:p w:rsidR="1140CBA6" w:rsidP="6E5B6D94" w:rsidRDefault="1140CBA6" w14:paraId="6638C55F" w14:textId="05E7FB77">
            <w:pPr>
              <w:ind w:left="288"/>
            </w:pPr>
            <w:r w:rsidRPr="6E5B6D94">
              <w:rPr>
                <w:rFonts w:ascii="Arial" w:hAnsi="Arial" w:eastAsia="Arial" w:cs="Arial"/>
                <w:color w:val="000000" w:themeColor="text1"/>
                <w:szCs w:val="20"/>
              </w:rPr>
              <w:t>d. View request details</w:t>
            </w:r>
          </w:p>
          <w:p w:rsidR="1140CBA6" w:rsidP="6E5B6D94" w:rsidRDefault="1140CBA6" w14:paraId="335051B9" w14:textId="72DCAE24">
            <w:pPr>
              <w:ind w:left="288"/>
            </w:pPr>
            <w:r w:rsidRPr="6E5B6D94">
              <w:rPr>
                <w:rFonts w:ascii="Arial" w:hAnsi="Arial" w:eastAsia="Arial" w:cs="Arial"/>
                <w:color w:val="000000" w:themeColor="text1"/>
                <w:szCs w:val="20"/>
              </w:rPr>
              <w:t>e. Approve request</w:t>
            </w:r>
          </w:p>
          <w:p w:rsidR="1140CBA6" w:rsidP="6E5B6D94" w:rsidRDefault="1140CBA6" w14:paraId="4FA1DF0F" w14:textId="7976E71A">
            <w:pPr>
              <w:ind w:left="288"/>
            </w:pPr>
            <w:r w:rsidRPr="6E5B6D94">
              <w:rPr>
                <w:rFonts w:ascii="Arial" w:hAnsi="Arial" w:eastAsia="Arial" w:cs="Arial"/>
                <w:color w:val="000000" w:themeColor="text1"/>
                <w:szCs w:val="20"/>
              </w:rPr>
              <w:t>f. Reject request</w:t>
            </w:r>
          </w:p>
          <w:p w:rsidR="1140CBA6" w:rsidP="6E5B6D94" w:rsidRDefault="1140CBA6" w14:paraId="07F00C66" w14:textId="05000DDE">
            <w:pPr>
              <w:ind w:left="288"/>
            </w:pPr>
            <w:r w:rsidRPr="6E5B6D94">
              <w:rPr>
                <w:rFonts w:ascii="Arial" w:hAnsi="Arial" w:eastAsia="Arial" w:cs="Arial"/>
                <w:color w:val="000000" w:themeColor="text1"/>
                <w:szCs w:val="20"/>
              </w:rPr>
              <w:t xml:space="preserve">   1. Add remarks (i.e rejection reason, etc.)</w:t>
            </w:r>
          </w:p>
          <w:p w:rsidR="1140CBA6" w:rsidP="6E5B6D94" w:rsidRDefault="1140CBA6" w14:paraId="1D04A550" w14:textId="0475E7F4">
            <w:pPr>
              <w:ind w:left="288"/>
            </w:pPr>
            <w:r w:rsidRPr="6E5B6D94">
              <w:rPr>
                <w:rFonts w:ascii="Arial" w:hAnsi="Arial" w:eastAsia="Arial" w:cs="Arial"/>
                <w:color w:val="000000" w:themeColor="text1"/>
                <w:szCs w:val="20"/>
              </w:rPr>
              <w:t xml:space="preserve">   2. Save remarks</w:t>
            </w:r>
          </w:p>
          <w:p w:rsidR="1140CBA6" w:rsidP="6E5B6D94" w:rsidRDefault="1140CBA6" w14:paraId="5FFDB54C" w14:textId="42900735">
            <w:pPr>
              <w:spacing w:line="259" w:lineRule="auto"/>
              <w:ind w:left="288"/>
            </w:pPr>
            <w:r w:rsidRPr="6E5B6D94">
              <w:rPr>
                <w:rFonts w:ascii="Arial" w:hAnsi="Arial" w:eastAsia="Arial" w:cs="Arial"/>
                <w:color w:val="000000" w:themeColor="text1"/>
                <w:szCs w:val="20"/>
              </w:rPr>
              <w:t>g. Return request to Requestor</w:t>
            </w:r>
          </w:p>
          <w:p w:rsidR="42B66F4B" w:rsidP="6E5B6D94" w:rsidRDefault="42B66F4B" w14:paraId="552613FE" w14:textId="7719047C">
            <w:pPr>
              <w:spacing w:line="259" w:lineRule="auto"/>
              <w:ind w:left="288"/>
            </w:pPr>
            <w:r w:rsidRPr="6E5B6D94">
              <w:rPr>
                <w:rFonts w:ascii="Arial" w:hAnsi="Arial" w:eastAsia="Arial" w:cs="Arial"/>
                <w:color w:val="000000" w:themeColor="text1"/>
                <w:szCs w:val="20"/>
              </w:rPr>
              <w:t xml:space="preserve">   1. Add remarks (i.e reason for return, etc.)</w:t>
            </w:r>
          </w:p>
          <w:p w:rsidR="42B66F4B" w:rsidP="6E5B6D94" w:rsidRDefault="42B66F4B" w14:paraId="5A02E366" w14:textId="795DDF0F">
            <w:pPr>
              <w:spacing w:line="259" w:lineRule="auto"/>
              <w:ind w:left="288"/>
            </w:pPr>
            <w:r w:rsidRPr="6E5B6D94">
              <w:rPr>
                <w:rFonts w:ascii="Arial" w:hAnsi="Arial" w:eastAsia="Arial" w:cs="Arial"/>
                <w:color w:val="000000" w:themeColor="text1"/>
                <w:szCs w:val="20"/>
              </w:rPr>
              <w:t xml:space="preserve">   2.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6E5B6D94" w14:paraId="42F2141A" w14:textId="577F5414">
            <w:commentRangeStart w:id="27"/>
            <w:commentRangeEnd w:id="27"/>
            <w:r w:rsidRPr="18F335A7">
              <w:rPr>
                <w:rStyle w:val="CommentReference"/>
                <w:rFonts w:ascii="Arial" w:hAnsi="Arial" w:eastAsia="Arial" w:cs="Arial"/>
                <w:color w:val="000000" w:themeColor="text1"/>
                <w:sz w:val="20"/>
                <w:szCs w:val="20"/>
              </w:rPr>
              <w:commentReference w:id="27"/>
            </w:r>
            <w:r w:rsidRPr="18F335A7" w:rsidR="00205DE3">
              <w:rPr>
                <w:rFonts w:ascii="Arial" w:hAnsi="Arial" w:eastAsia="Arial" w:cs="Arial"/>
                <w:color w:val="000000" w:themeColor="text1"/>
                <w:szCs w:val="20"/>
              </w:rPr>
              <w:t>c/o UIDM</w:t>
            </w:r>
          </w:p>
          <w:p w:rsidR="6E5B6D94" w:rsidP="18F335A7" w:rsidRDefault="6E5B6D94" w14:paraId="298B6D49" w14:textId="6822CAE8">
            <w:pPr>
              <w:rPr>
                <w:rFonts w:ascii="Arial" w:hAnsi="Arial" w:cs="Arial"/>
                <w:i/>
                <w:iCs/>
                <w:color w:val="FF0000"/>
                <w:lang w:eastAsia="en-US"/>
              </w:rPr>
            </w:pPr>
          </w:p>
          <w:p>
            <w:r>
              <w:rPr>
                <w:rStyle w:val="CommentReference"/>
                <w:rFonts w:ascii="Arial" w:hAnsi="Arial" w:eastAsia="Arial" w:cs="Arial"/>
                <w:color w:val="000000" w:themeColor="text1"/>
                <w:sz w:val="20"/>
                <w:szCs w:val="20"/>
                <w:shd w:val="clear" w:color="auto" w:fill="FFF59D"/>
              </w:rPr>
              <w:t xml:space="preserve">Added in v1.2: FRUM.010.01, FRUM.010.02, FRUM.010.03, FRUM.010.04, FRUM.010.05</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2.002.2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 View the list of requests for approval</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FRUM.010.01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2.002.2.1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 Filter the list assigned to me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FRUM.010.01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2.002.3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c. Select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FRUM.010.01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2.002.4</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d. View request details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FRUM.010.01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2.002.5</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e. Approve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FRUM.002.01, FRUM.010.02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2.002.6</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f. Reject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FRUM.010.03</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2.002.6.1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 Add remarks (i.e rejection reason, etc.)</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FRUM.010.03</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2.002.6.2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 Save remarks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FRUM.010.03</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2.002.7</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g. Return request to Requestor</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FRUM.010.04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2.002.7.1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 Add remarks (i.e reason for return, etc.)</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FRUM.010.04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2.002.7.1 (2nd)</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 Save remarks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FRUM.010.04</w:t>
            </w:r>
          </w:p>
        </w:tc>
      </w:tr>
      <w:tr w:rsidR="6E5B6D94" w:rsidTr="5BDA26B3" w14:paraId="626DC980"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42B66F4B" w:rsidP="6E5B6D94" w:rsidRDefault="42B66F4B" w14:paraId="17E4BF86" w14:textId="0F270C50">
            <w:r w:rsidRPr="6E5B6D94">
              <w:rPr>
                <w:rFonts w:ascii="Arial" w:hAnsi="Arial" w:eastAsia="Arial" w:cs="Arial"/>
                <w:color w:val="000000" w:themeColor="text1"/>
                <w:szCs w:val="20"/>
              </w:rPr>
              <w:t>BRD 3.001.1</w:t>
            </w:r>
          </w:p>
        </w:tc>
        <w:tc>
          <w:tcPr>
            <w:tcW w:w="4128" w:type="dxa"/>
            <w:tcBorders>
              <w:top w:val="single" w:color="auto" w:sz="8" w:space="0"/>
              <w:left w:val="single" w:color="auto" w:sz="8" w:space="0"/>
              <w:bottom w:val="single" w:color="auto" w:sz="8" w:space="0"/>
              <w:right w:val="single" w:color="auto" w:sz="8" w:space="0"/>
            </w:tcBorders>
            <w:tcMar/>
          </w:tcPr>
          <w:p w:rsidR="42B66F4B" w:rsidP="6E5B6D94" w:rsidRDefault="42B66F4B" w14:paraId="6A59A716" w14:textId="26EBD933">
            <w:pPr>
              <w:spacing w:line="259" w:lineRule="auto"/>
            </w:pPr>
            <w:r w:rsidRPr="6E5B6D94">
              <w:rPr>
                <w:rFonts w:ascii="Arial" w:hAnsi="Arial" w:eastAsia="Arial" w:cs="Arial"/>
                <w:color w:val="000000" w:themeColor="text1"/>
                <w:szCs w:val="20"/>
              </w:rPr>
              <w:t>I. Log in as a Business Administrator</w:t>
            </w:r>
          </w:p>
          <w:p w:rsidR="42B66F4B" w:rsidP="6E5B6D94" w:rsidRDefault="42B66F4B" w14:paraId="57BB1BDC" w14:textId="08A7805F">
            <w:pPr>
              <w:ind w:left="288"/>
            </w:pPr>
            <w:r w:rsidRPr="6E5B6D94">
              <w:rPr>
                <w:rFonts w:ascii="Arial" w:hAnsi="Arial" w:eastAsia="Arial" w:cs="Arial"/>
                <w:color w:val="000000" w:themeColor="text1"/>
                <w:szCs w:val="20"/>
              </w:rPr>
              <w:t>a. Access the application using any BDO issued device</w:t>
            </w:r>
          </w:p>
          <w:p w:rsidR="170F7C24" w:rsidP="6E5B6D94" w:rsidRDefault="170F7C24" w14:paraId="17498C00" w14:textId="05FA85A4">
            <w:pPr>
              <w:ind w:left="576"/>
            </w:pPr>
            <w:r w:rsidRPr="6E5B6D94">
              <w:rPr>
                <w:rFonts w:ascii="Arial" w:hAnsi="Arial" w:eastAsia="Arial" w:cs="Arial"/>
                <w:color w:val="000000" w:themeColor="text1"/>
                <w:szCs w:val="20"/>
              </w:rPr>
              <w:t>1. Log in with a Business Administrator user profile</w:t>
            </w:r>
          </w:p>
          <w:p w:rsidR="170F7C24" w:rsidP="6E5B6D94" w:rsidRDefault="170F7C24" w14:paraId="247EC0F1" w14:textId="1FC8B2E0">
            <w:pPr>
              <w:ind w:left="576"/>
            </w:pPr>
            <w:r w:rsidRPr="6E5B6D94">
              <w:rPr>
                <w:rFonts w:ascii="Arial" w:hAnsi="Arial" w:eastAsia="Arial" w:cs="Arial"/>
                <w:color w:val="000000" w:themeColor="text1"/>
                <w:szCs w:val="20"/>
              </w:rPr>
              <w:t>2. Receive the inactivity warning (15 minutes)</w:t>
            </w:r>
          </w:p>
          <w:p w:rsidR="170F7C24" w:rsidP="6E5B6D94" w:rsidRDefault="170F7C24" w14:paraId="5EA7A66B" w14:textId="60EF2F01">
            <w:pPr>
              <w:ind w:left="576"/>
            </w:pPr>
            <w:r w:rsidRPr="6E5B6D94">
              <w:rPr>
                <w:rFonts w:ascii="Arial" w:hAnsi="Arial" w:eastAsia="Arial" w:cs="Arial"/>
                <w:color w:val="000000" w:themeColor="text1"/>
                <w:szCs w:val="20"/>
              </w:rPr>
              <w:t>3. Receive warning prior to system triggered log out (30 minutes)</w:t>
            </w:r>
          </w:p>
        </w:tc>
        <w:tc>
          <w:tcPr>
            <w:tcW w:w="4257" w:type="dxa"/>
            <w:tcBorders>
              <w:top w:val="single" w:color="auto" w:sz="8" w:space="0"/>
              <w:left w:val="single" w:color="auto" w:sz="8" w:space="0"/>
              <w:bottom w:val="single" w:color="auto" w:sz="8" w:space="0"/>
              <w:right w:val="single" w:color="auto" w:sz="8" w:space="0"/>
            </w:tcBorders>
            <w:tcMar/>
          </w:tcPr>
          <w:p w:rsidR="6DB7A22C" w:rsidP="18F335A7" w:rsidRDefault="6DB7A22C" w14:paraId="46CA17C3" w14:textId="79447069">
            <w:pPr>
              <w:rPr>
                <w:rFonts w:ascii="Arial" w:hAnsi="Arial" w:eastAsia="Arial" w:cs="Arial"/>
                <w:color w:val="000000" w:themeColor="text1"/>
                <w:szCs w:val="20"/>
              </w:rPr>
            </w:pPr>
            <w:r w:rsidRPr="18F335A7">
              <w:rPr>
                <w:rFonts w:ascii="Arial" w:hAnsi="Arial" w:eastAsia="Arial" w:cs="Arial"/>
                <w:color w:val="000000" w:themeColor="text1"/>
                <w:szCs w:val="20"/>
              </w:rPr>
              <w:t>FRUM.001</w:t>
            </w:r>
          </w:p>
          <w:p w:rsidR="6E5B6D94" w:rsidP="18F335A7" w:rsidRDefault="6E5B6D94" w14:paraId="0CBD3CFA" w14:textId="160D0F99">
            <w:pPr>
              <w:rPr>
                <w:rFonts w:ascii="Arial" w:hAnsi="Arial" w:cs="Arial"/>
                <w:i/>
                <w:iCs/>
                <w:color w:val="FF0000"/>
                <w:lang w:eastAsia="en-US"/>
              </w:rPr>
            </w:pP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3.001.1.1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 Log in with an Business Adminitrator user profile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FRUM.001.01, FRUM.001.02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3.001.1.2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 Receive the inactivity warning (15 minutes)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FRUM.001.01, FRUM.001.03, FRUM.001.04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3.001.1.3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FRUM.001.01, FRUM.001.03, FRUM.001.04</w:t>
            </w:r>
          </w:p>
        </w:tc>
      </w:tr>
      <w:tr w:rsidR="6E5B6D94" w:rsidTr="5BDA26B3" w14:paraId="35A6638C"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1C0FE54B" w14:textId="2DF8E2A0">
            <w:pPr>
              <w:rPr>
                <w:rFonts w:ascii="Arial" w:hAnsi="Arial" w:eastAsia="Arial" w:cs="Arial"/>
                <w:color w:val="000000" w:themeColor="text1"/>
                <w:szCs w:val="20"/>
              </w:rPr>
            </w:pPr>
            <w:r w:rsidRPr="6E5B6D94">
              <w:rPr>
                <w:rFonts w:ascii="Arial" w:hAnsi="Arial" w:eastAsia="Arial" w:cs="Arial"/>
                <w:color w:val="000000" w:themeColor="text1"/>
                <w:szCs w:val="20"/>
              </w:rPr>
              <w:t>BRD 3.002.1</w:t>
            </w:r>
          </w:p>
        </w:tc>
        <w:tc>
          <w:tcPr>
            <w:tcW w:w="4128" w:type="dxa"/>
            <w:tcBorders>
              <w:top w:val="single" w:color="auto" w:sz="8" w:space="0"/>
              <w:left w:val="single" w:color="auto" w:sz="8" w:space="0"/>
              <w:bottom w:val="single" w:color="auto" w:sz="8" w:space="0"/>
              <w:right w:val="single" w:color="auto" w:sz="8" w:space="0"/>
            </w:tcBorders>
            <w:tcMar/>
          </w:tcPr>
          <w:p w:rsidR="632D0891" w:rsidP="6E5B6D94" w:rsidRDefault="632D0891" w14:paraId="1094AF6A" w14:textId="136B1C24">
            <w:pPr>
              <w:spacing w:line="259" w:lineRule="auto"/>
            </w:pPr>
            <w:r w:rsidRPr="6E5B6D94">
              <w:rPr>
                <w:rFonts w:ascii="Arial" w:hAnsi="Arial" w:eastAsia="Arial" w:cs="Arial"/>
                <w:color w:val="000000" w:themeColor="text1"/>
                <w:szCs w:val="20"/>
              </w:rPr>
              <w:t>II. Submit a User Access Group Profile Request</w:t>
            </w:r>
          </w:p>
          <w:p w:rsidR="632D0891" w:rsidP="6E5B6D94" w:rsidRDefault="632D0891" w14:paraId="3FBA63CA" w14:textId="7334B195">
            <w:pPr>
              <w:ind w:left="288"/>
            </w:pPr>
            <w:r w:rsidRPr="6E5B6D94">
              <w:rPr>
                <w:rFonts w:ascii="Arial" w:hAnsi="Arial" w:eastAsia="Arial" w:cs="Arial"/>
                <w:color w:val="000000" w:themeColor="text1"/>
                <w:szCs w:val="20"/>
              </w:rPr>
              <w:t>a. Submit a new User Access Group Profiles request</w:t>
            </w:r>
          </w:p>
          <w:p w:rsidR="632D0891" w:rsidP="6E5B6D94" w:rsidRDefault="632D0891" w14:paraId="72A1EA39" w14:textId="3CA98E59">
            <w:pPr>
              <w:ind w:left="576"/>
            </w:pPr>
            <w:r w:rsidRPr="6E5B6D94">
              <w:rPr>
                <w:rFonts w:ascii="Arial" w:hAnsi="Arial" w:eastAsia="Arial" w:cs="Arial"/>
                <w:color w:val="000000" w:themeColor="text1"/>
                <w:szCs w:val="20"/>
              </w:rPr>
              <w:t>1. Create a request</w:t>
            </w:r>
          </w:p>
          <w:p w:rsidR="632D0891" w:rsidP="6E5B6D94" w:rsidRDefault="632D0891" w14:paraId="751F9E16" w14:textId="1A23910E">
            <w:pPr>
              <w:ind w:left="576"/>
            </w:pPr>
            <w:r w:rsidRPr="6E5B6D94">
              <w:rPr>
                <w:rFonts w:ascii="Arial" w:hAnsi="Arial" w:eastAsia="Arial" w:cs="Arial"/>
                <w:color w:val="000000" w:themeColor="text1"/>
                <w:szCs w:val="20"/>
              </w:rPr>
              <w:t>2. Select approver/s from the drop-down</w:t>
            </w:r>
          </w:p>
          <w:p w:rsidR="632D0891" w:rsidP="6E5B6D94" w:rsidRDefault="632D0891" w14:paraId="447CEF84" w14:textId="2497FF64">
            <w:pPr>
              <w:ind w:left="576"/>
            </w:pPr>
            <w:r w:rsidRPr="6E5B6D94">
              <w:rPr>
                <w:rFonts w:ascii="Arial" w:hAnsi="Arial" w:eastAsia="Arial" w:cs="Arial"/>
                <w:color w:val="000000" w:themeColor="text1"/>
                <w:szCs w:val="20"/>
              </w:rPr>
              <w:t>3. Edit a drafted request</w:t>
            </w:r>
          </w:p>
          <w:p w:rsidR="632D0891" w:rsidP="6E5B6D94" w:rsidRDefault="632D0891" w14:paraId="31964EC8" w14:textId="5184BAAA">
            <w:pPr>
              <w:ind w:left="576"/>
            </w:pPr>
            <w:r w:rsidRPr="6E5B6D94">
              <w:rPr>
                <w:rFonts w:ascii="Arial" w:hAnsi="Arial" w:eastAsia="Arial" w:cs="Arial"/>
                <w:color w:val="000000" w:themeColor="text1"/>
                <w:szCs w:val="20"/>
              </w:rPr>
              <w:t>4. Cancel a drafted request</w:t>
            </w:r>
          </w:p>
          <w:p w:rsidR="632D0891" w:rsidP="6E5B6D94" w:rsidRDefault="632D0891" w14:paraId="4A31BD3B" w14:textId="3DA3FC8A">
            <w:pPr>
              <w:ind w:left="576"/>
            </w:pPr>
            <w:r w:rsidRPr="6E5B6D94">
              <w:rPr>
                <w:rFonts w:ascii="Arial" w:hAnsi="Arial" w:eastAsia="Arial" w:cs="Arial"/>
                <w:color w:val="000000" w:themeColor="text1"/>
                <w:szCs w:val="20"/>
              </w:rPr>
              <w:t>5. Submit a request</w:t>
            </w:r>
          </w:p>
          <w:p w:rsidR="632D0891" w:rsidP="6E5B6D94" w:rsidRDefault="632D0891" w14:paraId="591E49BC" w14:textId="45167A3C">
            <w:pPr>
              <w:ind w:left="576"/>
            </w:pPr>
            <w:r w:rsidRPr="6E5B6D94">
              <w:rPr>
                <w:rFonts w:ascii="Arial" w:hAnsi="Arial" w:eastAsia="Arial" w:cs="Arial"/>
                <w:color w:val="000000" w:themeColor="text1"/>
                <w:szCs w:val="20"/>
              </w:rPr>
              <w:t>6. Add remarks</w:t>
            </w:r>
          </w:p>
          <w:p w:rsidR="632D0891" w:rsidP="6E5B6D94" w:rsidRDefault="632D0891" w14:paraId="63F4156F" w14:textId="350B1C3C">
            <w:pPr>
              <w:ind w:left="576"/>
            </w:pPr>
            <w:r w:rsidRPr="6E5B6D94">
              <w:rPr>
                <w:rFonts w:ascii="Arial" w:hAnsi="Arial" w:eastAsia="Arial" w:cs="Arial"/>
                <w:color w:val="000000" w:themeColor="text1"/>
                <w:szCs w:val="20"/>
              </w:rPr>
              <w:t>7.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70F75B17" w14:paraId="0965E270" w14:textId="121E6800">
            <w:pPr>
              <w:spacing w:line="259" w:lineRule="auto"/>
              <w:rPr>
                <w:rFonts w:ascii="Arial" w:hAnsi="Arial" w:eastAsia="Arial" w:cs="Arial"/>
                <w:szCs w:val="20"/>
              </w:rPr>
            </w:pPr>
            <w:r w:rsidRPr="18F335A7">
              <w:rPr>
                <w:rFonts w:ascii="Arial" w:hAnsi="Arial" w:eastAsia="Arial" w:cs="Arial"/>
                <w:color w:val="000000" w:themeColor="text1"/>
                <w:szCs w:val="20"/>
              </w:rPr>
              <w:t>FRUM.005</w:t>
            </w:r>
          </w:p>
          <w:p w:rsidR="6E5B6D94" w:rsidP="18F335A7" w:rsidRDefault="6E5B6D94" w14:paraId="4B72380E" w14:textId="25923C3A">
            <w:pPr>
              <w:rPr>
                <w:rFonts w:ascii="Arial" w:hAnsi="Arial" w:cs="Arial"/>
                <w:i/>
                <w:iCs/>
                <w:color w:val="FF0000"/>
                <w:lang w:eastAsia="en-US"/>
              </w:rPr>
            </w:pPr>
          </w:p>
          <w:p>
            <w:pPr>
              <w:spacing w:line="259" w:lineRule="auto"/>
              <w:rPr>
                <w:rFonts w:ascii="Arial" w:hAnsi="Arial" w:eastAsia="Arial" w:cs="Arial"/>
                <w:szCs w:val="20"/>
              </w:rPr>
            </w:pPr>
            <w:r>
              <w:rPr>
                <w:rFonts w:ascii="Arial" w:hAnsi="Arial" w:eastAsia="Arial" w:cs="Arial"/>
                <w:color w:val="000000" w:themeColor="text1"/>
                <w:szCs w:val="20"/>
                <w:shd w:val="clear" w:color="auto" w:fill="FFF59D"/>
              </w:rPr>
              <w:t xml:space="preserve">Added in v1.2: FRUM.005.02, FRUM.005.03, FRUM.005.04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3.002.1.1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 Create a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FRUM.005.01, FRUM.005.02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3.002.1.2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 Select approver/s from the drop-down</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FRUM.005.01, FRUM.005.03</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3.002.1.3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3. Edit a drafted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FRUM.005.01, FRUM.005.02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3.002.1.4</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4. Cancel a drafted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FRUM.005.01, FRUM.005.02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3.002.1.5</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5. Submit a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FRUM.005.01, FRUM.005.02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3.002.1.6</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6. Add remarks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FRUM.005.01, FRUM.005.02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3.002.1.7</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7. Save remarks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FRUM.005.01, FRUM.005.02</w:t>
            </w:r>
          </w:p>
        </w:tc>
      </w:tr>
      <w:tr w:rsidR="6E5B6D94" w:rsidTr="5BDA26B3" w14:paraId="4AE4A296"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74E41829" w14:textId="6ACBAC55">
            <w:pPr>
              <w:rPr>
                <w:rFonts w:ascii="Arial" w:hAnsi="Arial" w:eastAsia="Arial" w:cs="Arial"/>
                <w:color w:val="000000" w:themeColor="text1"/>
                <w:szCs w:val="20"/>
              </w:rPr>
            </w:pPr>
            <w:r w:rsidRPr="6E5B6D94">
              <w:rPr>
                <w:rFonts w:ascii="Arial" w:hAnsi="Arial" w:eastAsia="Arial" w:cs="Arial"/>
                <w:color w:val="000000" w:themeColor="text1"/>
                <w:szCs w:val="20"/>
              </w:rPr>
              <w:t>BRD 3.002.</w:t>
            </w:r>
            <w:r w:rsidRPr="6E5B6D94" w:rsidR="6B3CF96F">
              <w:rPr>
                <w:rFonts w:ascii="Arial" w:hAnsi="Arial" w:eastAsia="Arial" w:cs="Arial"/>
                <w:color w:val="000000" w:themeColor="text1"/>
                <w:szCs w:val="20"/>
              </w:rPr>
              <w:t>2</w:t>
            </w:r>
          </w:p>
        </w:tc>
        <w:tc>
          <w:tcPr>
            <w:tcW w:w="4128" w:type="dxa"/>
            <w:tcBorders>
              <w:top w:val="single" w:color="auto" w:sz="8" w:space="0"/>
              <w:left w:val="single" w:color="auto" w:sz="8" w:space="0"/>
              <w:bottom w:val="single" w:color="auto" w:sz="8" w:space="0"/>
              <w:right w:val="single" w:color="auto" w:sz="8" w:space="0"/>
            </w:tcBorders>
            <w:tcMar/>
          </w:tcPr>
          <w:p w:rsidR="6E5B6D94" w:rsidP="6E5B6D94" w:rsidRDefault="6E5B6D94" w14:paraId="636AAD08" w14:textId="5DF5CB2B">
            <w:pPr>
              <w:ind w:left="288"/>
            </w:pPr>
            <w:r w:rsidRPr="6E5B6D94">
              <w:rPr>
                <w:rFonts w:ascii="Arial" w:hAnsi="Arial" w:eastAsia="Arial" w:cs="Arial"/>
                <w:color w:val="000000" w:themeColor="text1"/>
                <w:szCs w:val="20"/>
              </w:rPr>
              <w:t>b. Submit a new User Access Group Profiles request</w:t>
            </w:r>
          </w:p>
          <w:p w:rsidR="6E5B6D94" w:rsidP="6E5B6D94" w:rsidRDefault="6E5B6D94" w14:paraId="30C6602C" w14:textId="69DB4497">
            <w:pPr>
              <w:ind w:left="576"/>
            </w:pPr>
            <w:r w:rsidRPr="6E5B6D94">
              <w:rPr>
                <w:rFonts w:ascii="Arial" w:hAnsi="Arial" w:eastAsia="Arial" w:cs="Arial"/>
                <w:color w:val="000000" w:themeColor="text1"/>
                <w:szCs w:val="20"/>
              </w:rPr>
              <w:t>1. Create a request</w:t>
            </w:r>
          </w:p>
          <w:p w:rsidR="6E5B6D94" w:rsidP="6E5B6D94" w:rsidRDefault="6E5B6D94" w14:paraId="05EC985A" w14:textId="79369FD5">
            <w:pPr>
              <w:ind w:left="576"/>
            </w:pPr>
            <w:r w:rsidRPr="6E5B6D94">
              <w:rPr>
                <w:rFonts w:ascii="Arial" w:hAnsi="Arial" w:eastAsia="Arial" w:cs="Arial"/>
                <w:color w:val="000000" w:themeColor="text1"/>
                <w:szCs w:val="20"/>
              </w:rPr>
              <w:t>2. Search existing group profile from the drop-down</w:t>
            </w:r>
          </w:p>
          <w:p w:rsidR="6E5B6D94" w:rsidP="6E5B6D94" w:rsidRDefault="6E5B6D94" w14:paraId="22C928FB" w14:textId="360EEF01">
            <w:pPr>
              <w:ind w:left="576"/>
            </w:pPr>
            <w:r w:rsidRPr="6E5B6D94">
              <w:rPr>
                <w:rFonts w:ascii="Arial" w:hAnsi="Arial" w:eastAsia="Arial" w:cs="Arial"/>
                <w:color w:val="000000" w:themeColor="text1"/>
                <w:szCs w:val="20"/>
              </w:rPr>
              <w:t>3. Select approver/s from the drop-down</w:t>
            </w:r>
          </w:p>
          <w:p w:rsidR="6E5B6D94" w:rsidP="6E5B6D94" w:rsidRDefault="6E5B6D94" w14:paraId="7F05B8B9" w14:textId="74D00063">
            <w:pPr>
              <w:ind w:left="576"/>
            </w:pPr>
            <w:r w:rsidRPr="6E5B6D94">
              <w:rPr>
                <w:rFonts w:ascii="Arial" w:hAnsi="Arial" w:eastAsia="Arial" w:cs="Arial"/>
                <w:color w:val="000000" w:themeColor="text1"/>
                <w:szCs w:val="20"/>
              </w:rPr>
              <w:t>4. Edit a drafted request</w:t>
            </w:r>
          </w:p>
          <w:p w:rsidR="6E5B6D94" w:rsidP="6E5B6D94" w:rsidRDefault="6E5B6D94" w14:paraId="35E4AC35" w14:textId="29BC5F4E">
            <w:pPr>
              <w:ind w:left="576"/>
            </w:pPr>
            <w:r w:rsidRPr="6E5B6D94">
              <w:rPr>
                <w:rFonts w:ascii="Arial" w:hAnsi="Arial" w:eastAsia="Arial" w:cs="Arial"/>
                <w:color w:val="000000" w:themeColor="text1"/>
                <w:szCs w:val="20"/>
              </w:rPr>
              <w:t>5. Cancel a drafted request</w:t>
            </w:r>
          </w:p>
          <w:p w:rsidR="6E5B6D94" w:rsidP="6E5B6D94" w:rsidRDefault="6E5B6D94" w14:paraId="0CD0D72A" w14:textId="57797962">
            <w:pPr>
              <w:ind w:left="576"/>
            </w:pPr>
            <w:r w:rsidRPr="6E5B6D94">
              <w:rPr>
                <w:rFonts w:ascii="Arial" w:hAnsi="Arial" w:eastAsia="Arial" w:cs="Arial"/>
                <w:color w:val="000000" w:themeColor="text1"/>
                <w:szCs w:val="20"/>
              </w:rPr>
              <w:t>6. Submit a request</w:t>
            </w:r>
          </w:p>
          <w:p w:rsidR="6E5B6D94" w:rsidP="6E5B6D94" w:rsidRDefault="6E5B6D94" w14:paraId="5CFB5C4C" w14:textId="0A338637">
            <w:pPr>
              <w:ind w:left="576"/>
            </w:pPr>
            <w:r w:rsidRPr="6E5B6D94">
              <w:rPr>
                <w:rFonts w:ascii="Arial" w:hAnsi="Arial" w:eastAsia="Arial" w:cs="Arial"/>
                <w:color w:val="000000" w:themeColor="text1"/>
                <w:szCs w:val="20"/>
              </w:rPr>
              <w:t>7. Add remarks</w:t>
            </w:r>
          </w:p>
          <w:p w:rsidR="6E5B6D94" w:rsidP="6E5B6D94" w:rsidRDefault="6E5B6D94" w14:paraId="62B4213E" w14:textId="33EFF0B9">
            <w:pPr>
              <w:ind w:left="576"/>
            </w:pPr>
            <w:r w:rsidRPr="6E5B6D94">
              <w:rPr>
                <w:rFonts w:ascii="Arial" w:hAnsi="Arial" w:eastAsia="Arial" w:cs="Arial"/>
                <w:color w:val="000000" w:themeColor="text1"/>
                <w:szCs w:val="20"/>
              </w:rPr>
              <w:t>8.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695EA89" w14:paraId="3B2D18F1" w14:textId="6DB9E14C">
            <w:pPr>
              <w:spacing w:line="259" w:lineRule="auto"/>
              <w:rPr>
                <w:rFonts w:ascii="Arial" w:hAnsi="Arial" w:eastAsia="Arial" w:cs="Arial"/>
                <w:szCs w:val="20"/>
              </w:rPr>
            </w:pPr>
            <w:r w:rsidRPr="18F335A7">
              <w:rPr>
                <w:rFonts w:ascii="Arial" w:hAnsi="Arial" w:eastAsia="Arial" w:cs="Arial"/>
                <w:color w:val="000000" w:themeColor="text1"/>
                <w:szCs w:val="20"/>
              </w:rPr>
              <w:t>FRUM.005</w:t>
            </w:r>
          </w:p>
          <w:p w:rsidR="6E5B6D94" w:rsidP="18F335A7" w:rsidRDefault="6E5B6D94" w14:paraId="72FEC447" w14:textId="187A76BC">
            <w:pPr>
              <w:rPr>
                <w:rFonts w:ascii="Arial" w:hAnsi="Arial" w:cs="Arial"/>
                <w:i/>
                <w:iCs/>
                <w:color w:val="FF0000"/>
                <w:lang w:eastAsia="en-US"/>
              </w:rPr>
            </w:pPr>
          </w:p>
          <w:p>
            <w:pPr>
              <w:spacing w:line="259" w:lineRule="auto"/>
              <w:rPr>
                <w:rFonts w:ascii="Arial" w:hAnsi="Arial" w:eastAsia="Arial" w:cs="Arial"/>
                <w:szCs w:val="20"/>
              </w:rPr>
            </w:pPr>
            <w:r>
              <w:rPr>
                <w:rFonts w:ascii="Arial" w:hAnsi="Arial" w:eastAsia="Arial" w:cs="Arial"/>
                <w:color w:val="000000" w:themeColor="text1"/>
                <w:szCs w:val="20"/>
                <w:shd w:val="clear" w:color="auto" w:fill="FFF59D"/>
              </w:rPr>
              <w:t xml:space="preserve">Added in v1.2: FRUM.006.04, FRUM.005.03, FRUM.005.04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3.002.2.1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 Create a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FRUM.006.01, FRUM.006.03, FRUM.006.04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3.002.2.2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 Search existing group profile from the drop-down</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FRUM.006.01, FRUM.006.03, FRUM.006.04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3.002.2.3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3. Select approver/s from the drop-down</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FRUM.005.01, FRUM.005.03</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3.002.2.4</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4. Edit a drafted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FRUM.006.01, FRUM.006.03, FRUM.006.04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3.002.2.5</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5. Cancel a drafted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FRUM.006.01, FRUM.006.03, FRUM.006.04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3.002.2.6</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6. Submit a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FRUM.006.01, FRUM.006.03, FRUM.006.04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3.002.2.7</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7. Add remarks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FRUM.006.01, FRUM.006.03, FRUM.006.04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3.002.2.8</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8. Save remarks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FRUM.006.01, FRUM.006.03, FRUM.006.04</w:t>
            </w:r>
          </w:p>
        </w:tc>
      </w:tr>
      <w:tr w:rsidR="6E5B6D94" w:rsidTr="5BDA26B3" w14:paraId="1324B5EA"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384E94B1" w14:textId="45CE4FC6">
            <w:pPr>
              <w:spacing w:line="259" w:lineRule="auto"/>
            </w:pPr>
            <w:r w:rsidRPr="6E5B6D94">
              <w:rPr>
                <w:rFonts w:ascii="Arial" w:hAnsi="Arial" w:eastAsia="Arial" w:cs="Arial"/>
                <w:color w:val="000000" w:themeColor="text1"/>
                <w:szCs w:val="20"/>
              </w:rPr>
              <w:t>BRD 3.002</w:t>
            </w:r>
            <w:r w:rsidRPr="6E5B6D94" w:rsidR="7946DCDB">
              <w:rPr>
                <w:rFonts w:ascii="Arial" w:hAnsi="Arial" w:eastAsia="Arial" w:cs="Arial"/>
                <w:color w:val="000000" w:themeColor="text1"/>
                <w:szCs w:val="20"/>
              </w:rPr>
              <w:t>.3</w:t>
            </w:r>
          </w:p>
        </w:tc>
        <w:tc>
          <w:tcPr>
            <w:tcW w:w="4128" w:type="dxa"/>
            <w:tcBorders>
              <w:top w:val="single" w:color="auto" w:sz="8" w:space="0"/>
              <w:left w:val="single" w:color="auto" w:sz="8" w:space="0"/>
              <w:bottom w:val="single" w:color="auto" w:sz="8" w:space="0"/>
              <w:right w:val="single" w:color="auto" w:sz="8" w:space="0"/>
            </w:tcBorders>
            <w:tcMar/>
          </w:tcPr>
          <w:p w:rsidR="6E5B6D94" w:rsidP="6E5B6D94" w:rsidRDefault="6E5B6D94" w14:paraId="741EBD45" w14:textId="7F3564B8">
            <w:pPr>
              <w:spacing w:line="259" w:lineRule="auto"/>
              <w:ind w:left="288"/>
            </w:pPr>
            <w:r w:rsidRPr="6E5B6D94">
              <w:rPr>
                <w:rFonts w:ascii="Arial" w:hAnsi="Arial" w:eastAsia="Arial" w:cs="Arial"/>
                <w:color w:val="000000" w:themeColor="text1"/>
                <w:szCs w:val="20"/>
              </w:rPr>
              <w:t>c. Submit a User Access Group Profiles deactivation request</w:t>
            </w:r>
          </w:p>
          <w:p w:rsidR="6E5B6D94" w:rsidP="6E5B6D94" w:rsidRDefault="6E5B6D94" w14:paraId="704A3705" w14:textId="5B7B0EDF">
            <w:pPr>
              <w:ind w:left="576"/>
            </w:pPr>
            <w:r w:rsidRPr="6E5B6D94">
              <w:rPr>
                <w:rFonts w:ascii="Arial" w:hAnsi="Arial" w:eastAsia="Arial" w:cs="Arial"/>
                <w:color w:val="000000" w:themeColor="text1"/>
                <w:szCs w:val="20"/>
              </w:rPr>
              <w:t>1. Create a request</w:t>
            </w:r>
          </w:p>
          <w:p w:rsidR="6E5B6D94" w:rsidP="6E5B6D94" w:rsidRDefault="6E5B6D94" w14:paraId="57467AF9" w14:textId="10134503">
            <w:pPr>
              <w:ind w:left="576"/>
            </w:pPr>
            <w:r w:rsidRPr="6E5B6D94">
              <w:rPr>
                <w:rFonts w:ascii="Arial" w:hAnsi="Arial" w:eastAsia="Arial" w:cs="Arial"/>
                <w:color w:val="000000" w:themeColor="text1"/>
                <w:szCs w:val="20"/>
              </w:rPr>
              <w:t>2. Search existing group profile from the drop-down</w:t>
            </w:r>
          </w:p>
          <w:p w:rsidR="6E5B6D94" w:rsidP="6E5B6D94" w:rsidRDefault="6E5B6D94" w14:paraId="6A007007" w14:textId="09789ECB">
            <w:pPr>
              <w:ind w:left="576"/>
            </w:pPr>
            <w:r w:rsidRPr="6E5B6D94">
              <w:rPr>
                <w:rFonts w:ascii="Arial" w:hAnsi="Arial" w:eastAsia="Arial" w:cs="Arial"/>
                <w:color w:val="000000" w:themeColor="text1"/>
                <w:szCs w:val="20"/>
              </w:rPr>
              <w:t>3. Select approver/s from the drop-down</w:t>
            </w:r>
          </w:p>
          <w:p w:rsidR="6E5B6D94" w:rsidP="6E5B6D94" w:rsidRDefault="6E5B6D94" w14:paraId="2C086875" w14:textId="3308A1D0">
            <w:pPr>
              <w:ind w:left="576"/>
            </w:pPr>
            <w:r w:rsidRPr="6E5B6D94">
              <w:rPr>
                <w:rFonts w:ascii="Arial" w:hAnsi="Arial" w:eastAsia="Arial" w:cs="Arial"/>
                <w:color w:val="000000" w:themeColor="text1"/>
                <w:szCs w:val="20"/>
              </w:rPr>
              <w:t>4. Edit a drafted request</w:t>
            </w:r>
          </w:p>
          <w:p w:rsidR="6E5B6D94" w:rsidP="6E5B6D94" w:rsidRDefault="6E5B6D94" w14:paraId="047F9ABD" w14:textId="5291918D">
            <w:pPr>
              <w:ind w:left="576"/>
            </w:pPr>
            <w:r w:rsidRPr="6E5B6D94">
              <w:rPr>
                <w:rFonts w:ascii="Arial" w:hAnsi="Arial" w:eastAsia="Arial" w:cs="Arial"/>
                <w:color w:val="000000" w:themeColor="text1"/>
                <w:szCs w:val="20"/>
              </w:rPr>
              <w:t>5. Cancel a drafted request</w:t>
            </w:r>
          </w:p>
          <w:p w:rsidR="6E5B6D94" w:rsidP="6E5B6D94" w:rsidRDefault="6E5B6D94" w14:paraId="147C2ACE" w14:textId="06945772">
            <w:pPr>
              <w:ind w:left="576"/>
            </w:pPr>
            <w:r w:rsidRPr="6E5B6D94">
              <w:rPr>
                <w:rFonts w:ascii="Arial" w:hAnsi="Arial" w:eastAsia="Arial" w:cs="Arial"/>
                <w:color w:val="000000" w:themeColor="text1"/>
                <w:szCs w:val="20"/>
              </w:rPr>
              <w:t>6. Submit a request</w:t>
            </w:r>
          </w:p>
          <w:p w:rsidR="6E5B6D94" w:rsidP="6E5B6D94" w:rsidRDefault="6E5B6D94" w14:paraId="673AC199" w14:textId="52F7A4DA">
            <w:pPr>
              <w:ind w:left="576"/>
            </w:pPr>
            <w:r w:rsidRPr="6E5B6D94">
              <w:rPr>
                <w:rFonts w:ascii="Arial" w:hAnsi="Arial" w:eastAsia="Arial" w:cs="Arial"/>
                <w:color w:val="000000" w:themeColor="text1"/>
                <w:szCs w:val="20"/>
              </w:rPr>
              <w:t>7. Add remarks</w:t>
            </w:r>
          </w:p>
          <w:p w:rsidR="6E5B6D94" w:rsidP="6E5B6D94" w:rsidRDefault="6E5B6D94" w14:paraId="2BFB9143" w14:textId="5ED0E17B">
            <w:pPr>
              <w:ind w:left="576"/>
            </w:pPr>
            <w:r w:rsidRPr="6E5B6D94">
              <w:rPr>
                <w:rFonts w:ascii="Arial" w:hAnsi="Arial" w:eastAsia="Arial" w:cs="Arial"/>
                <w:color w:val="000000" w:themeColor="text1"/>
                <w:szCs w:val="20"/>
              </w:rPr>
              <w:t>8.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8390673" w14:paraId="58EC483E" w14:textId="04AD2C76">
            <w:pPr>
              <w:spacing w:line="259" w:lineRule="auto"/>
              <w:rPr>
                <w:rFonts w:ascii="Arial" w:hAnsi="Arial" w:eastAsia="Arial" w:cs="Arial"/>
                <w:szCs w:val="20"/>
              </w:rPr>
            </w:pPr>
            <w:r w:rsidRPr="18F335A7">
              <w:rPr>
                <w:rFonts w:ascii="Arial" w:hAnsi="Arial" w:eastAsia="Arial" w:cs="Arial"/>
                <w:color w:val="000000" w:themeColor="text1"/>
                <w:szCs w:val="20"/>
              </w:rPr>
              <w:t>FRUM.006</w:t>
            </w:r>
          </w:p>
          <w:p w:rsidR="6E5B6D94" w:rsidP="18F335A7" w:rsidRDefault="6E5B6D94" w14:paraId="1DF0A939" w14:textId="5E5458F8">
            <w:pPr>
              <w:rPr>
                <w:rFonts w:ascii="Arial" w:hAnsi="Arial" w:cs="Arial"/>
                <w:i/>
                <w:iCs/>
                <w:color w:val="FF0000"/>
                <w:lang w:eastAsia="en-US"/>
              </w:rPr>
            </w:pPr>
          </w:p>
          <w:p>
            <w:pPr>
              <w:spacing w:line="259" w:lineRule="auto"/>
              <w:rPr>
                <w:rFonts w:ascii="Arial" w:hAnsi="Arial" w:eastAsia="Arial" w:cs="Arial"/>
                <w:szCs w:val="20"/>
              </w:rPr>
            </w:pPr>
            <w:r>
              <w:rPr>
                <w:rFonts w:ascii="Arial" w:hAnsi="Arial" w:eastAsia="Arial" w:cs="Arial"/>
                <w:color w:val="000000" w:themeColor="text1"/>
                <w:szCs w:val="20"/>
                <w:shd w:val="clear" w:color="auto" w:fill="FFF59D"/>
              </w:rPr>
              <w:t xml:space="preserve">Added in v1.2: FRUM.006.04, FRUM.005.03, FRUM.005.04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3.002.3.1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 Create a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FRUM.006.02.01, FRUM.006.04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3.002.3.2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 Search existing group profile from the drop-down</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FRUM.006.02.01, FRUM.006.04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3.002.3.3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3. Select approver/s from the drop-down</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FRUM.005.01, FRUM.005.03</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3.002.3.4</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4. Edit a drafted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FRUM.006.02.01, FRUM.006.04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3.002.3.5</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5. Cancel a drafted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FRUM.006.02.01, FRUM.006.04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3.002.3.6</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6. Submit a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FRUM.006.02.01, FRUM.006.04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3.002.3.7</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7. Add remarks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FRUM.006.02.01, FRUM.006.04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3.002.3.8</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8. Save remarks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FRUM.006.02.01, FRUM.006.04</w:t>
            </w:r>
          </w:p>
        </w:tc>
      </w:tr>
      <w:tr w:rsidR="6E5B6D94" w:rsidTr="5BDA26B3" w14:paraId="77483DE9" w14:textId="77777777">
        <w:trPr>
          <w:trHeight w:val="300"/>
        </w:trPr>
        <w:tc>
          <w:tcPr>
            <w:tcW w:w="2070" w:type="dxa"/>
            <w:tcBorders>
              <w:top w:val="single" w:color="auto" w:sz="8" w:space="0"/>
              <w:left w:val="single" w:color="auto" w:sz="8" w:space="0"/>
              <w:bottom w:val="single" w:color="auto" w:sz="8" w:space="0"/>
              <w:right w:val="single" w:color="auto" w:sz="8" w:space="0"/>
            </w:tcBorders>
            <w:tcMar/>
          </w:tcPr>
          <w:p w:rsidR="67A19636" w:rsidP="6E5B6D94" w:rsidRDefault="67A19636" w14:paraId="0DD7D4E8" w14:textId="11720F5F">
            <w:pPr>
              <w:spacing w:line="259" w:lineRule="auto"/>
              <w:rPr>
                <w:rFonts w:ascii="Arial" w:hAnsi="Arial" w:eastAsia="Arial" w:cs="Arial"/>
                <w:szCs w:val="20"/>
              </w:rPr>
            </w:pPr>
            <w:r w:rsidRPr="6E5B6D94">
              <w:rPr>
                <w:rFonts w:ascii="Arial" w:hAnsi="Arial" w:eastAsia="Arial" w:cs="Arial"/>
                <w:color w:val="000000" w:themeColor="text1"/>
                <w:szCs w:val="20"/>
              </w:rPr>
              <w:t>BRD 3.002.4</w:t>
            </w:r>
          </w:p>
        </w:tc>
        <w:tc>
          <w:tcPr>
            <w:tcW w:w="4128" w:type="dxa"/>
            <w:tcBorders>
              <w:top w:val="single" w:color="auto" w:sz="8" w:space="0"/>
              <w:left w:val="single" w:color="auto" w:sz="8" w:space="0"/>
              <w:bottom w:val="single" w:color="auto" w:sz="8" w:space="0"/>
              <w:right w:val="single" w:color="auto" w:sz="8" w:space="0"/>
            </w:tcBorders>
            <w:tcMar/>
          </w:tcPr>
          <w:p w:rsidR="67A19636" w:rsidP="6E5B6D94" w:rsidRDefault="67A19636" w14:paraId="6E5AF414" w14:textId="7B08770D">
            <w:pPr>
              <w:spacing w:line="259" w:lineRule="auto"/>
              <w:ind w:left="288"/>
            </w:pPr>
            <w:r w:rsidRPr="6E5B6D94">
              <w:rPr>
                <w:rFonts w:ascii="Arial" w:hAnsi="Arial" w:eastAsia="Arial" w:cs="Arial"/>
                <w:color w:val="000000" w:themeColor="text1"/>
                <w:szCs w:val="20"/>
              </w:rPr>
              <w:t>d. Submit a User Access Group Profiles reactivation request</w:t>
            </w:r>
          </w:p>
          <w:p w:rsidR="67A19636" w:rsidP="6E5B6D94" w:rsidRDefault="67A19636" w14:paraId="5CF990B4" w14:textId="3EDAAF0A">
            <w:pPr>
              <w:ind w:left="576"/>
            </w:pPr>
            <w:r w:rsidRPr="6E5B6D94">
              <w:rPr>
                <w:rFonts w:ascii="Arial" w:hAnsi="Arial" w:eastAsia="Arial" w:cs="Arial"/>
                <w:color w:val="000000" w:themeColor="text1"/>
                <w:szCs w:val="20"/>
              </w:rPr>
              <w:t>1. Create a request</w:t>
            </w:r>
          </w:p>
          <w:p w:rsidR="67A19636" w:rsidP="6E5B6D94" w:rsidRDefault="67A19636" w14:paraId="3EADDAAE" w14:textId="68A3B554">
            <w:pPr>
              <w:ind w:left="576"/>
            </w:pPr>
            <w:r w:rsidRPr="6E5B6D94">
              <w:rPr>
                <w:rFonts w:ascii="Arial" w:hAnsi="Arial" w:eastAsia="Arial" w:cs="Arial"/>
                <w:color w:val="000000" w:themeColor="text1"/>
                <w:szCs w:val="20"/>
              </w:rPr>
              <w:t>2. Search existing group profile from the drop-down</w:t>
            </w:r>
          </w:p>
          <w:p w:rsidR="67A19636" w:rsidP="6E5B6D94" w:rsidRDefault="67A19636" w14:paraId="11AB1919" w14:textId="628D5597">
            <w:pPr>
              <w:ind w:left="576"/>
            </w:pPr>
            <w:r w:rsidRPr="6E5B6D94">
              <w:rPr>
                <w:rFonts w:ascii="Arial" w:hAnsi="Arial" w:eastAsia="Arial" w:cs="Arial"/>
                <w:color w:val="000000" w:themeColor="text1"/>
                <w:szCs w:val="20"/>
              </w:rPr>
              <w:t>3. Select approver/s from the drop-down</w:t>
            </w:r>
          </w:p>
          <w:p w:rsidR="67A19636" w:rsidP="6E5B6D94" w:rsidRDefault="67A19636" w14:paraId="4193604C" w14:textId="00EB73DD">
            <w:pPr>
              <w:ind w:left="576"/>
            </w:pPr>
            <w:r w:rsidRPr="6E5B6D94">
              <w:rPr>
                <w:rFonts w:ascii="Arial" w:hAnsi="Arial" w:eastAsia="Arial" w:cs="Arial"/>
                <w:color w:val="000000" w:themeColor="text1"/>
                <w:szCs w:val="20"/>
              </w:rPr>
              <w:t>4. Edit a drafted request</w:t>
            </w:r>
          </w:p>
          <w:p w:rsidR="67A19636" w:rsidP="6E5B6D94" w:rsidRDefault="67A19636" w14:paraId="3A5C802D" w14:textId="270EFB4E">
            <w:pPr>
              <w:ind w:left="576"/>
            </w:pPr>
            <w:r w:rsidRPr="6E5B6D94">
              <w:rPr>
                <w:rFonts w:ascii="Arial" w:hAnsi="Arial" w:eastAsia="Arial" w:cs="Arial"/>
                <w:color w:val="000000" w:themeColor="text1"/>
                <w:szCs w:val="20"/>
              </w:rPr>
              <w:t>5. Cancel a drafted request</w:t>
            </w:r>
          </w:p>
          <w:p w:rsidR="67A19636" w:rsidP="6E5B6D94" w:rsidRDefault="67A19636" w14:paraId="2F255B33" w14:textId="7C01ABA1">
            <w:pPr>
              <w:ind w:left="576"/>
            </w:pPr>
            <w:r w:rsidRPr="6E5B6D94">
              <w:rPr>
                <w:rFonts w:ascii="Arial" w:hAnsi="Arial" w:eastAsia="Arial" w:cs="Arial"/>
                <w:color w:val="000000" w:themeColor="text1"/>
                <w:szCs w:val="20"/>
              </w:rPr>
              <w:t>6. Submit a request</w:t>
            </w:r>
          </w:p>
          <w:p w:rsidR="67A19636" w:rsidP="6E5B6D94" w:rsidRDefault="67A19636" w14:paraId="5AA6E4D3" w14:textId="4194B3A6">
            <w:pPr>
              <w:ind w:left="576"/>
            </w:pPr>
            <w:r w:rsidRPr="6E5B6D94">
              <w:rPr>
                <w:rFonts w:ascii="Arial" w:hAnsi="Arial" w:eastAsia="Arial" w:cs="Arial"/>
                <w:color w:val="000000" w:themeColor="text1"/>
                <w:szCs w:val="20"/>
              </w:rPr>
              <w:t>7. Add remarks</w:t>
            </w:r>
          </w:p>
          <w:p w:rsidR="67A19636" w:rsidP="6E5B6D94" w:rsidRDefault="67A19636" w14:paraId="1C649AC1" w14:textId="28629C66">
            <w:pPr>
              <w:ind w:left="576"/>
            </w:pPr>
            <w:r w:rsidRPr="6E5B6D94">
              <w:rPr>
                <w:rFonts w:ascii="Arial" w:hAnsi="Arial" w:eastAsia="Arial" w:cs="Arial"/>
                <w:color w:val="000000" w:themeColor="text1"/>
                <w:szCs w:val="20"/>
              </w:rPr>
              <w:t>8.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4EEE5F6" w14:paraId="15F360EE" w14:textId="6A5DE83D">
            <w:pPr>
              <w:spacing w:line="259" w:lineRule="auto"/>
              <w:rPr>
                <w:rFonts w:ascii="Arial" w:hAnsi="Arial" w:eastAsia="Arial" w:cs="Arial"/>
                <w:szCs w:val="20"/>
              </w:rPr>
            </w:pPr>
            <w:r w:rsidRPr="18F335A7">
              <w:rPr>
                <w:rFonts w:ascii="Arial" w:hAnsi="Arial" w:eastAsia="Arial" w:cs="Arial"/>
                <w:color w:val="000000" w:themeColor="text1"/>
                <w:szCs w:val="20"/>
              </w:rPr>
              <w:t>FRUM.006</w:t>
            </w:r>
          </w:p>
          <w:p w:rsidR="6E5B6D94" w:rsidP="18F335A7" w:rsidRDefault="6E5B6D94" w14:paraId="240F6D2C" w14:textId="229488EE">
            <w:pPr>
              <w:rPr>
                <w:rFonts w:ascii="Arial" w:hAnsi="Arial" w:cs="Arial"/>
                <w:i/>
                <w:iCs/>
                <w:color w:val="FF0000"/>
                <w:lang w:eastAsia="en-US"/>
              </w:rPr>
            </w:pPr>
          </w:p>
          <w:p>
            <w:pPr>
              <w:spacing w:line="259" w:lineRule="auto"/>
              <w:rPr>
                <w:rFonts w:ascii="Arial" w:hAnsi="Arial" w:eastAsia="Arial" w:cs="Arial"/>
                <w:szCs w:val="20"/>
              </w:rPr>
            </w:pPr>
            <w:r>
              <w:rPr>
                <w:rFonts w:ascii="Arial" w:hAnsi="Arial" w:eastAsia="Arial" w:cs="Arial"/>
                <w:color w:val="000000" w:themeColor="text1"/>
                <w:szCs w:val="20"/>
                <w:shd w:val="clear" w:color="auto" w:fill="FFF59D"/>
              </w:rPr>
              <w:t xml:space="preserve">Added in v1.2: FRUM.006.04, FRUM.005.03, FRUM.005.04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3.002.4.1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 Create a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FRUM.006.02.02, FRUM.006.04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3.002.4.2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 Search existing group profile from the drop-down</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FRUM.006.02.02, FRUM.006.04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3.002.4.3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3. Select approver/s from the drop-down</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FRUM.005.01, FRUM.005.03</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3.002.4.4</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4. Edit a drafted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FRUM.006.02.02, FRUM.006.04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3.002.4.5</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5. Cancel a drafted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FRUM.006.02.02, FRUM.006.04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3.002.4.6</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6. Submit a request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FRUM.006.02.02, FRUM.006.04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3.002.4.7</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7. Add remarks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FRUM.006.02.02, FRUM.006.04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3.002.4.8</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8. Save remarks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FRUM.006.02.02, FRUM.006.04</w:t>
            </w:r>
          </w:p>
        </w:tc>
      </w:tr>
      <w:tr w:rsidR="6E5B6D94" w:rsidTr="5BDA26B3" w14:paraId="39B1AA69" w14:textId="77777777">
        <w:trPr>
          <w:trHeight w:val="2504"/>
        </w:trPr>
        <w:tc>
          <w:tcPr>
            <w:tcW w:w="2070" w:type="dxa"/>
            <w:tcBorders>
              <w:top w:val="single" w:color="auto" w:sz="8" w:space="0"/>
              <w:left w:val="single" w:color="auto" w:sz="8" w:space="0"/>
              <w:bottom w:val="single" w:color="auto" w:sz="8" w:space="0"/>
              <w:right w:val="single" w:color="auto" w:sz="8" w:space="0"/>
            </w:tcBorders>
            <w:tcMar/>
          </w:tcPr>
          <w:p w:rsidR="27B1D7EA" w:rsidRDefault="27B1D7EA" w14:paraId="732A6CC3" w14:textId="7FB9BEE2">
            <w:r w:rsidRPr="6E5B6D94">
              <w:rPr>
                <w:rFonts w:ascii="Arial" w:hAnsi="Arial" w:eastAsia="Arial" w:cs="Arial"/>
                <w:color w:val="000000" w:themeColor="text1"/>
                <w:szCs w:val="20"/>
              </w:rPr>
              <w:t>BRD 3.003.1</w:t>
            </w:r>
          </w:p>
        </w:tc>
        <w:tc>
          <w:tcPr>
            <w:tcW w:w="4128" w:type="dxa"/>
            <w:tcBorders>
              <w:top w:val="single" w:color="auto" w:sz="8" w:space="0"/>
              <w:left w:val="single" w:color="auto" w:sz="8" w:space="0"/>
              <w:bottom w:val="single" w:color="auto" w:sz="8" w:space="0"/>
              <w:right w:val="single" w:color="auto" w:sz="8" w:space="0"/>
            </w:tcBorders>
            <w:tcMar/>
          </w:tcPr>
          <w:p w:rsidR="6E5B6D94" w:rsidP="5BDA26B3" w:rsidRDefault="6E5B6D94" w14:paraId="367A5C50" w14:textId="43165BCA">
            <w:pPr>
              <w:pStyle w:val="Normal"/>
              <w:spacing w:line="259" w:lineRule="auto"/>
            </w:pPr>
            <w:r w:rsidRPr="5BDA26B3" w:rsidR="2B5381A7">
              <w:rPr>
                <w:rFonts w:ascii="Arial" w:hAnsi="Arial" w:eastAsia="Arial" w:cs="Arial"/>
                <w:color w:val="000000" w:themeColor="text1" w:themeTint="FF" w:themeShade="FF"/>
              </w:rPr>
              <w:t>I</w:t>
            </w:r>
            <w:r w:rsidRPr="5BDA26B3" w:rsidR="795A4380">
              <w:rPr>
                <w:rFonts w:ascii="Arial" w:hAnsi="Arial" w:eastAsia="Arial" w:cs="Arial"/>
                <w:color w:val="000000" w:themeColor="text1" w:themeTint="FF" w:themeShade="FF"/>
              </w:rPr>
              <w:t>I</w:t>
            </w:r>
            <w:r w:rsidRPr="5BDA26B3" w:rsidR="2B5381A7">
              <w:rPr>
                <w:rFonts w:ascii="Arial" w:hAnsi="Arial" w:eastAsia="Arial" w:cs="Arial"/>
                <w:color w:val="000000" w:themeColor="text1" w:themeTint="FF" w:themeShade="FF"/>
              </w:rPr>
              <w:t xml:space="preserve">I. </w:t>
            </w:r>
            <w:r w:rsidRPr="5BDA26B3" w:rsidR="1822F547">
              <w:rPr>
                <w:rFonts w:ascii="Arial" w:hAnsi="Arial" w:eastAsia="Arial" w:cs="Arial"/>
                <w:color w:val="000000" w:themeColor="text1" w:themeTint="FF" w:themeShade="FF"/>
              </w:rPr>
              <w:t>Generate</w:t>
            </w:r>
            <w:r w:rsidRPr="5BDA26B3" w:rsidR="40F42010">
              <w:rPr>
                <w:rFonts w:ascii="Arial" w:hAnsi="Arial" w:eastAsia="Arial" w:cs="Arial"/>
                <w:color w:val="000000" w:themeColor="text1" w:themeTint="FF" w:themeShade="FF"/>
              </w:rPr>
              <w:t xml:space="preserve"> </w:t>
            </w:r>
            <w:r w:rsidRPr="5BDA26B3" w:rsidR="1822F547">
              <w:rPr>
                <w:rFonts w:ascii="Arial" w:hAnsi="Arial" w:eastAsia="Arial" w:cs="Arial"/>
                <w:color w:val="000000" w:themeColor="text1" w:themeTint="FF" w:themeShade="FF"/>
              </w:rPr>
              <w:t>Reports</w:t>
            </w:r>
          </w:p>
          <w:p w:rsidR="59EE8801" w:rsidP="5BDA26B3" w:rsidRDefault="59EE8801" w14:paraId="191352E4" w14:textId="349F44FB">
            <w:pPr>
              <w:pStyle w:val="Normal"/>
              <w:ind w:left="288"/>
            </w:pPr>
            <w:r w:rsidRPr="5BDA26B3" w:rsidR="1822F547">
              <w:rPr>
                <w:rFonts w:ascii="Arial" w:hAnsi="Arial" w:eastAsia="Arial" w:cs="Arial"/>
                <w:color w:val="000000" w:themeColor="text1" w:themeTint="FF" w:themeShade="FF"/>
              </w:rPr>
              <w:t>a.</w:t>
            </w:r>
            <w:r w:rsidRPr="5BDA26B3" w:rsidR="61197AAC">
              <w:rPr>
                <w:rFonts w:ascii="Arial" w:hAnsi="Arial" w:eastAsia="Arial" w:cs="Arial"/>
                <w:color w:val="000000" w:themeColor="text1" w:themeTint="FF" w:themeShade="FF"/>
              </w:rPr>
              <w:t xml:space="preserve"> Generate Reports</w:t>
            </w:r>
          </w:p>
          <w:p w:rsidR="53014539" w:rsidP="6E5B6D94" w:rsidRDefault="53014539" w14:paraId="5BDC8BD3" w14:textId="6A09EEF3">
            <w:pPr>
              <w:ind w:left="576"/>
            </w:pPr>
            <w:r w:rsidRPr="5BDA26B3" w:rsidR="3F73072F">
              <w:rPr>
                <w:rFonts w:ascii="Arial" w:hAnsi="Arial" w:eastAsia="Arial" w:cs="Arial"/>
                <w:color w:val="000000" w:themeColor="text1" w:themeTint="FF" w:themeShade="FF"/>
              </w:rPr>
              <w:t xml:space="preserve">1. </w:t>
            </w:r>
            <w:r w:rsidRPr="5BDA26B3" w:rsidR="5E137BBF">
              <w:rPr>
                <w:rFonts w:ascii="Arial" w:hAnsi="Arial" w:eastAsia="Arial" w:cs="Arial"/>
                <w:color w:val="000000" w:themeColor="text1" w:themeTint="FF" w:themeShade="FF"/>
              </w:rPr>
              <w:t>User Access Report</w:t>
            </w:r>
          </w:p>
          <w:p w:rsidR="53014539" w:rsidP="6E5B6D94" w:rsidRDefault="1362E8EB" w14:paraId="13E0121C" w14:textId="1A33E361">
            <w:pPr>
              <w:ind w:left="576"/>
            </w:pPr>
            <w:r w:rsidRPr="5BDA26B3" w:rsidR="30E8FC89">
              <w:rPr>
                <w:rFonts w:ascii="Arial" w:hAnsi="Arial" w:eastAsia="Arial" w:cs="Arial"/>
                <w:color w:val="000000" w:themeColor="text1" w:themeTint="FF" w:themeShade="FF"/>
              </w:rPr>
              <w:t xml:space="preserve">    1.1. User</w:t>
            </w:r>
            <w:r w:rsidRPr="5BDA26B3" w:rsidR="39C950F0">
              <w:rPr>
                <w:rFonts w:ascii="Arial" w:hAnsi="Arial" w:eastAsia="Arial" w:cs="Arial"/>
                <w:color w:val="000000" w:themeColor="text1" w:themeTint="FF" w:themeShade="FF"/>
              </w:rPr>
              <w:t xml:space="preserve"> </w:t>
            </w:r>
            <w:r w:rsidRPr="5BDA26B3" w:rsidR="30E8FC89">
              <w:rPr>
                <w:rFonts w:ascii="Arial" w:hAnsi="Arial" w:eastAsia="Arial" w:cs="Arial"/>
                <w:color w:val="000000" w:themeColor="text1" w:themeTint="FF" w:themeShade="FF"/>
              </w:rPr>
              <w:t>name</w:t>
            </w:r>
          </w:p>
          <w:p w:rsidR="53014539" w:rsidP="6E5B6D94" w:rsidRDefault="53014539" w14:paraId="4923B9A3" w14:textId="3BD6AFA2">
            <w:pPr>
              <w:ind w:left="576"/>
            </w:pPr>
            <w:r w:rsidRPr="6E5B6D94">
              <w:rPr>
                <w:rFonts w:ascii="Arial" w:hAnsi="Arial" w:eastAsia="Arial" w:cs="Arial"/>
                <w:color w:val="000000" w:themeColor="text1"/>
                <w:szCs w:val="20"/>
              </w:rPr>
              <w:t xml:space="preserve">    1.2. Group profile</w:t>
            </w:r>
          </w:p>
          <w:p w:rsidR="53014539" w:rsidP="6E5B6D94" w:rsidRDefault="53014539" w14:paraId="55EE5F2B" w14:textId="18C37F45">
            <w:pPr>
              <w:ind w:left="576"/>
            </w:pPr>
            <w:r w:rsidRPr="6E5B6D94">
              <w:rPr>
                <w:rFonts w:ascii="Arial" w:hAnsi="Arial" w:eastAsia="Arial" w:cs="Arial"/>
                <w:color w:val="000000" w:themeColor="text1"/>
                <w:szCs w:val="20"/>
              </w:rPr>
              <w:t xml:space="preserve">    1.3. Date created</w:t>
            </w:r>
          </w:p>
          <w:p w:rsidR="53014539" w:rsidP="6E5B6D94" w:rsidRDefault="53014539" w14:paraId="0549867F" w14:textId="7144515E">
            <w:pPr>
              <w:ind w:left="576"/>
            </w:pPr>
            <w:r w:rsidRPr="6E5B6D94">
              <w:rPr>
                <w:rFonts w:ascii="Arial" w:hAnsi="Arial" w:eastAsia="Arial" w:cs="Arial"/>
                <w:color w:val="000000" w:themeColor="text1"/>
                <w:szCs w:val="20"/>
              </w:rPr>
              <w:t xml:space="preserve">    1.4. Date modified</w:t>
            </w:r>
          </w:p>
          <w:p w:rsidR="53014539" w:rsidP="6E5B6D94" w:rsidRDefault="53014539" w14:paraId="394EF2E8" w14:textId="2D6E4DD4">
            <w:pPr>
              <w:ind w:left="576"/>
            </w:pPr>
            <w:r w:rsidRPr="6E5B6D94">
              <w:rPr>
                <w:rFonts w:ascii="Arial" w:hAnsi="Arial" w:eastAsia="Arial" w:cs="Arial"/>
                <w:color w:val="000000" w:themeColor="text1"/>
                <w:szCs w:val="20"/>
              </w:rPr>
              <w:t xml:space="preserve">    1.5. Created by</w:t>
            </w:r>
          </w:p>
          <w:p w:rsidR="53014539" w:rsidP="6E5B6D94" w:rsidRDefault="53014539" w14:paraId="3B46E363" w14:textId="034C995F">
            <w:pPr>
              <w:ind w:left="576"/>
            </w:pPr>
            <w:r w:rsidRPr="6E5B6D94">
              <w:rPr>
                <w:rFonts w:ascii="Arial" w:hAnsi="Arial" w:eastAsia="Arial" w:cs="Arial"/>
                <w:color w:val="000000" w:themeColor="text1"/>
                <w:szCs w:val="20"/>
              </w:rPr>
              <w:t xml:space="preserve">    1.6. Added/ Modified/ deactivated/ reactivated by</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6E5B6D94" w14:paraId="432FBC1F" w14:textId="5267D188">
            <w:pPr>
              <w:rPr>
                <w:rFonts w:ascii="Arial" w:hAnsi="Arial" w:eastAsia="Arial" w:cs="Arial"/>
                <w:szCs w:val="20"/>
              </w:rPr>
            </w:pPr>
            <w:commentRangeStart w:id="28"/>
            <w:commentRangeEnd w:id="28"/>
            <w:r w:rsidRPr="18F335A7">
              <w:rPr>
                <w:rStyle w:val="CommentReference"/>
                <w:rFonts w:ascii="Arial" w:hAnsi="Arial" w:eastAsia="Arial" w:cs="Arial"/>
                <w:color w:val="000000" w:themeColor="text1"/>
                <w:sz w:val="19"/>
                <w:szCs w:val="19"/>
              </w:rPr>
              <w:commentReference w:id="28"/>
            </w:r>
            <w:r w:rsidRPr="18F335A7" w:rsidR="79231E9C">
              <w:rPr>
                <w:rFonts w:ascii="Arial" w:hAnsi="Arial" w:eastAsia="Arial" w:cs="Arial"/>
                <w:color w:val="000000" w:themeColor="text1"/>
                <w:sz w:val="19"/>
                <w:szCs w:val="19"/>
              </w:rPr>
              <w:t>FRUM.007</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3.003.1.1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 User Access Report</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FRUM.007.01, FRUM.007.02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3.003.1.1 (2nd)</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1.1. User name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FRUM.007.01, FRUM.007.02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3.003.1.2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1.2. Group profile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FRUM.007.01, FRUM.007.02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3.003.1.3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1.3. Date created</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FRUM.007.01, FRUM.007.02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3.003.1.4</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1.4. Date modified</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FRUM.007.01, FRUM.007.02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3.003.1.5</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1.5. Created by</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FRUM.007.01, FRUM.007.02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3.003.1.6</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1.6. Added/Modified/deactivated/reactivated by</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FRUM.007.01, FRUM.007.02</w:t>
            </w:r>
          </w:p>
        </w:tc>
      </w:tr>
      <w:tr w:rsidR="6E5B6D94" w:rsidTr="5BDA26B3" w14:paraId="4A0AF230"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0843A474" w:rsidRDefault="0843A474" w14:paraId="14A171C7" w14:textId="4E1D2AE6">
            <w:r w:rsidRPr="6E5B6D94">
              <w:rPr>
                <w:rFonts w:ascii="Arial" w:hAnsi="Arial" w:eastAsia="Arial" w:cs="Arial"/>
                <w:color w:val="000000" w:themeColor="text1"/>
                <w:szCs w:val="20"/>
              </w:rPr>
              <w:t>BRD 3.003.2</w:t>
            </w:r>
          </w:p>
        </w:tc>
        <w:tc>
          <w:tcPr>
            <w:tcW w:w="4128" w:type="dxa"/>
            <w:tcBorders>
              <w:top w:val="single" w:color="auto" w:sz="8" w:space="0"/>
              <w:left w:val="single" w:color="auto" w:sz="8" w:space="0"/>
              <w:bottom w:val="single" w:color="auto" w:sz="8" w:space="0"/>
              <w:right w:val="single" w:color="auto" w:sz="8" w:space="0"/>
            </w:tcBorders>
            <w:tcMar/>
          </w:tcPr>
          <w:p w:rsidR="530A556E" w:rsidP="6E5B6D94" w:rsidRDefault="530A556E" w14:paraId="3EA4128C" w14:textId="6F677BDB">
            <w:pPr>
              <w:spacing w:line="259" w:lineRule="auto"/>
              <w:ind w:left="576"/>
              <w:rPr>
                <w:rFonts w:ascii="Arial" w:hAnsi="Arial" w:eastAsia="Arial" w:cs="Arial"/>
                <w:szCs w:val="20"/>
              </w:rPr>
            </w:pPr>
            <w:r w:rsidRPr="6E5B6D94">
              <w:rPr>
                <w:rFonts w:ascii="Arial" w:hAnsi="Arial" w:eastAsia="Arial" w:cs="Arial"/>
                <w:color w:val="000000" w:themeColor="text1"/>
                <w:szCs w:val="20"/>
              </w:rPr>
              <w:t>2. User Group Profile Report</w:t>
            </w:r>
          </w:p>
          <w:p w:rsidR="530A556E" w:rsidP="6E5B6D94" w:rsidRDefault="530A556E" w14:paraId="71365078" w14:textId="53E781D0">
            <w:pPr>
              <w:ind w:left="576"/>
            </w:pPr>
            <w:r w:rsidRPr="6E5B6D94">
              <w:rPr>
                <w:rFonts w:ascii="Arial" w:hAnsi="Arial" w:eastAsia="Arial" w:cs="Arial"/>
                <w:color w:val="000000" w:themeColor="text1"/>
                <w:szCs w:val="20"/>
              </w:rPr>
              <w:t xml:space="preserve">   2.1. Group profile name</w:t>
            </w:r>
          </w:p>
          <w:p w:rsidR="530A556E" w:rsidP="6E5B6D94" w:rsidRDefault="530A556E" w14:paraId="71744DEF" w14:textId="08AAFA4F">
            <w:pPr>
              <w:ind w:left="720"/>
            </w:pPr>
            <w:r w:rsidRPr="6E5B6D94">
              <w:rPr>
                <w:rFonts w:ascii="Arial" w:hAnsi="Arial" w:eastAsia="Arial" w:cs="Arial"/>
                <w:color w:val="000000" w:themeColor="text1"/>
                <w:szCs w:val="20"/>
              </w:rPr>
              <w:t>2.2. Modules accessed under each Group profile</w:t>
            </w:r>
          </w:p>
          <w:p w:rsidR="530A556E" w:rsidP="6E5B6D94" w:rsidRDefault="530A556E" w14:paraId="6A36D402" w14:textId="11938543">
            <w:pPr>
              <w:ind w:left="720"/>
            </w:pPr>
            <w:r w:rsidRPr="6E5B6D94">
              <w:rPr>
                <w:rFonts w:ascii="Arial" w:hAnsi="Arial" w:eastAsia="Arial" w:cs="Arial"/>
                <w:color w:val="000000" w:themeColor="text1"/>
                <w:szCs w:val="20"/>
              </w:rPr>
              <w:t>2.3. Date created</w:t>
            </w:r>
          </w:p>
          <w:p w:rsidR="530A556E" w:rsidP="6E5B6D94" w:rsidRDefault="530A556E" w14:paraId="3A1463E0" w14:textId="0D2F54C9">
            <w:pPr>
              <w:ind w:left="720"/>
            </w:pPr>
            <w:r w:rsidRPr="6E5B6D94">
              <w:rPr>
                <w:rFonts w:ascii="Arial" w:hAnsi="Arial" w:eastAsia="Arial" w:cs="Arial"/>
                <w:color w:val="000000" w:themeColor="text1"/>
                <w:szCs w:val="20"/>
              </w:rPr>
              <w:t>2.4. Date modified</w:t>
            </w:r>
          </w:p>
          <w:p w:rsidR="530A556E" w:rsidP="6E5B6D94" w:rsidRDefault="530A556E" w14:paraId="2EDC6141" w14:textId="6722E63C">
            <w:pPr>
              <w:ind w:left="720"/>
            </w:pPr>
            <w:r w:rsidRPr="6E5B6D94">
              <w:rPr>
                <w:rFonts w:ascii="Arial" w:hAnsi="Arial" w:eastAsia="Arial" w:cs="Arial"/>
                <w:color w:val="000000" w:themeColor="text1"/>
                <w:szCs w:val="20"/>
              </w:rPr>
              <w:t>2.5. Created by</w:t>
            </w:r>
          </w:p>
          <w:p w:rsidR="530A556E" w:rsidP="6E5B6D94" w:rsidRDefault="530A556E" w14:paraId="1D46EBC7" w14:textId="389A0B07">
            <w:pPr>
              <w:ind w:left="720"/>
            </w:pPr>
            <w:r w:rsidRPr="6E5B6D94">
              <w:rPr>
                <w:rFonts w:ascii="Arial" w:hAnsi="Arial" w:eastAsia="Arial" w:cs="Arial"/>
                <w:color w:val="000000" w:themeColor="text1"/>
                <w:szCs w:val="20"/>
              </w:rPr>
              <w:t xml:space="preserve">2.6. </w:t>
            </w:r>
            <w:r w:rsidRPr="6E5B6D94" w:rsidR="24B0CD0C">
              <w:rPr>
                <w:rFonts w:ascii="Arial" w:hAnsi="Arial" w:eastAsia="Arial" w:cs="Arial"/>
                <w:color w:val="000000" w:themeColor="text1"/>
                <w:szCs w:val="20"/>
              </w:rPr>
              <w:t>Added/ Modified/ deactivated/ reactivated by</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1B51D24" w14:paraId="3884CD8D" w14:textId="207FFB11">
            <w:pPr>
              <w:rPr>
                <w:rFonts w:ascii="Arial" w:hAnsi="Arial" w:eastAsia="Arial" w:cs="Arial"/>
                <w:szCs w:val="20"/>
              </w:rPr>
            </w:pPr>
            <w:r w:rsidRPr="18F335A7">
              <w:rPr>
                <w:rFonts w:ascii="Arial" w:hAnsi="Arial" w:eastAsia="Arial" w:cs="Arial"/>
                <w:color w:val="000000" w:themeColor="text1"/>
                <w:sz w:val="19"/>
                <w:szCs w:val="19"/>
              </w:rPr>
              <w:t>FRUM.007</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3.003.2.1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2.1. Group profile name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FRUM.007.01, FRUM.007.02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3.003.2.2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2.2. Modules accessed under each Group profile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FRUM.007.01, FRUM.007.02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3.003.2.3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2.3. Date created</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FRUM.007.01, FRUM.007.02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3.003.2.4</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2.4. Date modified</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FRUM.007.01, FRUM.007.02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3.003.2.5</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2.5. Created by</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FRUM.007.01, FRUM.007.02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3.003.2.6</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2.6. Added/Modified/deactivated/reactivated by</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FRUM.007.01, FRUM.007.02</w:t>
            </w:r>
          </w:p>
        </w:tc>
      </w:tr>
      <w:tr w:rsidR="6E5B6D94" w:rsidTr="5BDA26B3" w14:paraId="3AC2CE47"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RDefault="6E5B6D94" w14:paraId="4FA4B89B" w14:textId="00994A99">
            <w:r w:rsidRPr="6E5B6D94">
              <w:rPr>
                <w:rFonts w:ascii="Arial" w:hAnsi="Arial" w:eastAsia="Arial" w:cs="Arial"/>
                <w:color w:val="000000" w:themeColor="text1"/>
                <w:szCs w:val="20"/>
              </w:rPr>
              <w:t>BRD 3.003.</w:t>
            </w:r>
            <w:r w:rsidRPr="6E5B6D94" w:rsidR="402EBDC2">
              <w:rPr>
                <w:rFonts w:ascii="Arial" w:hAnsi="Arial" w:eastAsia="Arial" w:cs="Arial"/>
                <w:color w:val="000000" w:themeColor="text1"/>
                <w:szCs w:val="20"/>
              </w:rPr>
              <w:t>3</w:t>
            </w:r>
          </w:p>
        </w:tc>
        <w:tc>
          <w:tcPr>
            <w:tcW w:w="4128" w:type="dxa"/>
            <w:tcBorders>
              <w:top w:val="single" w:color="auto" w:sz="8" w:space="0"/>
              <w:left w:val="single" w:color="auto" w:sz="8" w:space="0"/>
              <w:bottom w:val="single" w:color="auto" w:sz="8" w:space="0"/>
              <w:right w:val="single" w:color="auto" w:sz="8" w:space="0"/>
            </w:tcBorders>
            <w:tcMar/>
          </w:tcPr>
          <w:p w:rsidR="603F7EB1" w:rsidP="6E5B6D94" w:rsidRDefault="603F7EB1" w14:paraId="37DD0FC7" w14:textId="04180C7E">
            <w:pPr>
              <w:spacing w:line="259" w:lineRule="auto"/>
              <w:ind w:left="576"/>
            </w:pPr>
            <w:r w:rsidRPr="6E5B6D94">
              <w:rPr>
                <w:rFonts w:ascii="Arial" w:hAnsi="Arial" w:eastAsia="Arial" w:cs="Arial"/>
                <w:color w:val="000000" w:themeColor="text1"/>
                <w:szCs w:val="20"/>
              </w:rPr>
              <w:t>3. Group Profile Membership list</w:t>
            </w:r>
          </w:p>
          <w:p w:rsidR="13886EF5" w:rsidP="6E5B6D94" w:rsidRDefault="13886EF5" w14:paraId="24861FD8" w14:textId="1C75FC53">
            <w:pPr>
              <w:ind w:left="720"/>
            </w:pPr>
            <w:r w:rsidRPr="6E5B6D94">
              <w:rPr>
                <w:rFonts w:ascii="Arial" w:hAnsi="Arial" w:eastAsia="Arial" w:cs="Arial"/>
                <w:color w:val="000000" w:themeColor="text1"/>
                <w:szCs w:val="20"/>
              </w:rPr>
              <w:t>3.1. list of members under each profile</w:t>
            </w:r>
          </w:p>
          <w:p w:rsidR="13886EF5" w:rsidP="6E5B6D94" w:rsidRDefault="13886EF5" w14:paraId="17D071D5" w14:textId="0D19C2FF">
            <w:pPr>
              <w:ind w:left="720"/>
            </w:pPr>
            <w:r w:rsidRPr="6E5B6D94">
              <w:rPr>
                <w:rFonts w:ascii="Arial" w:hAnsi="Arial" w:eastAsia="Arial" w:cs="Arial"/>
                <w:color w:val="000000" w:themeColor="text1"/>
                <w:szCs w:val="20"/>
              </w:rPr>
              <w:t xml:space="preserve">   3.1.1 Group profile</w:t>
            </w:r>
          </w:p>
          <w:p w:rsidR="13886EF5" w:rsidP="5BDA26B3" w:rsidRDefault="4CAD3905" w14:paraId="6847FA81" w14:textId="612640A3">
            <w:pPr>
              <w:ind w:left="720"/>
              <w:rPr>
                <w:rFonts w:ascii="Arial" w:hAnsi="Arial" w:eastAsia="Arial" w:cs="Arial"/>
              </w:rPr>
            </w:pPr>
            <w:r w:rsidRPr="5BDA26B3" w:rsidR="27377866">
              <w:rPr>
                <w:rFonts w:ascii="Arial" w:hAnsi="Arial" w:eastAsia="Arial" w:cs="Arial"/>
                <w:color w:val="000000" w:themeColor="text1" w:themeTint="FF" w:themeShade="FF"/>
              </w:rPr>
              <w:t xml:space="preserve">   3.1.2 User</w:t>
            </w:r>
            <w:r w:rsidRPr="5BDA26B3" w:rsidR="4811989A">
              <w:rPr>
                <w:rFonts w:ascii="Arial" w:hAnsi="Arial" w:eastAsia="Arial" w:cs="Arial"/>
                <w:color w:val="000000" w:themeColor="text1" w:themeTint="FF" w:themeShade="FF"/>
              </w:rPr>
              <w:t xml:space="preserve"> N</w:t>
            </w:r>
            <w:r w:rsidRPr="5BDA26B3" w:rsidR="27377866">
              <w:rPr>
                <w:rFonts w:ascii="Arial" w:hAnsi="Arial" w:eastAsia="Arial" w:cs="Arial"/>
                <w:color w:val="000000" w:themeColor="text1" w:themeTint="FF" w:themeShade="FF"/>
              </w:rPr>
              <w:t>ame</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45097356" w14:paraId="063F42E3" w14:textId="6A1C6791">
            <w:pPr>
              <w:rPr>
                <w:rFonts w:ascii="Arial" w:hAnsi="Arial" w:eastAsia="Arial" w:cs="Arial"/>
                <w:szCs w:val="20"/>
              </w:rPr>
            </w:pPr>
            <w:r w:rsidRPr="18F335A7">
              <w:rPr>
                <w:rFonts w:ascii="Arial" w:hAnsi="Arial" w:eastAsia="Arial" w:cs="Arial"/>
                <w:color w:val="000000" w:themeColor="text1"/>
                <w:sz w:val="19"/>
                <w:szCs w:val="19"/>
              </w:rPr>
              <w:t>FRUM.007</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3.003.3.1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 list of members under each proflie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FRUM.007.01, FRUM.007.02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3.003.3.1.1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1.1 Group profile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FRUM.007.01, FRUM.007.02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3.003.3.1.2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1.2 User Name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FRUM.007.01, FRUM.007.02</w:t>
            </w:r>
          </w:p>
        </w:tc>
      </w:tr>
      <w:tr w:rsidR="6E5B6D94" w:rsidTr="5BDA26B3" w14:paraId="6DF8F220" w14:textId="77777777">
        <w:trPr>
          <w:trHeight w:val="2160"/>
        </w:trPr>
        <w:tc>
          <w:tcPr>
            <w:tcW w:w="2070" w:type="dxa"/>
            <w:tcBorders>
              <w:top w:val="single" w:color="auto" w:sz="8" w:space="0"/>
              <w:left w:val="single" w:color="auto" w:sz="8" w:space="0"/>
              <w:bottom w:val="single" w:color="auto" w:sz="8" w:space="0"/>
              <w:right w:val="single" w:color="auto" w:sz="8" w:space="0"/>
            </w:tcBorders>
            <w:tcMar/>
          </w:tcPr>
          <w:p w:rsidR="2E1FEF64" w:rsidP="6E5B6D94" w:rsidRDefault="2E1FEF64" w14:paraId="75B8731E" w14:textId="17F0066E">
            <w:r w:rsidRPr="6E5B6D94">
              <w:rPr>
                <w:rFonts w:ascii="Arial" w:hAnsi="Arial" w:eastAsia="Arial" w:cs="Arial"/>
                <w:color w:val="000000" w:themeColor="text1"/>
                <w:szCs w:val="20"/>
              </w:rPr>
              <w:t>BRD 4.001.1</w:t>
            </w:r>
          </w:p>
        </w:tc>
        <w:tc>
          <w:tcPr>
            <w:tcW w:w="4128" w:type="dxa"/>
            <w:tcBorders>
              <w:top w:val="single" w:color="auto" w:sz="8" w:space="0"/>
              <w:left w:val="single" w:color="auto" w:sz="8" w:space="0"/>
              <w:bottom w:val="single" w:color="auto" w:sz="8" w:space="0"/>
              <w:right w:val="single" w:color="auto" w:sz="8" w:space="0"/>
            </w:tcBorders>
            <w:tcMar/>
          </w:tcPr>
          <w:p w:rsidR="38ADDCE2" w:rsidP="6E5B6D94" w:rsidRDefault="38ADDCE2" w14:paraId="0EB57A27" w14:textId="26EBD933">
            <w:pPr>
              <w:spacing w:line="259" w:lineRule="auto"/>
            </w:pPr>
            <w:r w:rsidRPr="6E5B6D94">
              <w:rPr>
                <w:rFonts w:ascii="Arial" w:hAnsi="Arial" w:eastAsia="Arial" w:cs="Arial"/>
                <w:color w:val="000000" w:themeColor="text1"/>
                <w:szCs w:val="20"/>
              </w:rPr>
              <w:t>I. Log in as a Business Administrator</w:t>
            </w:r>
          </w:p>
          <w:p w:rsidR="38ADDCE2" w:rsidP="6E5B6D94" w:rsidRDefault="38ADDCE2" w14:paraId="30B20E1F" w14:textId="08A7805F">
            <w:pPr>
              <w:ind w:left="288"/>
            </w:pPr>
            <w:r w:rsidRPr="6E5B6D94">
              <w:rPr>
                <w:rFonts w:ascii="Arial" w:hAnsi="Arial" w:eastAsia="Arial" w:cs="Arial"/>
                <w:color w:val="000000" w:themeColor="text1"/>
                <w:szCs w:val="20"/>
              </w:rPr>
              <w:t>a. Access the application using any BDO issued device</w:t>
            </w:r>
          </w:p>
          <w:p w:rsidR="51275660" w:rsidP="6E5B6D94" w:rsidRDefault="51275660" w14:paraId="58EFEAAF" w14:textId="4FF6BD8E">
            <w:pPr>
              <w:ind w:left="576"/>
            </w:pPr>
            <w:r w:rsidRPr="6E5B6D94">
              <w:rPr>
                <w:rFonts w:ascii="Arial" w:hAnsi="Arial" w:eastAsia="Arial" w:cs="Arial"/>
                <w:color w:val="000000" w:themeColor="text1"/>
                <w:szCs w:val="20"/>
              </w:rPr>
              <w:t>1. Log in with a System Administrator user profile</w:t>
            </w:r>
          </w:p>
          <w:p w:rsidR="51275660" w:rsidP="6E5B6D94" w:rsidRDefault="51275660" w14:paraId="3A5F5015" w14:textId="4E4D70D2">
            <w:pPr>
              <w:ind w:left="576"/>
            </w:pPr>
            <w:r w:rsidRPr="6E5B6D94">
              <w:rPr>
                <w:rFonts w:ascii="Arial" w:hAnsi="Arial" w:eastAsia="Arial" w:cs="Arial"/>
                <w:color w:val="000000" w:themeColor="text1"/>
                <w:szCs w:val="20"/>
              </w:rPr>
              <w:t>2. Receive the inactivity warning (15 minutes)</w:t>
            </w:r>
          </w:p>
          <w:p w:rsidR="51275660" w:rsidP="6E5B6D94" w:rsidRDefault="51275660" w14:paraId="57A254E7" w14:textId="23F1DA49">
            <w:pPr>
              <w:ind w:left="576"/>
            </w:pPr>
            <w:r w:rsidRPr="6E5B6D94">
              <w:rPr>
                <w:rFonts w:ascii="Arial" w:hAnsi="Arial" w:eastAsia="Arial" w:cs="Arial"/>
                <w:color w:val="000000" w:themeColor="text1"/>
                <w:szCs w:val="20"/>
              </w:rPr>
              <w:t>3. Receive warning prior to system triggered log out (30 minutes)</w:t>
            </w:r>
          </w:p>
        </w:tc>
        <w:tc>
          <w:tcPr>
            <w:tcW w:w="4257" w:type="dxa"/>
            <w:tcBorders>
              <w:top w:val="single" w:color="auto" w:sz="8" w:space="0"/>
              <w:left w:val="single" w:color="auto" w:sz="8" w:space="0"/>
              <w:bottom w:val="single" w:color="auto" w:sz="8" w:space="0"/>
              <w:right w:val="single" w:color="auto" w:sz="8" w:space="0"/>
            </w:tcBorders>
            <w:tcMar/>
          </w:tcPr>
          <w:p w:rsidR="371AD24A" w:rsidP="18F335A7" w:rsidRDefault="59358697" w14:paraId="4FBC33EC" w14:textId="19EAD5FD">
            <w:pPr>
              <w:rPr>
                <w:rFonts w:ascii="Arial" w:hAnsi="Arial" w:eastAsia="Arial" w:cs="Arial"/>
                <w:color w:val="000000" w:themeColor="text1"/>
                <w:szCs w:val="20"/>
              </w:rPr>
            </w:pPr>
            <w:r w:rsidRPr="18F335A7">
              <w:rPr>
                <w:rFonts w:ascii="Arial" w:hAnsi="Arial" w:eastAsia="Arial" w:cs="Arial"/>
                <w:color w:val="000000" w:themeColor="text1"/>
                <w:szCs w:val="20"/>
              </w:rPr>
              <w:t>FRID.001</w:t>
            </w:r>
          </w:p>
          <w:p w:rsidR="6E5B6D94" w:rsidP="18F335A7" w:rsidRDefault="6E5B6D94" w14:paraId="06FE766F" w14:textId="629BD90A">
            <w:pPr>
              <w:rPr>
                <w:rFonts w:ascii="Arial" w:hAnsi="Arial" w:cs="Arial"/>
                <w:i/>
                <w:iCs/>
                <w:color w:val="FF0000"/>
                <w:lang w:eastAsia="en-US"/>
              </w:rPr>
            </w:pPr>
          </w:p>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Added in v1.2: FRUM.001</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4.001.1.1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 Log in with an System Adminitrator user profile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FRUM.001.01, FRUM.001.02</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4.001.1.2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 Receive the inactivity warning (15 minutes)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FRUM.001.01, FRUM.001.03, FRUM.001.04</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4.001.1.3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FRUM.001.01, FRUM.001.03, FRUM.001.04</w:t>
            </w:r>
          </w:p>
        </w:tc>
      </w:tr>
      <w:tr w:rsidR="6E5B6D94" w:rsidTr="5BDA26B3" w14:paraId="0135166E" w14:textId="77777777">
        <w:trPr>
          <w:trHeight w:val="300"/>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476BD986" w14:textId="45034F6C">
            <w:r w:rsidRPr="6E5B6D94">
              <w:rPr>
                <w:rFonts w:ascii="Arial" w:hAnsi="Arial" w:eastAsia="Arial" w:cs="Arial"/>
                <w:color w:val="000000" w:themeColor="text1"/>
                <w:szCs w:val="20"/>
              </w:rPr>
              <w:t>BRD 4.00</w:t>
            </w:r>
            <w:r w:rsidRPr="6E5B6D94" w:rsidR="52F7F602">
              <w:rPr>
                <w:rFonts w:ascii="Arial" w:hAnsi="Arial" w:eastAsia="Arial" w:cs="Arial"/>
                <w:color w:val="000000" w:themeColor="text1"/>
                <w:szCs w:val="20"/>
              </w:rPr>
              <w:t>2</w:t>
            </w:r>
            <w:r w:rsidRPr="6E5B6D94">
              <w:rPr>
                <w:rFonts w:ascii="Arial" w:hAnsi="Arial" w:eastAsia="Arial" w:cs="Arial"/>
                <w:color w:val="000000" w:themeColor="text1"/>
                <w:szCs w:val="20"/>
              </w:rPr>
              <w:t>.1</w:t>
            </w:r>
          </w:p>
        </w:tc>
        <w:tc>
          <w:tcPr>
            <w:tcW w:w="4128" w:type="dxa"/>
            <w:tcBorders>
              <w:top w:val="single" w:color="auto" w:sz="8" w:space="0"/>
              <w:left w:val="single" w:color="auto" w:sz="8" w:space="0"/>
              <w:bottom w:val="single" w:color="auto" w:sz="8" w:space="0"/>
              <w:right w:val="single" w:color="auto" w:sz="8" w:space="0"/>
            </w:tcBorders>
            <w:tcMar/>
          </w:tcPr>
          <w:p w:rsidR="3065B49E" w:rsidP="6E5B6D94" w:rsidRDefault="3065B49E" w14:paraId="47E1EFA5" w14:textId="757E70F9">
            <w:pPr>
              <w:spacing w:line="259" w:lineRule="auto"/>
            </w:pPr>
            <w:r w:rsidRPr="6E5B6D94">
              <w:rPr>
                <w:rFonts w:ascii="Arial" w:hAnsi="Arial" w:eastAsia="Arial" w:cs="Arial"/>
                <w:color w:val="000000" w:themeColor="text1"/>
                <w:szCs w:val="20"/>
              </w:rPr>
              <w:t>II. Manage users of the system</w:t>
            </w:r>
          </w:p>
          <w:p w:rsidR="6E5B6D94" w:rsidP="6E5B6D94" w:rsidRDefault="6E5B6D94" w14:paraId="71FE9FED" w14:textId="631E23E2">
            <w:pPr>
              <w:ind w:left="288"/>
            </w:pPr>
            <w:r w:rsidRPr="6E5B6D94">
              <w:rPr>
                <w:rFonts w:ascii="Arial" w:hAnsi="Arial" w:eastAsia="Arial" w:cs="Arial"/>
                <w:color w:val="000000" w:themeColor="text1"/>
                <w:szCs w:val="20"/>
              </w:rPr>
              <w:t>a.</w:t>
            </w:r>
            <w:r w:rsidRPr="6E5B6D94" w:rsidR="7A74B8F4">
              <w:rPr>
                <w:rFonts w:ascii="Arial" w:hAnsi="Arial" w:eastAsia="Arial" w:cs="Arial"/>
                <w:color w:val="000000" w:themeColor="text1"/>
                <w:szCs w:val="20"/>
              </w:rPr>
              <w:t xml:space="preserve"> Define User Profile/Role</w:t>
            </w:r>
          </w:p>
          <w:p w:rsidR="7A74B8F4" w:rsidP="6E5B6D94" w:rsidRDefault="7A74B8F4" w14:paraId="54FF3499" w14:textId="708A154A">
            <w:pPr>
              <w:ind w:left="576"/>
            </w:pPr>
            <w:r w:rsidRPr="6E5B6D94">
              <w:rPr>
                <w:rFonts w:ascii="Arial" w:hAnsi="Arial" w:eastAsia="Arial" w:cs="Arial"/>
                <w:color w:val="000000" w:themeColor="text1"/>
                <w:szCs w:val="20"/>
              </w:rPr>
              <w:t>1. Create user profile/role for Requestor</w:t>
            </w:r>
          </w:p>
          <w:p w:rsidR="7A74B8F4" w:rsidP="6E5B6D94" w:rsidRDefault="7A74B8F4" w14:paraId="217339C1" w14:textId="667DB415">
            <w:pPr>
              <w:ind w:left="576"/>
            </w:pPr>
            <w:r w:rsidRPr="6E5B6D94">
              <w:rPr>
                <w:rFonts w:ascii="Arial" w:hAnsi="Arial" w:eastAsia="Arial" w:cs="Arial"/>
                <w:color w:val="000000" w:themeColor="text1"/>
                <w:szCs w:val="20"/>
              </w:rPr>
              <w:t>2. Create user profile/role for Approver</w:t>
            </w:r>
          </w:p>
          <w:p w:rsidR="7A74B8F4" w:rsidP="6E5B6D94" w:rsidRDefault="7A74B8F4" w14:paraId="310B0A09" w14:textId="5F88BDB8">
            <w:pPr>
              <w:ind w:left="576"/>
            </w:pPr>
            <w:r w:rsidRPr="6E5B6D94">
              <w:rPr>
                <w:rFonts w:ascii="Arial" w:hAnsi="Arial" w:eastAsia="Arial" w:cs="Arial"/>
                <w:color w:val="000000" w:themeColor="text1"/>
                <w:szCs w:val="20"/>
              </w:rPr>
              <w:t>3. Create user profile/role for Business Administrator</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664FDA77" w14:paraId="40BD61C2" w14:textId="1E0E8398">
            <w:pPr>
              <w:rPr>
                <w:rFonts w:ascii="Arial" w:hAnsi="Arial" w:eastAsia="Arial" w:cs="Arial"/>
                <w:color w:val="000000" w:themeColor="text1"/>
                <w:szCs w:val="20"/>
                <w:lang w:eastAsia="en-US"/>
              </w:rPr>
            </w:pPr>
            <w:r w:rsidRPr="18F335A7">
              <w:rPr>
                <w:rFonts w:ascii="Arial" w:hAnsi="Arial" w:eastAsia="Arial" w:cs="Arial"/>
                <w:color w:val="000000" w:themeColor="text1"/>
                <w:szCs w:val="20"/>
              </w:rPr>
              <w:t>FRID.00</w:t>
            </w:r>
            <w:r w:rsidRPr="18F335A7" w:rsidR="0B7EF435">
              <w:rPr>
                <w:rFonts w:ascii="Arial" w:hAnsi="Arial" w:eastAsia="Arial" w:cs="Arial"/>
                <w:color w:val="000000" w:themeColor="text1"/>
                <w:szCs w:val="20"/>
              </w:rPr>
              <w:t>5</w:t>
            </w:r>
          </w:p>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Added in v1.2: FRUM.005.05</w:t>
            </w:r>
          </w:p>
        </w:tc>
      </w:tr>
      <w:tr w:rsidR="6E5B6D94" w:rsidTr="5BDA26B3" w14:paraId="7EE12124"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7A74B8F4" w:rsidP="6E5B6D94" w:rsidRDefault="7A74B8F4" w14:paraId="5CA0A21D" w14:textId="45FE097F">
            <w:r w:rsidRPr="6E5B6D94">
              <w:rPr>
                <w:rFonts w:ascii="Arial" w:hAnsi="Arial" w:eastAsia="Arial" w:cs="Arial"/>
                <w:color w:val="000000" w:themeColor="text1"/>
                <w:szCs w:val="20"/>
              </w:rPr>
              <w:t>BRD 4.002.2</w:t>
            </w:r>
          </w:p>
        </w:tc>
        <w:tc>
          <w:tcPr>
            <w:tcW w:w="4128" w:type="dxa"/>
            <w:tcBorders>
              <w:top w:val="single" w:color="auto" w:sz="8" w:space="0"/>
              <w:left w:val="single" w:color="auto" w:sz="8" w:space="0"/>
              <w:bottom w:val="single" w:color="auto" w:sz="8" w:space="0"/>
              <w:right w:val="single" w:color="auto" w:sz="8" w:space="0"/>
            </w:tcBorders>
            <w:tcMar/>
          </w:tcPr>
          <w:p w:rsidR="7A74B8F4" w:rsidP="6E5B6D94" w:rsidRDefault="7A74B8F4" w14:paraId="1D0DA23D" w14:textId="757E70F9">
            <w:pPr>
              <w:spacing w:line="259" w:lineRule="auto"/>
            </w:pPr>
            <w:r w:rsidRPr="6E5B6D94">
              <w:rPr>
                <w:rFonts w:ascii="Arial" w:hAnsi="Arial" w:eastAsia="Arial" w:cs="Arial"/>
                <w:color w:val="000000" w:themeColor="text1"/>
                <w:szCs w:val="20"/>
              </w:rPr>
              <w:t>II. Manage users of the system</w:t>
            </w:r>
          </w:p>
          <w:p w:rsidR="7A74B8F4" w:rsidP="6E5B6D94" w:rsidRDefault="7A74B8F4" w14:paraId="14E866FF" w14:textId="6F974DA0">
            <w:pPr>
              <w:ind w:left="288"/>
            </w:pPr>
            <w:r w:rsidRPr="6E5B6D94">
              <w:rPr>
                <w:rFonts w:ascii="Arial" w:hAnsi="Arial" w:eastAsia="Arial" w:cs="Arial"/>
                <w:color w:val="000000" w:themeColor="text1"/>
                <w:szCs w:val="20"/>
              </w:rPr>
              <w:t>b. Define specific functionality or capability to a specific user profile/role</w:t>
            </w:r>
          </w:p>
          <w:p w:rsidR="7A74B8F4" w:rsidP="6E5B6D94" w:rsidRDefault="7A74B8F4" w14:paraId="55C889C9" w14:textId="08D0E732">
            <w:pPr>
              <w:ind w:left="720"/>
            </w:pPr>
            <w:r w:rsidRPr="6E5B6D94">
              <w:rPr>
                <w:rFonts w:ascii="Arial" w:hAnsi="Arial" w:eastAsia="Arial" w:cs="Arial"/>
                <w:color w:val="000000" w:themeColor="text1"/>
                <w:szCs w:val="20"/>
              </w:rPr>
              <w:t>1. Assign Enroll New User to a specific user profile/role</w:t>
            </w:r>
          </w:p>
          <w:p w:rsidR="7A74B8F4" w:rsidP="6E5B6D94" w:rsidRDefault="7A74B8F4" w14:paraId="54D84C6C" w14:textId="5F5F0FB0">
            <w:pPr>
              <w:ind w:left="720"/>
            </w:pPr>
            <w:r w:rsidRPr="6E5B6D94">
              <w:rPr>
                <w:rFonts w:ascii="Arial" w:hAnsi="Arial" w:eastAsia="Arial" w:cs="Arial"/>
                <w:color w:val="000000" w:themeColor="text1"/>
                <w:szCs w:val="20"/>
              </w:rPr>
              <w:t>2. Assign Modify Existing User function to a specific user profile/role</w:t>
            </w:r>
          </w:p>
          <w:p w:rsidR="7A74B8F4" w:rsidP="6E5B6D94" w:rsidRDefault="7A74B8F4" w14:paraId="00221060" w14:textId="219C0547">
            <w:pPr>
              <w:ind w:left="720"/>
            </w:pPr>
            <w:r w:rsidRPr="6E5B6D94">
              <w:rPr>
                <w:rFonts w:ascii="Arial" w:hAnsi="Arial" w:eastAsia="Arial" w:cs="Arial"/>
                <w:color w:val="000000" w:themeColor="text1"/>
                <w:szCs w:val="20"/>
              </w:rPr>
              <w:t>3. Assign Deactivate User function to a specific user profile/role</w:t>
            </w:r>
          </w:p>
          <w:p w:rsidR="7A74B8F4" w:rsidP="6E5B6D94" w:rsidRDefault="7A74B8F4" w14:paraId="4F6FB1EB" w14:textId="79B17729">
            <w:pPr>
              <w:ind w:left="720"/>
            </w:pPr>
            <w:r w:rsidRPr="6E5B6D94">
              <w:rPr>
                <w:rFonts w:ascii="Arial" w:hAnsi="Arial" w:eastAsia="Arial" w:cs="Arial"/>
                <w:color w:val="000000" w:themeColor="text1"/>
                <w:szCs w:val="20"/>
              </w:rPr>
              <w:t>4. Assign Reactivate User function to a specific user profile/role</w:t>
            </w:r>
          </w:p>
          <w:p w:rsidR="7A74B8F4" w:rsidP="6E5B6D94" w:rsidRDefault="7A74B8F4" w14:paraId="4BE1A130" w14:textId="5F957C1D">
            <w:pPr>
              <w:ind w:left="720"/>
            </w:pPr>
            <w:r w:rsidRPr="6E5B6D94">
              <w:rPr>
                <w:rFonts w:ascii="Arial" w:hAnsi="Arial" w:eastAsia="Arial" w:cs="Arial"/>
                <w:color w:val="000000" w:themeColor="text1"/>
                <w:szCs w:val="20"/>
              </w:rPr>
              <w:t>5. Assign Apply Correction function to a specific user profile/role</w:t>
            </w:r>
          </w:p>
          <w:p w:rsidR="7A74B8F4" w:rsidP="6E5B6D94" w:rsidRDefault="7A74B8F4" w14:paraId="5A0EDB9D" w14:textId="52858B87">
            <w:pPr>
              <w:ind w:left="720"/>
            </w:pPr>
            <w:r w:rsidRPr="6E5B6D94">
              <w:rPr>
                <w:rFonts w:ascii="Arial" w:hAnsi="Arial" w:eastAsia="Arial" w:cs="Arial"/>
                <w:color w:val="000000" w:themeColor="text1"/>
                <w:szCs w:val="20"/>
              </w:rPr>
              <w:t>6. Assign Cancel a request function to a specific user profile/role</w:t>
            </w:r>
          </w:p>
          <w:p w:rsidR="7A74B8F4" w:rsidP="6E5B6D94" w:rsidRDefault="7A74B8F4" w14:paraId="68052CB5" w14:textId="583A85FB">
            <w:pPr>
              <w:ind w:left="720"/>
            </w:pPr>
            <w:r w:rsidRPr="6E5B6D94">
              <w:rPr>
                <w:rFonts w:ascii="Arial" w:hAnsi="Arial" w:eastAsia="Arial" w:cs="Arial"/>
                <w:color w:val="000000" w:themeColor="text1"/>
                <w:szCs w:val="20"/>
              </w:rPr>
              <w:t>7. Assign View request/s function to a specific user profile/role</w:t>
            </w:r>
          </w:p>
          <w:p w:rsidR="7A74B8F4" w:rsidP="6E5B6D94" w:rsidRDefault="7A74B8F4" w14:paraId="25F72FE6" w14:textId="29C82D2D">
            <w:pPr>
              <w:ind w:left="720"/>
            </w:pPr>
            <w:r w:rsidRPr="6E5B6D94">
              <w:rPr>
                <w:rFonts w:ascii="Arial" w:hAnsi="Arial" w:eastAsia="Arial" w:cs="Arial"/>
                <w:color w:val="000000" w:themeColor="text1"/>
                <w:szCs w:val="20"/>
              </w:rPr>
              <w:t>8. Assign Review and approve request/s function to a specific user profile/role</w:t>
            </w:r>
          </w:p>
          <w:p w:rsidR="7A74B8F4" w:rsidP="6E5B6D94" w:rsidRDefault="7A74B8F4" w14:paraId="5303BAE3" w14:textId="4410038E">
            <w:pPr>
              <w:ind w:left="720"/>
            </w:pPr>
            <w:r w:rsidRPr="6E5B6D94">
              <w:rPr>
                <w:rFonts w:ascii="Arial" w:hAnsi="Arial" w:eastAsia="Arial" w:cs="Arial"/>
                <w:color w:val="000000" w:themeColor="text1"/>
                <w:szCs w:val="20"/>
              </w:rPr>
              <w:t>9. Assign Submit a User Access Group Profiles Request function to a specific user profile/role</w:t>
            </w:r>
          </w:p>
          <w:p w:rsidR="7A74B8F4" w:rsidP="6E5B6D94" w:rsidRDefault="7A74B8F4" w14:paraId="43B76941" w14:textId="7A51C9B7">
            <w:pPr>
              <w:ind w:left="720"/>
            </w:pPr>
            <w:r w:rsidRPr="6E5B6D94">
              <w:rPr>
                <w:rFonts w:ascii="Arial" w:hAnsi="Arial" w:eastAsia="Arial" w:cs="Arial"/>
                <w:color w:val="000000" w:themeColor="text1"/>
                <w:szCs w:val="20"/>
              </w:rPr>
              <w:t>10. Generate Reports Request function to a specific user profile/role</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3CBAEDF3" w14:paraId="4CECC339" w14:textId="1A032C6C">
            <w:pPr>
              <w:rPr>
                <w:rFonts w:ascii="Arial" w:hAnsi="Arial" w:eastAsia="Arial" w:cs="Arial"/>
                <w:color w:val="000000" w:themeColor="text1"/>
                <w:szCs w:val="20"/>
              </w:rPr>
            </w:pPr>
            <w:r w:rsidRPr="18F335A7">
              <w:rPr>
                <w:rFonts w:ascii="Arial" w:hAnsi="Arial" w:eastAsia="Arial" w:cs="Arial"/>
                <w:color w:val="000000" w:themeColor="text1"/>
                <w:szCs w:val="20"/>
              </w:rPr>
              <w:t>FRID.006</w:t>
            </w:r>
          </w:p>
          <w:p w:rsidR="6E5B6D94" w:rsidP="18F335A7" w:rsidRDefault="6E5B6D94" w14:paraId="027C7406" w14:textId="68B16422">
            <w:pPr>
              <w:rPr>
                <w:rFonts w:ascii="Arial" w:hAnsi="Arial" w:cs="Arial"/>
                <w:i/>
                <w:iCs/>
                <w:color w:val="FF0000"/>
                <w:lang w:eastAsia="en-US"/>
              </w:rPr>
            </w:pPr>
          </w:p>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Added in v1.2: FRUM.005.06</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4.002.1.1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 Create user profile/role for Requestor</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FRUM.005.01, FRUM.005.05</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4.002.1.2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 Create user profile/role for Approver</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FRUM.005.01, FRUM.005.05</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4.002.1.3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3. Create user profile/role for Business Administrator</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FRUM.005.01, FRUM.005.05</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4.002.2.1</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 Assign Enroll New User to a specific user profile/role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FRUM.001.02, FRUM.005.01, FRUM.005.06, FRUM.007.03</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4.002.2.2</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2. Assign Modify Existing User function to a specific user profile/role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FRUM.001.02, FRUM.005.01, FRUM.005.06, FRUM.007.03</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4.002.2.3</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3. Assign Deactivate User function to a specific user profile/role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FRUM.001.02, FRUM.005.01, FRUM.005.06, FRUM.007.03</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4.002.2.4</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4. Assign Reactivate User function to a specific user profile/role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FRUM.001.02, FRUM.005.01, FRUM.005.06, FRUM.007.03</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4.002.2.5</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5. Assign Apply Correction function to a specific user profile/role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FRUM.001.02, FRUM.005.01, FRUM.005.06, FRUM.007.03</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4.002.2.6</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6. Assign Cancel a request function to a specific user profile/role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FRUM.001.02, FRUM.005.01, FRUM.005.06, FRUM.007.03</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4.002.2.7</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7. Assign View request/s function to a specific user profile/role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FRUM.001.02, FRUM.005.01, FRUM.005.06, FRUM.007.03</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4.002.2.8</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8. Assign Review and approve request/s function to a specific user profile/role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FRUM.001.02, FRUM.005.01, FRUM.005.06, FRUM.007.03</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4.002.2.9</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9. Assign Submit a User Access Group Profiles Request function to a specific user profile/role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FRUM.001.02, FRUM.005.01, FRUM.005.06, FRUM.007.03</w:t>
            </w:r>
          </w:p>
        </w:tc>
      </w:tr>
      <w:tr>
        <w:trPr/>
        <w:tc>
          <w:tcPr>
            <w:tcW w:w="2070"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BRD 4.002.2.10</w:t>
            </w:r>
          </w:p>
        </w:tc>
        <w:tc>
          <w:tcPr>
            <w:tcW w:w="4128" w:type="dxa"/>
            <w:tcBorders>
              <w:top w:val="nil"/>
              <w:left w:val="single" w:color="auto" w:sz="8" w:space="0"/>
              <w:bottom w:val="single" w:color="auto" w:sz="8" w:space="0"/>
              <w:right w:val="single" w:color="auto" w:sz="8" w:space="0"/>
            </w:tcBorders>
            <w:shd w:val="clear" w:color="auto" w:fill="FFF59D"/>
            <w:tcMa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10. Generate Reports Request function to a specific user profile/role</w:t>
            </w:r>
          </w:p>
        </w:tc>
        <w:tc>
          <w:tcPr>
            <w:tcW w:w="4257" w:type="dxa"/>
            <w:tcBorders>
              <w:top w:val="nil"/>
              <w:left w:val="single" w:color="auto" w:sz="8" w:space="0"/>
              <w:bottom w:val="single" w:color="auto" w:sz="8" w:space="0"/>
              <w:right w:val="single" w:color="auto" w:sz="8" w:space="0"/>
            </w:tcBorders>
            <w:shd w:val="clear" w:color="auto" w:fill="FFF59D"/>
            <w:tcMar/>
            <w:hideMark/>
          </w:tcPr>
          <w:p>
            <w:pPr>
              <w:rPr>
                <w:rFonts w:ascii="Arial" w:hAnsi="Arial" w:eastAsia="Arial" w:cs="Arial"/>
                <w:color w:val="000000" w:themeColor="text1"/>
                <w:szCs w:val="20"/>
                <w:lang w:eastAsia="en-US"/>
              </w:rPr>
            </w:pPr>
            <w:r>
              <w:rPr>
                <w:rFonts w:ascii="Arial" w:hAnsi="Arial" w:eastAsia="Arial" w:cs="Arial"/>
                <w:color w:val="000000" w:themeColor="text1"/>
                <w:szCs w:val="20"/>
                <w:shd w:val="clear" w:color="auto" w:fill="FFF59D"/>
              </w:rPr>
              <w:t xml:space="preserve">FRUM.001.02, FRUM.005.01, FRUM.005.06, FRUM.007.03</w:t>
            </w:r>
          </w:p>
        </w:tc>
      </w:tr>
      <w:tr w:rsidR="6E5B6D94" w:rsidTr="5BDA26B3" w14:paraId="54AC3D41" w14:textId="77777777">
        <w:trPr>
          <w:trHeight w:val="315"/>
        </w:trPr>
        <w:tc>
          <w:tcPr>
            <w:tcW w:w="2070" w:type="dxa"/>
            <w:tcBorders>
              <w:top w:val="single" w:color="auto" w:sz="8" w:space="0"/>
              <w:left w:val="single" w:color="auto" w:sz="8" w:space="0"/>
              <w:bottom w:val="single" w:color="auto" w:sz="8" w:space="0"/>
              <w:right w:val="single" w:color="auto" w:sz="8" w:space="0"/>
            </w:tcBorders>
            <w:tcMar/>
          </w:tcPr>
          <w:p w:rsidR="612E622F" w:rsidP="6E5B6D94" w:rsidRDefault="612E622F" w14:paraId="0EA3A71E" w14:textId="3FAE95B3">
            <w:r w:rsidRPr="6E5B6D94">
              <w:rPr>
                <w:rFonts w:ascii="Arial" w:hAnsi="Arial" w:eastAsia="Arial" w:cs="Arial"/>
                <w:color w:val="000000" w:themeColor="text1"/>
                <w:szCs w:val="20"/>
              </w:rPr>
              <w:t>BRD 4.003.1</w:t>
            </w:r>
          </w:p>
        </w:tc>
        <w:tc>
          <w:tcPr>
            <w:tcW w:w="4128" w:type="dxa"/>
            <w:tcBorders>
              <w:top w:val="single" w:color="auto" w:sz="8" w:space="0"/>
              <w:left w:val="single" w:color="auto" w:sz="8" w:space="0"/>
              <w:bottom w:val="single" w:color="auto" w:sz="8" w:space="0"/>
              <w:right w:val="single" w:color="auto" w:sz="8" w:space="0"/>
            </w:tcBorders>
            <w:tcMar/>
          </w:tcPr>
          <w:p w:rsidR="612E622F" w:rsidP="6E5B6D94" w:rsidRDefault="612E622F" w14:paraId="1EEDD52A" w14:textId="2B00263F">
            <w:pPr>
              <w:spacing w:line="259" w:lineRule="auto"/>
            </w:pPr>
            <w:r w:rsidRPr="6E5B6D94">
              <w:rPr>
                <w:rFonts w:ascii="Arial" w:hAnsi="Arial" w:eastAsia="Arial" w:cs="Arial"/>
                <w:color w:val="000000" w:themeColor="text1"/>
                <w:szCs w:val="20"/>
              </w:rPr>
              <w:t>III. Generate Logs</w:t>
            </w:r>
          </w:p>
          <w:p w:rsidR="612E622F" w:rsidP="6E5B6D94" w:rsidRDefault="612E622F" w14:paraId="78369838" w14:textId="7B3FE849">
            <w:pPr>
              <w:spacing w:line="259" w:lineRule="auto"/>
              <w:ind w:left="288"/>
            </w:pPr>
            <w:r w:rsidRPr="6E5B6D94">
              <w:rPr>
                <w:rFonts w:ascii="Arial" w:hAnsi="Arial" w:eastAsia="Arial" w:cs="Arial"/>
                <w:color w:val="000000" w:themeColor="text1"/>
                <w:szCs w:val="20"/>
              </w:rPr>
              <w:t>a</w:t>
            </w:r>
            <w:r w:rsidRPr="6E5B6D94" w:rsidR="6E5B6D94">
              <w:rPr>
                <w:rFonts w:ascii="Arial" w:hAnsi="Arial" w:eastAsia="Arial" w:cs="Arial"/>
                <w:color w:val="000000" w:themeColor="text1"/>
                <w:szCs w:val="20"/>
              </w:rPr>
              <w:t>.</w:t>
            </w:r>
            <w:r w:rsidRPr="6E5B6D94" w:rsidR="139B2DD0">
              <w:rPr>
                <w:rFonts w:ascii="Arial" w:hAnsi="Arial" w:eastAsia="Arial" w:cs="Arial"/>
                <w:color w:val="000000" w:themeColor="text1"/>
                <w:szCs w:val="20"/>
              </w:rPr>
              <w:t xml:space="preserve"> Generate Audit logs for compliance and audit purposes as needed</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FF32DFC" w14:paraId="28714919" w14:textId="46757CEC">
            <w:pPr>
              <w:spacing w:line="259" w:lineRule="auto"/>
            </w:pPr>
            <w:r w:rsidRPr="18F335A7">
              <w:rPr>
                <w:rFonts w:ascii="Arial" w:hAnsi="Arial" w:eastAsia="Arial" w:cs="Arial"/>
                <w:color w:val="000000" w:themeColor="text1"/>
                <w:szCs w:val="20"/>
              </w:rPr>
              <w:t>FRUM-008</w:t>
            </w:r>
          </w:p>
          <w:p>
            <w:pPr>
              <w:spacing w:line="259" w:lineRule="auto"/>
            </w:pPr>
            <w:r>
              <w:rPr>
                <w:rFonts w:ascii="Arial" w:hAnsi="Arial" w:eastAsia="Arial" w:cs="Arial"/>
                <w:color w:val="000000" w:themeColor="text1"/>
                <w:szCs w:val="20"/>
                <w:shd w:val="clear" w:color="auto" w:fill="FFF59D"/>
              </w:rPr>
              <w:t xml:space="preserve">Added in v1.2: FRUM.008.04</w:t>
            </w:r>
          </w:p>
        </w:tc>
      </w:tr>
    </w:tbl>
    <w:p w:rsidR="004243A4" w:rsidP="4E09FB91" w:rsidRDefault="004243A4" w14:paraId="54E11D2A" w14:textId="770424AE">
      <w:pPr>
        <w:rPr>
          <w:rFonts w:ascii="Arial" w:hAnsi="Arial" w:cs="Arial"/>
          <w:i/>
          <w:iCs/>
          <w:color w:val="FF0000"/>
          <w:lang w:eastAsia="en-US"/>
        </w:rPr>
      </w:pPr>
    </w:p>
    <w:p w:rsidRPr="002F75E6" w:rsidR="007F633F" w:rsidP="18F335A7" w:rsidRDefault="7D8FD65D" w14:paraId="3524CCBA" w14:textId="77777777">
      <w:pPr>
        <w:pStyle w:val="Instructions"/>
        <w:ind w:left="0"/>
        <w:jc w:val="both"/>
        <w:rPr>
          <w:rFonts w:cs="Arial"/>
          <w:color w:val="auto"/>
        </w:rPr>
      </w:pPr>
      <w:r w:rsidRPr="18F335A7">
        <w:rPr>
          <w:rFonts w:cs="Arial"/>
          <w:color w:val="auto"/>
        </w:rPr>
        <w:t xml:space="preserve">List the use cases/business functions that are </w:t>
      </w:r>
      <w:r w:rsidRPr="18F335A7">
        <w:rPr>
          <w:rFonts w:cs="Arial"/>
          <w:b/>
          <w:bCs/>
          <w:color w:val="auto"/>
        </w:rPr>
        <w:t>out of scope</w:t>
      </w:r>
      <w:r w:rsidRPr="18F335A7">
        <w:rPr>
          <w:rFonts w:cs="Arial"/>
          <w:color w:val="auto"/>
        </w:rPr>
        <w:t xml:space="preserve">. </w:t>
      </w:r>
      <w:r w:rsidRPr="18F335A7" w:rsidR="5BE25F74">
        <w:rPr>
          <w:rFonts w:cs="Arial"/>
          <w:color w:val="auto"/>
        </w:rPr>
        <w:t>Mention the name and a brief 2-3 lines short description f</w:t>
      </w:r>
      <w:r w:rsidRPr="18F335A7">
        <w:rPr>
          <w:rFonts w:cs="Arial"/>
          <w:color w:val="auto"/>
        </w:rPr>
        <w:t xml:space="preserve">or each use case/business function that is </w:t>
      </w:r>
      <w:r w:rsidRPr="18F335A7" w:rsidR="54DCC026">
        <w:rPr>
          <w:rFonts w:cs="Arial"/>
          <w:color w:val="auto"/>
        </w:rPr>
        <w:t xml:space="preserve">out of </w:t>
      </w:r>
      <w:r w:rsidRPr="18F335A7">
        <w:rPr>
          <w:rFonts w:cs="Arial"/>
          <w:color w:val="auto"/>
        </w:rPr>
        <w:t>scope</w:t>
      </w:r>
      <w:r w:rsidRPr="18F335A7" w:rsidR="5BE25F74">
        <w:rPr>
          <w:rFonts w:cs="Arial"/>
          <w:color w:val="auto"/>
        </w:rPr>
        <w:t>.</w:t>
      </w:r>
      <w:r w:rsidRPr="18F335A7">
        <w:rPr>
          <w:rFonts w:cs="Arial"/>
          <w:color w:val="auto"/>
        </w:rPr>
        <w:t xml:space="preserve"> </w:t>
      </w:r>
    </w:p>
    <w:p w:rsidRPr="002F75E6" w:rsidR="007F633F" w:rsidP="18F335A7" w:rsidRDefault="7D8FD65D" w14:paraId="3F2E578A" w14:textId="77777777">
      <w:pPr>
        <w:pStyle w:val="Instructions"/>
        <w:ind w:left="0"/>
        <w:jc w:val="both"/>
        <w:rPr>
          <w:rFonts w:cs="Arial"/>
          <w:color w:val="auto"/>
        </w:rPr>
      </w:pPr>
      <w:r w:rsidRPr="18F335A7">
        <w:rPr>
          <w:rFonts w:cs="Arial"/>
          <w:color w:val="auto"/>
        </w:rPr>
        <w:t xml:space="preserve">List the system/organizational interfaces that are </w:t>
      </w:r>
      <w:r w:rsidRPr="18F335A7">
        <w:rPr>
          <w:rFonts w:cs="Arial"/>
          <w:b/>
          <w:bCs/>
          <w:color w:val="auto"/>
        </w:rPr>
        <w:t>out of scope</w:t>
      </w:r>
      <w:r w:rsidRPr="18F335A7">
        <w:rPr>
          <w:rFonts w:cs="Arial"/>
          <w:color w:val="auto"/>
        </w:rPr>
        <w:t xml:space="preserve">. </w:t>
      </w:r>
      <w:r w:rsidRPr="18F335A7" w:rsidR="5BE25F74">
        <w:rPr>
          <w:rFonts w:cs="Arial"/>
          <w:color w:val="auto"/>
        </w:rPr>
        <w:t>Mention the name and a brief 2-3 lines short description f</w:t>
      </w:r>
      <w:r w:rsidRPr="18F335A7">
        <w:rPr>
          <w:rFonts w:cs="Arial"/>
          <w:color w:val="auto"/>
        </w:rPr>
        <w:t xml:space="preserve">or each interface that is </w:t>
      </w:r>
      <w:r w:rsidRPr="18F335A7" w:rsidR="54DCC026">
        <w:rPr>
          <w:rFonts w:cs="Arial"/>
          <w:color w:val="auto"/>
        </w:rPr>
        <w:t>out of scope</w:t>
      </w:r>
      <w:r w:rsidRPr="18F335A7" w:rsidR="5BE25F74">
        <w:rPr>
          <w:rFonts w:cs="Arial"/>
          <w:color w:val="auto"/>
        </w:rPr>
        <w:t>.</w:t>
      </w:r>
      <w:r w:rsidRPr="18F335A7">
        <w:rPr>
          <w:rFonts w:cs="Arial"/>
          <w:color w:val="auto"/>
        </w:rPr>
        <w:t xml:space="preserve"> </w:t>
      </w:r>
    </w:p>
    <w:p w:rsidRPr="002F75E6" w:rsidR="00EE74FA" w:rsidP="18F335A7" w:rsidRDefault="03ED940A" w14:paraId="7F95D73B" w14:textId="77777777">
      <w:pPr>
        <w:pStyle w:val="Heading1"/>
        <w:numPr>
          <w:ilvl w:val="0"/>
          <w:numId w:val="72"/>
        </w:numPr>
        <w:rPr>
          <w:sz w:val="28"/>
          <w:szCs w:val="28"/>
        </w:rPr>
      </w:pPr>
      <w:bookmarkStart w:name="_Toc1066010949" w:id="258796181"/>
      <w:r w:rsidRPr="5BDA26B3" w:rsidR="239FBC78">
        <w:rPr>
          <w:sz w:val="28"/>
          <w:szCs w:val="28"/>
        </w:rPr>
        <w:t>Functional Requirements</w:t>
      </w:r>
      <w:bookmarkEnd w:id="258796181"/>
    </w:p>
    <w:p w:rsidRPr="002F75E6" w:rsidR="00EE74FA" w:rsidRDefault="00EE74FA" w14:paraId="1D7B270A" w14:textId="77777777">
      <w:pPr>
        <w:rPr>
          <w:rFonts w:ascii="Arial" w:hAnsi="Arial" w:cs="Arial"/>
        </w:rPr>
      </w:pPr>
    </w:p>
    <w:p w:rsidR="00756DB3" w:rsidP="6E5B6D94" w:rsidRDefault="755B004F" w14:paraId="717AAFBA" w14:textId="44DB49F2">
      <w:pPr>
        <w:pStyle w:val="Body"/>
        <w:rPr>
          <w:rFonts w:ascii="Arial" w:hAnsi="Arial" w:cs="Arial"/>
          <w:sz w:val="20"/>
          <w:lang w:val="en-GB"/>
        </w:rPr>
      </w:pPr>
      <w:r w:rsidRPr="6E5B6D94">
        <w:rPr>
          <w:rFonts w:ascii="Arial" w:hAnsi="Arial" w:cs="Arial"/>
          <w:sz w:val="20"/>
          <w:lang w:val="en-GB"/>
        </w:rPr>
        <w:t xml:space="preserve">This section </w:t>
      </w:r>
      <w:r w:rsidRPr="6E5B6D94" w:rsidR="2A6DD779">
        <w:rPr>
          <w:rFonts w:ascii="Arial" w:hAnsi="Arial" w:cs="Arial"/>
          <w:sz w:val="20"/>
          <w:lang w:val="en-GB"/>
        </w:rPr>
        <w:t xml:space="preserve">contains all the </w:t>
      </w:r>
      <w:r w:rsidRPr="6E5B6D94" w:rsidR="1685435D">
        <w:rPr>
          <w:rFonts w:ascii="Arial" w:hAnsi="Arial" w:cs="Arial"/>
          <w:sz w:val="20"/>
          <w:lang w:val="en-GB"/>
        </w:rPr>
        <w:t>functional requirements for</w:t>
      </w:r>
      <w:r w:rsidRPr="6E5B6D94" w:rsidR="69A10DF5">
        <w:rPr>
          <w:rFonts w:ascii="Arial" w:hAnsi="Arial" w:cs="Arial"/>
          <w:sz w:val="20"/>
          <w:lang w:val="en-GB"/>
        </w:rPr>
        <w:t xml:space="preserve"> </w:t>
      </w:r>
      <w:bookmarkStart w:name="_Toc137351799" w:id="31"/>
      <w:r w:rsidRPr="6E5B6D94" w:rsidR="4DA97ED9">
        <w:rPr>
          <w:rFonts w:ascii="Arial" w:hAnsi="Arial" w:cs="Arial"/>
          <w:sz w:val="20"/>
          <w:lang w:val="en-GB"/>
        </w:rPr>
        <w:t xml:space="preserve">the </w:t>
      </w:r>
      <w:r w:rsidRPr="6E5B6D94" w:rsidR="6D15EC66">
        <w:rPr>
          <w:rFonts w:ascii="Arial" w:hAnsi="Arial" w:cs="Arial"/>
          <w:sz w:val="20"/>
          <w:lang w:val="en-GB"/>
        </w:rPr>
        <w:t xml:space="preserve">User Access Maintenance </w:t>
      </w:r>
      <w:r w:rsidRPr="6E5B6D94" w:rsidR="4DA97ED9">
        <w:rPr>
          <w:rFonts w:ascii="Arial" w:hAnsi="Arial" w:cs="Arial"/>
          <w:sz w:val="20"/>
          <w:lang w:val="en-GB"/>
        </w:rPr>
        <w:t>that must be in place to address the business requirements. These include the</w:t>
      </w:r>
      <w:r w:rsidRPr="6E5B6D94" w:rsidR="59BB5A74">
        <w:rPr>
          <w:rFonts w:ascii="Arial" w:hAnsi="Arial" w:cs="Arial"/>
          <w:sz w:val="20"/>
          <w:lang w:val="en-GB"/>
        </w:rPr>
        <w:t xml:space="preserve"> </w:t>
      </w:r>
      <w:r w:rsidRPr="6E5B6D94" w:rsidR="1685435D">
        <w:rPr>
          <w:rFonts w:ascii="Arial" w:hAnsi="Arial" w:cs="Arial"/>
          <w:sz w:val="20"/>
          <w:lang w:val="en-GB"/>
        </w:rPr>
        <w:t>capabilities</w:t>
      </w:r>
      <w:r w:rsidRPr="6E5B6D94" w:rsidR="59BB5A74">
        <w:rPr>
          <w:rFonts w:ascii="Arial" w:hAnsi="Arial" w:cs="Arial"/>
          <w:sz w:val="20"/>
          <w:lang w:val="en-GB"/>
        </w:rPr>
        <w:t xml:space="preserve"> that the system must possess and the</w:t>
      </w:r>
      <w:r w:rsidRPr="6E5B6D94" w:rsidR="4DA97ED9">
        <w:rPr>
          <w:rFonts w:ascii="Arial" w:hAnsi="Arial" w:cs="Arial"/>
          <w:sz w:val="20"/>
          <w:lang w:val="en-GB"/>
        </w:rPr>
        <w:t xml:space="preserve"> </w:t>
      </w:r>
      <w:r w:rsidRPr="6E5B6D94" w:rsidR="2A6DD779">
        <w:rPr>
          <w:rFonts w:ascii="Arial" w:hAnsi="Arial" w:cs="Arial"/>
          <w:sz w:val="20"/>
          <w:lang w:val="en-GB"/>
        </w:rPr>
        <w:t>operations and activities that</w:t>
      </w:r>
      <w:r w:rsidRPr="6E5B6D94" w:rsidR="59BB5A74">
        <w:rPr>
          <w:rFonts w:ascii="Arial" w:hAnsi="Arial" w:cs="Arial"/>
          <w:sz w:val="20"/>
          <w:lang w:val="en-GB"/>
        </w:rPr>
        <w:t xml:space="preserve"> it</w:t>
      </w:r>
      <w:r w:rsidRPr="6E5B6D94" w:rsidR="2A6DD779">
        <w:rPr>
          <w:rFonts w:ascii="Arial" w:hAnsi="Arial" w:cs="Arial"/>
          <w:sz w:val="20"/>
          <w:lang w:val="en-GB"/>
        </w:rPr>
        <w:t xml:space="preserve"> must be able to perform. </w:t>
      </w:r>
    </w:p>
    <w:p w:rsidR="00756DB3" w:rsidP="00F20A9A" w:rsidRDefault="00756DB3" w14:paraId="56EE48EE" w14:textId="77777777">
      <w:pPr>
        <w:rPr>
          <w:rFonts w:ascii="Arial" w:hAnsi="Arial" w:cs="Arial"/>
        </w:rPr>
      </w:pPr>
    </w:p>
    <w:tbl>
      <w:tblPr>
        <w:tblW w:w="1008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Change w:author="" w:id="1185789996">
          <w:tblPr/>
        </w:tblPrChange>
      </w:tblPr>
      <w:tblGrid>
        <w:gridCol w:w="1362"/>
        <w:gridCol w:w="1484"/>
        <w:gridCol w:w="1362"/>
        <w:gridCol w:w="4958"/>
        <w:gridCol w:w="1195"/>
      </w:tblGrid>
      <w:tr w:rsidRPr="000F2176" w:rsidR="002B0CD0" w:rsidTr="5BDA26B3" w14:paraId="1A6BD8CB" w14:textId="77777777">
        <w:trPr>
          <w:trHeight w:val="1171"/>
        </w:trPr>
        <w:tc>
          <w:tcPr>
            <w:tcW w:w="1457" w:type="dxa"/>
            <w:tcMar/>
          </w:tcPr>
          <w:p w:rsidRPr="000F2176" w:rsidR="002B0CD0" w:rsidP="005C4775" w:rsidRDefault="002B0CD0" w14:paraId="7A4189FB" w14:textId="77777777">
            <w:pPr>
              <w:rPr>
                <w:rFonts w:ascii="Arial" w:hAnsi="Arial" w:cs="Arial"/>
              </w:rPr>
            </w:pPr>
            <w:r w:rsidRPr="000F2176">
              <w:rPr>
                <w:rFonts w:ascii="Arial" w:hAnsi="Arial" w:cs="Arial"/>
              </w:rPr>
              <w:t>Functional Requirement ID</w:t>
            </w:r>
          </w:p>
        </w:tc>
        <w:tc>
          <w:tcPr>
            <w:tcW w:w="1151" w:type="dxa"/>
            <w:tcMar/>
          </w:tcPr>
          <w:p w:rsidRPr="000F2176" w:rsidR="002B0CD0" w:rsidP="005C4775" w:rsidRDefault="002B0CD0" w14:paraId="38BCCB3E" w14:textId="77777777">
            <w:pPr>
              <w:rPr>
                <w:rFonts w:ascii="Arial" w:hAnsi="Arial" w:cs="Arial"/>
              </w:rPr>
            </w:pPr>
            <w:r w:rsidRPr="000F2176">
              <w:rPr>
                <w:rFonts w:ascii="Arial" w:hAnsi="Arial" w:cs="Arial"/>
              </w:rPr>
              <w:t>System Component / Module / Screen</w:t>
            </w:r>
          </w:p>
        </w:tc>
        <w:tc>
          <w:tcPr>
            <w:tcW w:w="1958" w:type="dxa"/>
            <w:tcMar/>
          </w:tcPr>
          <w:p w:rsidRPr="000F2176" w:rsidR="002B0CD0" w:rsidP="005C4775" w:rsidRDefault="002B0CD0" w14:paraId="05E181BF" w14:textId="77777777">
            <w:pPr>
              <w:rPr>
                <w:rFonts w:ascii="Arial" w:hAnsi="Arial" w:cs="Arial"/>
              </w:rPr>
            </w:pPr>
            <w:r w:rsidRPr="000F2176">
              <w:rPr>
                <w:rFonts w:ascii="Arial" w:hAnsi="Arial" w:cs="Arial"/>
              </w:rPr>
              <w:t>Capability</w:t>
            </w:r>
          </w:p>
        </w:tc>
        <w:tc>
          <w:tcPr>
            <w:tcW w:w="4571" w:type="dxa"/>
            <w:tcMar/>
          </w:tcPr>
          <w:p w:rsidRPr="000F2176" w:rsidR="002B0CD0" w:rsidP="005C4775" w:rsidRDefault="002B0CD0" w14:paraId="7A78B99D" w14:textId="77777777">
            <w:pPr>
              <w:rPr>
                <w:rFonts w:ascii="Arial" w:hAnsi="Arial" w:cs="Arial"/>
              </w:rPr>
            </w:pPr>
            <w:r w:rsidRPr="000F2176">
              <w:rPr>
                <w:rFonts w:ascii="Arial" w:hAnsi="Arial" w:cs="Arial"/>
              </w:rPr>
              <w:t>Functional Requirements / Capability Descriptions</w:t>
            </w:r>
          </w:p>
        </w:tc>
        <w:tc>
          <w:tcPr>
            <w:tcW w:w="943" w:type="dxa"/>
            <w:tcMar/>
          </w:tcPr>
          <w:p w:rsidRPr="002B0CD0" w:rsidR="002B0CD0" w:rsidP="005C4775" w:rsidRDefault="002B0CD0" w14:paraId="4EA29393" w14:textId="77777777">
            <w:pPr>
              <w:rPr>
                <w:rFonts w:ascii="Arial" w:hAnsi="Arial" w:cs="Arial"/>
              </w:rPr>
            </w:pPr>
            <w:r w:rsidRPr="002B0CD0">
              <w:rPr>
                <w:rFonts w:ascii="Arial" w:hAnsi="Arial" w:cs="Arial"/>
              </w:rPr>
              <w:t>SAO Application Feature Model</w:t>
            </w:r>
          </w:p>
        </w:tc>
      </w:tr>
      <w:tr w:rsidRPr="000F2176" w:rsidR="002B0CD0" w:rsidTr="5BDA26B3" w14:paraId="7BA4CD05" w14:textId="77777777">
        <w:trPr>
          <w:trHeight w:val="945"/>
        </w:trPr>
        <w:tc>
          <w:tcPr>
            <w:tcW w:w="1457" w:type="dxa"/>
            <w:tcMar/>
          </w:tcPr>
          <w:p w:rsidR="6E5B6D94" w:rsidP="18F335A7" w:rsidRDefault="60CCAB98" w14:paraId="5D228207" w14:textId="569E7D12">
            <w:pPr>
              <w:rPr>
                <w:rFonts w:ascii="Arial" w:hAnsi="Arial" w:eastAsia="Arial" w:cs="Arial"/>
                <w:color w:val="000000" w:themeColor="text1"/>
                <w:szCs w:val="20"/>
              </w:rPr>
            </w:pPr>
            <w:r w:rsidRPr="18F335A7">
              <w:rPr>
                <w:rFonts w:ascii="Arial" w:hAnsi="Arial" w:eastAsia="Arial" w:cs="Arial"/>
                <w:color w:val="000000" w:themeColor="text1"/>
                <w:szCs w:val="20"/>
              </w:rPr>
              <w:t xml:space="preserve"> FR</w:t>
            </w:r>
            <w:r w:rsidRPr="18F335A7" w:rsidR="7E23719E">
              <w:rPr>
                <w:rFonts w:ascii="Arial" w:hAnsi="Arial" w:eastAsia="Arial" w:cs="Arial"/>
                <w:color w:val="000000" w:themeColor="text1"/>
                <w:szCs w:val="20"/>
              </w:rPr>
              <w:t>UM</w:t>
            </w:r>
            <w:r w:rsidRPr="18F335A7">
              <w:rPr>
                <w:rFonts w:ascii="Arial" w:hAnsi="Arial" w:eastAsia="Arial" w:cs="Arial"/>
                <w:color w:val="000000" w:themeColor="text1"/>
                <w:szCs w:val="20"/>
              </w:rPr>
              <w:t>.001</w:t>
            </w:r>
          </w:p>
        </w:tc>
        <w:tc>
          <w:tcPr>
            <w:tcW w:w="1151" w:type="dxa"/>
            <w:tcMar/>
          </w:tcPr>
          <w:p w:rsidR="6E5B6D94" w:rsidP="6E5B6D94" w:rsidRDefault="6E5B6D94" w14:paraId="0D92EF0D" w14:textId="4B186098">
            <w:pPr>
              <w:rPr>
                <w:rFonts w:ascii="Arial" w:hAnsi="Arial" w:eastAsia="Arial" w:cs="Arial"/>
                <w:color w:val="000000" w:themeColor="text1"/>
                <w:szCs w:val="20"/>
              </w:rPr>
            </w:pPr>
            <w:r w:rsidRPr="6E5B6D94">
              <w:rPr>
                <w:rFonts w:ascii="Arial" w:hAnsi="Arial" w:eastAsia="Arial" w:cs="Arial"/>
                <w:color w:val="000000" w:themeColor="text1"/>
                <w:szCs w:val="20"/>
              </w:rPr>
              <w:t>Login</w:t>
            </w:r>
          </w:p>
        </w:tc>
        <w:tc>
          <w:tcPr>
            <w:tcW w:w="1958" w:type="dxa"/>
            <w:tcMar/>
          </w:tcPr>
          <w:p w:rsidR="6E5B6D94" w:rsidP="6E5B6D94" w:rsidRDefault="6E5B6D94" w14:paraId="5B8C8A93" w14:textId="762A3466">
            <w:pPr>
              <w:rPr>
                <w:rFonts w:ascii="Arial" w:hAnsi="Arial" w:eastAsia="Arial" w:cs="Arial"/>
                <w:color w:val="000000" w:themeColor="text1"/>
                <w:szCs w:val="20"/>
              </w:rPr>
            </w:pPr>
            <w:r w:rsidRPr="6E5B6D94">
              <w:rPr>
                <w:rFonts w:ascii="Arial" w:hAnsi="Arial" w:eastAsia="Arial" w:cs="Arial"/>
                <w:color w:val="000000" w:themeColor="text1"/>
                <w:szCs w:val="20"/>
              </w:rPr>
              <w:t>Login, Inactivity Warning, and Timeout </w:t>
            </w:r>
          </w:p>
        </w:tc>
        <w:tc>
          <w:tcPr>
            <w:tcW w:w="4571" w:type="dxa"/>
            <w:tcMar/>
          </w:tcPr>
          <w:p w:rsidR="6E5B6D94" w:rsidP="18F335A7" w:rsidRDefault="60CCAB98" w14:paraId="4B2907FB" w14:textId="4576BBAF">
            <w:r w:rsidRPr="28E9851D" w:rsidR="60CCAB98">
              <w:rPr>
                <w:rFonts w:ascii="Arial" w:hAnsi="Arial" w:eastAsia="Arial" w:cs="Arial"/>
                <w:b w:val="1"/>
                <w:bCs w:val="1"/>
                <w:color w:val="000000" w:themeColor="text1" w:themeTint="FF" w:themeShade="FF"/>
              </w:rPr>
              <w:t>FR</w:t>
            </w:r>
            <w:r w:rsidRPr="28E9851D" w:rsidR="2A3A4E48">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.001.01 </w:t>
            </w:r>
            <w:r w:rsidRPr="28E9851D" w:rsidR="60CCAB98">
              <w:rPr>
                <w:rFonts w:ascii="Arial" w:hAnsi="Arial" w:eastAsia="Arial" w:cs="Arial"/>
                <w:color w:val="000000" w:themeColor="text1" w:themeTint="FF" w:themeShade="FF"/>
              </w:rPr>
              <w:t>The system shall allow the user to access BDOI-BROKERSYS application using any BDO-issued device and even on multiple tabs</w:t>
            </w:r>
            <w:r w:rsidRPr="28E9851D" w:rsidR="0AB0CF6E">
              <w:rPr>
                <w:rFonts w:ascii="Arial" w:hAnsi="Arial" w:eastAsia="Arial" w:cs="Arial"/>
                <w:color w:val="000000" w:themeColor="text1" w:themeTint="FF" w:themeShade="FF"/>
              </w:rPr>
              <w:t xml:space="preserve"> on supported web browser</w:t>
            </w:r>
            <w:r w:rsidRPr="28E9851D" w:rsidR="666FAEC2">
              <w:rPr>
                <w:rFonts w:ascii="Arial" w:hAnsi="Arial" w:eastAsia="Arial" w:cs="Arial"/>
                <w:color w:val="000000" w:themeColor="text1" w:themeTint="FF" w:themeShade="FF"/>
              </w:rPr>
              <w:t>.</w:t>
            </w:r>
          </w:p>
          <w:p>
            <w:pPr>
              <w:pStyle w:val="ListParagraph"/>
              <w:numPr>
                <w:ilvl w:val="0"/>
                <w:numId w:val="59"/>
              </w:numPr>
              <w:rPr>
                <w:rFonts w:ascii="Arial" w:hAnsi="Arial" w:cs="Arial"/>
              </w:rPr>
            </w:pPr>
            <w:r>
              <w:rPr>
                <w:rFonts w:ascii="Arial" w:hAnsi="Arial" w:cs="Arial"/>
                <w:shd w:val="clear" w:color="auto" w:fill="FFF59D"/>
              </w:rPr>
              <w:t xml:space="preserve">The system shall keep one session for all the browser tabs of a user; activity in any tab keeps every tab signed in.</w:t>
            </w:r>
          </w:p>
          <w:p>
            <w:pPr>
              <w:pStyle w:val="ListParagraph"/>
              <w:numPr>
                <w:ilvl w:val="0"/>
                <w:numId w:val="59"/>
              </w:numPr>
              <w:rPr>
                <w:rFonts w:ascii="Arial" w:hAnsi="Arial" w:cs="Arial"/>
              </w:rPr>
            </w:pPr>
            <w:r>
              <w:rPr>
                <w:rFonts w:ascii="Arial" w:hAnsi="Arial" w:cs="Arial"/>
                <w:shd w:val="clear" w:color="auto" w:fill="FFF59D"/>
              </w:rPr>
              <w:t xml:space="preserve">The system shall rely on the BDO network and device policy, applied by EIAM at sign-in, to restrict access to BDO-issued devices (Annex N).</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22"/>
              </w:numPr>
              <w:rPr>
                <w:rFonts w:ascii="Arial" w:hAnsi="Arial" w:cs="Arial"/>
              </w:rPr>
            </w:pPr>
            <w:r>
              <w:rPr>
                <w:rFonts w:ascii="Arial" w:hAnsi="Arial" w:cs="Arial"/>
                <w:shd w:val="clear" w:color="auto" w:fill="FFF59D"/>
              </w:rPr>
              <w:t xml:space="preserve">A user signed in on two tabs keeps working in the second tab after working only in the first for 20 minutes.</w:t>
            </w:r>
          </w:p>
          <w:p>
            <w:pPr>
              <w:pStyle w:val="ListParagraph"/>
              <w:numPr>
                <w:ilvl w:val="0"/>
                <w:numId w:val="122"/>
              </w:numPr>
              <w:rPr>
                <w:rFonts w:ascii="Arial" w:hAnsi="Arial" w:cs="Arial"/>
              </w:rPr>
            </w:pPr>
            <w:r>
              <w:rPr>
                <w:rFonts w:ascii="Arial" w:hAnsi="Arial" w:cs="Arial"/>
                <w:shd w:val="clear" w:color="auto" w:fill="FFF59D"/>
              </w:rPr>
              <w:t xml:space="preserve">A sign-in from a device that the BDO device policy does not allow is refused by EIAM before the system opens a session.</w:t>
            </w:r>
          </w:p>
          <w:p w:rsidR="6E5B6D94" w:rsidP="28E9851D" w:rsidRDefault="6E5B6D94" w14:paraId="17A08BFE" w14:textId="4A6D6C80">
            <w:pPr>
              <w:ind w:left="720"/>
              <w:rPr>
                <w:rFonts w:ascii="Arial" w:hAnsi="Arial" w:eastAsia="Arial" w:cs="Arial"/>
                <w:color w:val="000000" w:themeColor="text1"/>
              </w:rPr>
            </w:pPr>
          </w:p>
          <w:p w:rsidR="6E5B6D94" w:rsidP="28E9851D" w:rsidRDefault="60CCAB98" w14:paraId="2F0DB235" w14:textId="4A66671C">
            <w:pPr>
              <w:rPr>
                <w:rFonts w:ascii="Arial" w:hAnsi="Arial" w:eastAsia="Arial" w:cs="Arial"/>
                <w:color w:val="000000" w:themeColor="text1"/>
              </w:rPr>
            </w:pPr>
            <w:r w:rsidRPr="28E9851D" w:rsidR="60CCAB98">
              <w:rPr>
                <w:rFonts w:ascii="Arial" w:hAnsi="Arial" w:eastAsia="Arial" w:cs="Arial"/>
                <w:b w:val="1"/>
                <w:bCs w:val="1"/>
                <w:color w:val="000000" w:themeColor="text1" w:themeTint="FF" w:themeShade="FF"/>
              </w:rPr>
              <w:t>FR</w:t>
            </w:r>
            <w:r w:rsidRPr="28E9851D" w:rsidR="394FE5B5">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.001.02 Login and Role-Based Access</w:t>
            </w:r>
            <w:r w:rsidRPr="28E9851D" w:rsidR="60CCAB98">
              <w:rPr>
                <w:rFonts w:ascii="Arial" w:hAnsi="Arial" w:eastAsia="Arial" w:cs="Arial"/>
                <w:color w:val="000000" w:themeColor="text1" w:themeTint="FF" w:themeShade="FF"/>
                <w:lang w:val="en-US"/>
              </w:rPr>
              <w:t> </w:t>
            </w:r>
          </w:p>
          <w:p w:rsidR="6E5B6D94" w:rsidP="18F335A7" w:rsidRDefault="60CCAB98" w14:paraId="04476345" w14:textId="4009A087">
            <w:r w:rsidRPr="28E9851D" w:rsidR="60CCAB98">
              <w:rPr>
                <w:rFonts w:ascii="Arial" w:hAnsi="Arial" w:eastAsia="Arial" w:cs="Arial"/>
                <w:color w:val="000000" w:themeColor="text1" w:themeTint="FF" w:themeShade="FF"/>
              </w:rPr>
              <w:t>The system shall allow the user to log in using a valid profile.</w:t>
            </w:r>
            <w:r w:rsidRPr="28E9851D" w:rsidR="60CCAB98">
              <w:rPr>
                <w:rFonts w:ascii="Arial" w:hAnsi="Arial" w:eastAsia="Arial" w:cs="Arial"/>
                <w:color w:val="000000" w:themeColor="text1" w:themeTint="FF" w:themeShade="FF"/>
                <w:lang w:val="en-US"/>
              </w:rPr>
              <w:t> </w:t>
            </w:r>
          </w:p>
          <w:p w:rsidR="6E5B6D94" w:rsidP="18F335A7" w:rsidRDefault="3A159B9A" w14:paraId="087D1D15" w14:textId="679128DF">
            <w:pPr>
              <w:pStyle w:val="ListParagraph"/>
              <w:numPr>
                <w:ilvl w:val="0"/>
                <w:numId w:val="59"/>
              </w:numPr>
              <w:spacing w:line="259" w:lineRule="auto"/>
              <w:rPr>
                <w:rFonts w:ascii="Arial" w:hAnsi="Arial" w:eastAsia="Arial" w:cs="Arial"/>
              </w:rPr>
            </w:pPr>
            <w:r w:rsidRPr="28E9851D" w:rsidR="386F7DF2">
              <w:rPr>
                <w:rFonts w:ascii="Arial" w:hAnsi="Arial" w:eastAsia="Arial" w:cs="Arial"/>
              </w:rPr>
              <w:t xml:space="preserve">The </w:t>
            </w:r>
            <w:r w:rsidRPr="28E9851D" w:rsidR="56A9BF4C">
              <w:rPr>
                <w:rFonts w:ascii="Arial" w:hAnsi="Arial" w:eastAsia="Arial" w:cs="Arial"/>
                <w:color w:val="000000" w:themeColor="text1" w:themeTint="FF" w:themeShade="FF"/>
              </w:rPr>
              <w:t xml:space="preserve">BDOI-BROKERSYS </w:t>
            </w:r>
            <w:r w:rsidRPr="28E9851D" w:rsidR="386F7DF2">
              <w:rPr>
                <w:rFonts w:ascii="Arial" w:hAnsi="Arial" w:eastAsia="Arial" w:cs="Arial"/>
              </w:rPr>
              <w:t>application shall be onboarded as an authorized application in the Enterprise SSO platform to enable Single Sign-On (SSO) authentication.</w:t>
            </w:r>
          </w:p>
          <w:p w:rsidR="6E5B6D94" w:rsidP="18F335A7" w:rsidRDefault="40BEBD2E" w14:paraId="08B4C734" w14:textId="64DF2606">
            <w:pPr>
              <w:pStyle w:val="ListParagraph"/>
              <w:numPr>
                <w:ilvl w:val="0"/>
                <w:numId w:val="59"/>
              </w:numPr>
              <w:spacing w:line="259" w:lineRule="auto"/>
              <w:rPr>
                <w:rFonts w:ascii="Arial" w:hAnsi="Arial" w:eastAsia="Arial" w:cs="Arial"/>
              </w:rPr>
            </w:pPr>
            <w:r w:rsidRPr="28E9851D" w:rsidR="016790B1">
              <w:rPr>
                <w:rFonts w:ascii="Arial" w:hAnsi="Arial" w:eastAsia="Arial" w:cs="Arial"/>
              </w:rPr>
              <w:t xml:space="preserve">The system shall require users to sign in using their authorized </w:t>
            </w:r>
            <w:r w:rsidRPr="28E9851D" w:rsidR="24A95EC7">
              <w:rPr>
                <w:rFonts w:ascii="Arial" w:hAnsi="Arial" w:eastAsia="Arial" w:cs="Arial"/>
              </w:rPr>
              <w:t>Enterprise SSO</w:t>
            </w:r>
            <w:r w:rsidRPr="28E9851D" w:rsidR="016790B1">
              <w:rPr>
                <w:rFonts w:ascii="Arial" w:hAnsi="Arial" w:eastAsia="Arial" w:cs="Arial"/>
              </w:rPr>
              <w:t xml:space="preserve"> account.</w:t>
            </w:r>
          </w:p>
          <w:p w:rsidR="58CD8DE7" w:rsidP="28E9851D" w:rsidRDefault="58CD8DE7" w14:paraId="18DDE0B0" w14:textId="0EC662C2">
            <w:pPr>
              <w:pStyle w:val="ListParagraph"/>
              <w:numPr>
                <w:ilvl w:val="1"/>
                <w:numId w:val="59"/>
              </w:numPr>
              <w:spacing w:line="259" w:lineRule="auto"/>
              <w:rPr>
                <w:rFonts w:ascii="Arial" w:hAnsi="Arial" w:eastAsia="Arial" w:cs="Arial"/>
              </w:rPr>
            </w:pPr>
            <w:r w:rsidRPr="28E9851D" w:rsidR="58CD8DE7">
              <w:rPr>
                <w:rFonts w:ascii="Arial" w:hAnsi="Arial" w:eastAsia="Arial" w:cs="Arial"/>
              </w:rPr>
              <w:t>Access to the application disables after three (3) invalid password tries</w:t>
            </w:r>
            <w:r w:rsidRPr="28E9851D" w:rsidR="58CD8DE7">
              <w:rPr>
                <w:rFonts w:ascii="Arial" w:hAnsi="Arial" w:eastAsia="Arial" w:cs="Arial"/>
              </w:rPr>
              <w:t xml:space="preserve">.  </w:t>
            </w:r>
          </w:p>
          <w:p w:rsidR="6E5B6D94" w:rsidP="18F335A7" w:rsidRDefault="40BEBD2E" w14:paraId="7B522715" w14:textId="13A20E0A">
            <w:pPr>
              <w:pStyle w:val="ListParagraph"/>
              <w:numPr>
                <w:ilvl w:val="0"/>
                <w:numId w:val="59"/>
              </w:numPr>
              <w:rPr>
                <w:rFonts w:ascii="Arial" w:hAnsi="Arial" w:eastAsia="Arial" w:cs="Arial"/>
              </w:rPr>
            </w:pPr>
            <w:r w:rsidRPr="28E9851D" w:rsidR="016790B1">
              <w:rPr>
                <w:rFonts w:ascii="Arial" w:hAnsi="Arial" w:eastAsia="Arial" w:cs="Arial"/>
              </w:rPr>
              <w:t xml:space="preserve">The system shall integrate with </w:t>
            </w:r>
            <w:r w:rsidRPr="28E9851D" w:rsidR="193D5507">
              <w:rPr>
                <w:rFonts w:ascii="Arial" w:hAnsi="Arial" w:eastAsia="Arial" w:cs="Arial"/>
              </w:rPr>
              <w:t xml:space="preserve">Enterprise SSO platform </w:t>
            </w:r>
            <w:r w:rsidRPr="28E9851D" w:rsidR="016790B1">
              <w:rPr>
                <w:rFonts w:ascii="Arial" w:hAnsi="Arial" w:eastAsia="Arial" w:cs="Arial"/>
              </w:rPr>
              <w:t>for user authentication.</w:t>
            </w:r>
          </w:p>
          <w:p w:rsidR="6E5B6D94" w:rsidP="18F335A7" w:rsidRDefault="40BEBD2E" w14:paraId="0898FF69" w14:textId="2B2523C7">
            <w:pPr>
              <w:pStyle w:val="ListParagraph"/>
              <w:numPr>
                <w:ilvl w:val="0"/>
                <w:numId w:val="59"/>
              </w:numPr>
              <w:rPr>
                <w:rFonts w:ascii="Arial" w:hAnsi="Arial" w:eastAsia="Arial" w:cs="Arial"/>
              </w:rPr>
            </w:pPr>
            <w:r w:rsidRPr="28E9851D" w:rsidR="016790B1">
              <w:rPr>
                <w:rFonts w:ascii="Arial" w:hAnsi="Arial" w:eastAsia="Arial" w:cs="Arial"/>
              </w:rPr>
              <w:t>The system shall establish a session upon successful authentication and grant access based on the user's assigned roles and permissions.</w:t>
            </w:r>
          </w:p>
          <w:p w:rsidR="6E5B6D94" w:rsidP="28E9851D" w:rsidRDefault="40BEBD2E" w14:paraId="634B5903" w14:textId="1A3B7957">
            <w:pPr>
              <w:pStyle w:val="ListParagraph"/>
              <w:numPr>
                <w:ilvl w:val="1"/>
                <w:numId w:val="59"/>
              </w:numPr>
              <w:spacing w:line="259" w:lineRule="auto"/>
              <w:rPr>
                <w:rFonts w:ascii="Arial" w:hAnsi="Arial" w:eastAsia="Arial" w:cs="Arial"/>
                <w:color w:val="000000" w:themeColor="text1"/>
              </w:rPr>
            </w:pPr>
            <w:r w:rsidRPr="28E9851D" w:rsidR="016790B1">
              <w:rPr>
                <w:rFonts w:ascii="Arial" w:hAnsi="Arial" w:eastAsia="Arial" w:cs="Arial"/>
                <w:color w:val="000000" w:themeColor="text1" w:themeTint="FF" w:themeShade="FF"/>
              </w:rPr>
              <w:t xml:space="preserve">User </w:t>
            </w:r>
            <w:r w:rsidRPr="28E9851D" w:rsidR="0E11E855">
              <w:rPr>
                <w:rFonts w:ascii="Arial" w:hAnsi="Arial" w:eastAsia="Arial" w:cs="Arial"/>
                <w:color w:val="000000" w:themeColor="text1" w:themeTint="FF" w:themeShade="FF"/>
              </w:rPr>
              <w:t>shall</w:t>
            </w:r>
            <w:r w:rsidRPr="28E9851D" w:rsidR="0190A47E">
              <w:rPr>
                <w:rFonts w:ascii="Arial" w:hAnsi="Arial" w:eastAsia="Arial" w:cs="Arial"/>
                <w:color w:val="000000" w:themeColor="text1" w:themeTint="FF" w:themeShade="FF"/>
              </w:rPr>
              <w:t xml:space="preserve"> only</w:t>
            </w:r>
            <w:r w:rsidRPr="28E9851D" w:rsidR="016790B1">
              <w:rPr>
                <w:rFonts w:ascii="Arial" w:hAnsi="Arial" w:eastAsia="Arial" w:cs="Arial"/>
                <w:color w:val="000000" w:themeColor="text1" w:themeTint="FF" w:themeShade="FF"/>
              </w:rPr>
              <w:t xml:space="preserve"> </w:t>
            </w:r>
            <w:r w:rsidRPr="28E9851D" w:rsidR="33214E2B">
              <w:rPr>
                <w:rFonts w:ascii="Arial" w:hAnsi="Arial" w:eastAsia="Arial" w:cs="Arial"/>
                <w:color w:val="000000" w:themeColor="text1" w:themeTint="FF" w:themeShade="FF"/>
              </w:rPr>
              <w:t>access</w:t>
            </w:r>
            <w:r w:rsidRPr="28E9851D" w:rsidR="75BA4F1C">
              <w:rPr>
                <w:rFonts w:ascii="Arial" w:hAnsi="Arial" w:eastAsia="Arial" w:cs="Arial"/>
                <w:color w:val="000000" w:themeColor="text1" w:themeTint="FF" w:themeShade="FF"/>
              </w:rPr>
              <w:t xml:space="preserve"> (read, update, approve)</w:t>
            </w:r>
            <w:r w:rsidRPr="28E9851D" w:rsidR="33214E2B">
              <w:rPr>
                <w:rFonts w:ascii="Arial" w:hAnsi="Arial" w:eastAsia="Arial" w:cs="Arial"/>
                <w:color w:val="000000" w:themeColor="text1" w:themeTint="FF" w:themeShade="FF"/>
              </w:rPr>
              <w:t xml:space="preserve"> </w:t>
            </w:r>
            <w:r w:rsidRPr="28E9851D" w:rsidR="5327AC26">
              <w:rPr>
                <w:rFonts w:ascii="Arial" w:hAnsi="Arial" w:eastAsia="Arial" w:cs="Arial"/>
                <w:color w:val="000000" w:themeColor="text1" w:themeTint="FF" w:themeShade="FF"/>
              </w:rPr>
              <w:t>modules</w:t>
            </w:r>
            <w:r w:rsidRPr="28E9851D" w:rsidR="016790B1">
              <w:rPr>
                <w:rFonts w:ascii="Arial" w:hAnsi="Arial" w:eastAsia="Arial" w:cs="Arial"/>
                <w:color w:val="000000" w:themeColor="text1" w:themeTint="FF" w:themeShade="FF"/>
              </w:rPr>
              <w:t xml:space="preserve"> </w:t>
            </w:r>
            <w:r w:rsidRPr="28E9851D" w:rsidR="5F22649A">
              <w:rPr>
                <w:rFonts w:ascii="Arial" w:hAnsi="Arial" w:eastAsia="Arial" w:cs="Arial"/>
                <w:color w:val="000000" w:themeColor="text1" w:themeTint="FF" w:themeShade="FF"/>
              </w:rPr>
              <w:t>based on the permission on the</w:t>
            </w:r>
            <w:r w:rsidRPr="28E9851D" w:rsidR="016790B1">
              <w:rPr>
                <w:rFonts w:ascii="Arial" w:hAnsi="Arial" w:eastAsia="Arial" w:cs="Arial"/>
                <w:color w:val="000000" w:themeColor="text1" w:themeTint="FF" w:themeShade="FF"/>
              </w:rPr>
              <w:t xml:space="preserve"> access matrix provided and approved by the Business.</w:t>
            </w:r>
            <w:r w:rsidRPr="28E9851D" w:rsidR="2B26BB12">
              <w:rPr>
                <w:rFonts w:ascii="Arial" w:hAnsi="Arial" w:eastAsia="Arial" w:cs="Arial"/>
                <w:color w:val="000000" w:themeColor="text1" w:themeTint="FF" w:themeShade="FF"/>
              </w:rPr>
              <w:t xml:space="preserve"> </w:t>
            </w:r>
            <w:r w:rsidRPr="28E9851D" w:rsidR="2B26BB12">
              <w:rPr>
                <w:rStyle w:val="Hyperlink"/>
                <w:rFonts w:ascii="Arial" w:hAnsi="Arial" w:eastAsia="Arial" w:cs="Arial"/>
              </w:rPr>
              <w:t xml:space="preserve">Refer to Annex </w:t>
            </w:r>
            <w:r w:rsidRPr="28E9851D" w:rsidR="53006A97">
              <w:rPr>
                <w:rStyle w:val="Hyperlink"/>
                <w:rFonts w:ascii="Arial" w:hAnsi="Arial" w:eastAsia="Arial" w:cs="Arial"/>
              </w:rPr>
              <w:t>C -User Access Matrix.</w:t>
            </w:r>
          </w:p>
          <w:p w:rsidR="6E5B6D94" w:rsidP="18F335A7" w:rsidRDefault="15997BE5" w14:paraId="35903F17" w14:textId="523174C8">
            <w:pPr>
              <w:pStyle w:val="ListParagraph"/>
              <w:numPr>
                <w:ilvl w:val="1"/>
                <w:numId w:val="59"/>
              </w:numPr>
              <w:spacing w:line="259" w:lineRule="auto"/>
              <w:rPr>
                <w:rFonts w:ascii="Arial" w:hAnsi="Arial" w:eastAsia="Arial" w:cs="Arial"/>
              </w:rPr>
            </w:pPr>
            <w:r w:rsidRPr="28E9851D" w:rsidR="2ABF7D69">
              <w:rPr>
                <w:rFonts w:ascii="Arial" w:hAnsi="Arial" w:eastAsia="Arial" w:cs="Arial"/>
              </w:rPr>
              <w:t>User with</w:t>
            </w:r>
            <w:r w:rsidRPr="28E9851D" w:rsidR="60263AE1">
              <w:rPr>
                <w:rFonts w:ascii="Arial" w:hAnsi="Arial" w:eastAsia="Arial" w:cs="Arial"/>
              </w:rPr>
              <w:t xml:space="preserve"> Supervisory roles </w:t>
            </w:r>
            <w:r w:rsidRPr="28E9851D" w:rsidR="52797B71">
              <w:rPr>
                <w:rFonts w:ascii="Arial" w:hAnsi="Arial" w:eastAsia="Arial" w:cs="Arial"/>
              </w:rPr>
              <w:t xml:space="preserve">have the same view as their </w:t>
            </w:r>
            <w:r w:rsidRPr="28E9851D" w:rsidR="320E5AC1">
              <w:rPr>
                <w:rFonts w:ascii="Arial" w:hAnsi="Arial" w:eastAsia="Arial" w:cs="Arial"/>
              </w:rPr>
              <w:t>assigned personnels</w:t>
            </w:r>
            <w:r w:rsidRPr="28E9851D" w:rsidR="3FC7680C">
              <w:rPr>
                <w:rFonts w:ascii="Arial" w:hAnsi="Arial" w:eastAsia="Arial" w:cs="Arial"/>
              </w:rPr>
              <w:t xml:space="preserve"> (e.g. UH can </w:t>
            </w:r>
            <w:r w:rsidRPr="28E9851D" w:rsidR="6264C183">
              <w:rPr>
                <w:rFonts w:ascii="Arial" w:hAnsi="Arial" w:eastAsia="Arial" w:cs="Arial"/>
              </w:rPr>
              <w:t>manage the records</w:t>
            </w:r>
            <w:r w:rsidRPr="28E9851D" w:rsidR="3FC7680C">
              <w:rPr>
                <w:rFonts w:ascii="Arial" w:hAnsi="Arial" w:eastAsia="Arial" w:cs="Arial"/>
              </w:rPr>
              <w:t xml:space="preserve"> of al</w:t>
            </w:r>
            <w:r w:rsidRPr="28E9851D" w:rsidR="5944FF5A">
              <w:rPr>
                <w:rFonts w:ascii="Arial" w:hAnsi="Arial" w:eastAsia="Arial" w:cs="Arial"/>
              </w:rPr>
              <w:t>l</w:t>
            </w:r>
            <w:r w:rsidRPr="28E9851D" w:rsidR="3FC7680C">
              <w:rPr>
                <w:rFonts w:ascii="Arial" w:hAnsi="Arial" w:eastAsia="Arial" w:cs="Arial"/>
              </w:rPr>
              <w:t xml:space="preserve"> assigned</w:t>
            </w:r>
            <w:r w:rsidRPr="28E9851D" w:rsidR="30B9E525">
              <w:rPr>
                <w:rFonts w:ascii="Arial" w:hAnsi="Arial" w:eastAsia="Arial" w:cs="Arial"/>
              </w:rPr>
              <w:t xml:space="preserve"> </w:t>
            </w:r>
            <w:r w:rsidRPr="28E9851D" w:rsidR="64CA5767">
              <w:rPr>
                <w:rFonts w:ascii="Arial" w:hAnsi="Arial" w:eastAsia="Arial" w:cs="Arial"/>
              </w:rPr>
              <w:t>personnels including</w:t>
            </w:r>
            <w:r w:rsidRPr="28E9851D" w:rsidR="0193728B">
              <w:rPr>
                <w:rFonts w:ascii="Arial" w:hAnsi="Arial" w:eastAsia="Arial" w:cs="Arial"/>
              </w:rPr>
              <w:t xml:space="preserve"> </w:t>
            </w:r>
            <w:r w:rsidRPr="28E9851D" w:rsidR="217D3902">
              <w:rPr>
                <w:rFonts w:ascii="Arial" w:hAnsi="Arial" w:eastAsia="Arial" w:cs="Arial"/>
              </w:rPr>
              <w:t>access to uploaded documents</w:t>
            </w:r>
            <w:r w:rsidRPr="28E9851D" w:rsidR="3FC7680C">
              <w:rPr>
                <w:rFonts w:ascii="Arial" w:hAnsi="Arial" w:eastAsia="Arial" w:cs="Arial"/>
              </w:rPr>
              <w:t>)</w:t>
            </w:r>
            <w:r w:rsidRPr="28E9851D" w:rsidR="0E0BEB21">
              <w:rPr>
                <w:rFonts w:ascii="Arial" w:hAnsi="Arial" w:eastAsia="Arial" w:cs="Arial"/>
              </w:rPr>
              <w:t>.</w:t>
            </w:r>
          </w:p>
          <w:p w:rsidR="6E5B6D94" w:rsidP="18F335A7" w:rsidRDefault="333C1D50" w14:paraId="4AAD31DB" w14:textId="530C0589">
            <w:pPr>
              <w:pStyle w:val="ListParagraph"/>
              <w:numPr>
                <w:ilvl w:val="1"/>
                <w:numId w:val="59"/>
              </w:numPr>
              <w:rPr>
                <w:rFonts w:ascii="Arial" w:hAnsi="Arial" w:eastAsia="Arial" w:cs="Arial"/>
              </w:rPr>
            </w:pPr>
            <w:r w:rsidRPr="28E9851D" w:rsidR="65691003">
              <w:rPr>
                <w:rFonts w:ascii="Arial" w:hAnsi="Arial" w:eastAsia="Arial" w:cs="Arial"/>
              </w:rPr>
              <w:t>Access to unauthorized records and documents shall be denied</w:t>
            </w:r>
            <w:r w:rsidRPr="28E9851D" w:rsidR="4B11EA0A">
              <w:rPr>
                <w:rFonts w:ascii="Arial" w:hAnsi="Arial" w:eastAsia="Arial" w:cs="Arial"/>
              </w:rPr>
              <w:t xml:space="preserve"> in the </w:t>
            </w:r>
            <w:r w:rsidRPr="28E9851D" w:rsidR="4B11EA0A">
              <w:rPr>
                <w:rFonts w:ascii="Arial" w:hAnsi="Arial" w:eastAsia="Arial" w:cs="Arial"/>
                <w:color w:val="000000" w:themeColor="text1" w:themeTint="FF" w:themeShade="FF"/>
              </w:rPr>
              <w:t>BDOI-BROKERSYS application</w:t>
            </w:r>
            <w:r w:rsidRPr="28E9851D" w:rsidR="4B11EA0A">
              <w:rPr>
                <w:rFonts w:ascii="Arial" w:hAnsi="Arial" w:eastAsia="Arial" w:cs="Arial"/>
              </w:rPr>
              <w:t xml:space="preserve"> or any document repositories</w:t>
            </w:r>
            <w:r w:rsidRPr="28E9851D" w:rsidR="7E2E67A3">
              <w:rPr>
                <w:rFonts w:ascii="Arial" w:hAnsi="Arial" w:eastAsia="Arial" w:cs="Arial"/>
              </w:rPr>
              <w:t xml:space="preserve"> where the uploaded document is stored</w:t>
            </w:r>
            <w:r w:rsidRPr="28E9851D" w:rsidR="65691003">
              <w:rPr>
                <w:rFonts w:ascii="Arial" w:hAnsi="Arial" w:eastAsia="Arial" w:cs="Arial"/>
              </w:rPr>
              <w:t>.</w:t>
            </w:r>
          </w:p>
          <w:p w:rsidR="6E5B6D94" w:rsidP="18F335A7" w:rsidRDefault="40BEBD2E" w14:paraId="1AF6A726" w14:textId="64BA2698">
            <w:pPr>
              <w:pStyle w:val="ListParagraph"/>
              <w:numPr>
                <w:ilvl w:val="0"/>
                <w:numId w:val="59"/>
              </w:numPr>
              <w:spacing w:line="259" w:lineRule="auto"/>
              <w:rPr>
                <w:rFonts w:ascii="Arial" w:hAnsi="Arial" w:eastAsia="Arial" w:cs="Arial"/>
              </w:rPr>
            </w:pPr>
            <w:r w:rsidRPr="28E9851D" w:rsidR="016790B1">
              <w:rPr>
                <w:rFonts w:ascii="Arial" w:hAnsi="Arial" w:eastAsia="Arial" w:cs="Arial"/>
              </w:rPr>
              <w:t xml:space="preserve">The system shall deny access to users whose </w:t>
            </w:r>
            <w:r w:rsidRPr="28E9851D" w:rsidR="058B170B">
              <w:rPr>
                <w:rFonts w:ascii="Arial" w:hAnsi="Arial" w:eastAsia="Arial" w:cs="Arial"/>
              </w:rPr>
              <w:t>Enterprise</w:t>
            </w:r>
            <w:r w:rsidRPr="28E9851D" w:rsidR="5365D0FE">
              <w:rPr>
                <w:rFonts w:ascii="Arial" w:hAnsi="Arial" w:eastAsia="Arial" w:cs="Arial"/>
              </w:rPr>
              <w:t xml:space="preserve"> SSO</w:t>
            </w:r>
            <w:r w:rsidRPr="28E9851D" w:rsidR="016790B1">
              <w:rPr>
                <w:rFonts w:ascii="Arial" w:hAnsi="Arial" w:eastAsia="Arial" w:cs="Arial"/>
              </w:rPr>
              <w:t xml:space="preserve"> accounts are </w:t>
            </w:r>
            <w:r w:rsidRPr="28E9851D" w:rsidR="016790B1">
              <w:rPr>
                <w:rFonts w:ascii="Arial" w:hAnsi="Arial" w:eastAsia="Arial" w:cs="Arial"/>
                <w:b w:val="1"/>
                <w:bCs w:val="1"/>
              </w:rPr>
              <w:t>inactive, locked, disabled, or unauthorized</w:t>
            </w:r>
            <w:r w:rsidRPr="28E9851D" w:rsidR="016790B1">
              <w:rPr>
                <w:rFonts w:ascii="Arial" w:hAnsi="Arial" w:eastAsia="Arial" w:cs="Arial"/>
              </w:rPr>
              <w:t xml:space="preserve"> to access the application.</w:t>
            </w:r>
          </w:p>
          <w:p w:rsidR="6E5B6D94" w:rsidP="18F335A7" w:rsidRDefault="40BEBD2E" w14:paraId="7776FB88" w14:textId="54C6603B">
            <w:pPr>
              <w:pStyle w:val="ListParagraph"/>
              <w:numPr>
                <w:ilvl w:val="0"/>
                <w:numId w:val="59"/>
              </w:numPr>
              <w:rPr>
                <w:rFonts w:ascii="Arial" w:hAnsi="Arial" w:eastAsia="Arial" w:cs="Arial"/>
              </w:rPr>
            </w:pPr>
            <w:r w:rsidRPr="28E9851D" w:rsidR="016790B1">
              <w:rPr>
                <w:rFonts w:ascii="Arial" w:hAnsi="Arial" w:eastAsia="Arial" w:cs="Arial"/>
              </w:rPr>
              <w:t xml:space="preserve">The system shall redirect unauthenticated users </w:t>
            </w:r>
            <w:r w:rsidRPr="28E9851D" w:rsidR="46CE1B3E">
              <w:rPr>
                <w:rFonts w:ascii="Arial" w:hAnsi="Arial" w:eastAsia="Arial" w:cs="Arial"/>
              </w:rPr>
              <w:t>to page with</w:t>
            </w:r>
            <w:r w:rsidRPr="28E9851D" w:rsidR="1AC82C12">
              <w:rPr>
                <w:rFonts w:ascii="Arial" w:hAnsi="Arial" w:eastAsia="Arial" w:cs="Arial"/>
              </w:rPr>
              <w:t xml:space="preserve"> appropriate error message</w:t>
            </w:r>
            <w:r w:rsidRPr="28E9851D" w:rsidR="016790B1">
              <w:rPr>
                <w:rFonts w:ascii="Arial" w:hAnsi="Arial" w:eastAsia="Arial" w:cs="Arial"/>
              </w:rPr>
              <w:t>.</w:t>
            </w:r>
          </w:p>
          <w:p w:rsidR="55100F22" w:rsidP="28E9851D" w:rsidRDefault="55100F22" w14:paraId="3705BB53" w14:textId="6A276CB1">
            <w:pPr>
              <w:pStyle w:val="ListParagraph"/>
              <w:numPr>
                <w:ilvl w:val="1"/>
                <w:numId w:val="59"/>
              </w:numPr>
              <w:spacing w:line="259" w:lineRule="auto"/>
              <w:rPr>
                <w:rFonts w:ascii="Arial" w:hAnsi="Arial" w:eastAsia="Arial" w:cs="Arial"/>
              </w:rPr>
            </w:pPr>
            <w:r w:rsidRPr="28E9851D" w:rsidR="55100F22">
              <w:rPr>
                <w:rFonts w:ascii="Arial" w:hAnsi="Arial" w:eastAsia="Arial" w:cs="Arial"/>
              </w:rPr>
              <w:t xml:space="preserve">Users with unauthorized access to the page should be displayed an unauthorized </w:t>
            </w:r>
            <w:r w:rsidRPr="28E9851D" w:rsidR="55100F22">
              <w:rPr>
                <w:rFonts w:ascii="Arial" w:hAnsi="Arial" w:eastAsia="Arial" w:cs="Arial"/>
              </w:rPr>
              <w:t>error</w:t>
            </w:r>
            <w:r w:rsidRPr="28E9851D" w:rsidR="55100F22">
              <w:rPr>
                <w:rFonts w:ascii="Arial" w:hAnsi="Arial" w:eastAsia="Arial" w:cs="Arial"/>
              </w:rPr>
              <w:t xml:space="preserve"> message.</w:t>
            </w:r>
          </w:p>
          <w:p w:rsidR="6E5B6D94" w:rsidP="18F335A7" w:rsidRDefault="148C0403" w14:paraId="57939514" w14:textId="47105A0F">
            <w:pPr>
              <w:pStyle w:val="ListParagraph"/>
              <w:numPr>
                <w:ilvl w:val="1"/>
                <w:numId w:val="59"/>
              </w:numPr>
              <w:spacing w:line="259" w:lineRule="auto"/>
              <w:rPr>
                <w:rFonts w:ascii="Arial" w:hAnsi="Arial" w:eastAsia="Arial" w:cs="Arial"/>
              </w:rPr>
            </w:pPr>
            <w:r w:rsidRPr="28E9851D" w:rsidR="3AA6E60C">
              <w:rPr>
                <w:rFonts w:ascii="Arial" w:hAnsi="Arial" w:eastAsia="Arial" w:cs="Arial"/>
              </w:rPr>
              <w:t xml:space="preserve">Users </w:t>
            </w:r>
            <w:r w:rsidRPr="28E9851D" w:rsidR="6E0F5D4C">
              <w:rPr>
                <w:rFonts w:ascii="Arial" w:hAnsi="Arial" w:eastAsia="Arial" w:cs="Arial"/>
              </w:rPr>
              <w:t>with expired session</w:t>
            </w:r>
            <w:r w:rsidRPr="28E9851D" w:rsidR="01AB486A">
              <w:rPr>
                <w:rFonts w:ascii="Arial" w:hAnsi="Arial" w:eastAsia="Arial" w:cs="Arial"/>
              </w:rPr>
              <w:t>s</w:t>
            </w:r>
            <w:r w:rsidRPr="28E9851D" w:rsidR="6E0F5D4C">
              <w:rPr>
                <w:rFonts w:ascii="Arial" w:hAnsi="Arial" w:eastAsia="Arial" w:cs="Arial"/>
              </w:rPr>
              <w:t xml:space="preserve"> </w:t>
            </w:r>
            <w:r w:rsidRPr="28E9851D" w:rsidR="3AA6E60C">
              <w:rPr>
                <w:rFonts w:ascii="Arial" w:hAnsi="Arial" w:eastAsia="Arial" w:cs="Arial"/>
              </w:rPr>
              <w:t xml:space="preserve">attempting to access </w:t>
            </w:r>
            <w:r w:rsidRPr="28E9851D" w:rsidR="58F8F486">
              <w:rPr>
                <w:rFonts w:ascii="Arial" w:hAnsi="Arial" w:eastAsia="Arial" w:cs="Arial"/>
              </w:rPr>
              <w:t>pages should</w:t>
            </w:r>
            <w:r w:rsidRPr="28E9851D" w:rsidR="20F207DC">
              <w:rPr>
                <w:rFonts w:ascii="Arial" w:hAnsi="Arial" w:eastAsia="Arial" w:cs="Arial"/>
              </w:rPr>
              <w:t xml:space="preserve"> be redirected to the Login page</w:t>
            </w:r>
            <w:r w:rsidRPr="28E9851D" w:rsidR="286DA731">
              <w:rPr>
                <w:rFonts w:ascii="Arial" w:hAnsi="Arial" w:eastAsia="Arial" w:cs="Arial"/>
              </w:rPr>
              <w:t xml:space="preserve"> and should go through re-authentication</w:t>
            </w:r>
            <w:r w:rsidRPr="28E9851D" w:rsidR="20F207DC">
              <w:rPr>
                <w:rFonts w:ascii="Arial" w:hAnsi="Arial" w:eastAsia="Arial" w:cs="Arial"/>
              </w:rPr>
              <w:t>.</w:t>
            </w:r>
          </w:p>
          <w:p w:rsidR="6E5B6D94" w:rsidP="28E9851D" w:rsidRDefault="02ED1E4C" w14:paraId="233EF160" w14:textId="4805CF84">
            <w:pPr>
              <w:pStyle w:val="ListParagraph"/>
              <w:numPr>
                <w:ilvl w:val="0"/>
                <w:numId w:val="59"/>
              </w:numPr>
              <w:spacing w:line="259" w:lineRule="auto"/>
              <w:rPr>
                <w:rFonts w:ascii="Arial" w:hAnsi="Arial" w:eastAsia="Arial" w:cs="Arial"/>
              </w:rPr>
            </w:pPr>
            <w:r w:rsidRPr="28E9851D" w:rsidR="73FA6659">
              <w:rPr>
                <w:rFonts w:ascii="Arial" w:hAnsi="Arial" w:eastAsia="Arial" w:cs="Arial"/>
              </w:rPr>
              <w:t>The system shall record account login and logout activities in the audit trail.</w:t>
            </w:r>
          </w:p>
          <w:p>
            <w:pPr>
              <w:pStyle w:val="ListParagraph"/>
              <w:numPr>
                <w:ilvl w:val="0"/>
                <w:numId w:val="59"/>
              </w:numPr>
              <w:rPr>
                <w:rFonts w:ascii="Arial" w:hAnsi="Arial" w:cs="Arial"/>
              </w:rPr>
            </w:pPr>
            <w:r>
              <w:rPr>
                <w:rFonts w:ascii="Arial" w:hAnsi="Arial" w:cs="Arial"/>
                <w:shd w:val="clear" w:color="auto" w:fill="FFF59D"/>
              </w:rPr>
              <w:t xml:space="preserve">The system shall offer "Sign in with" the BDO identity provider (EIAM) on the Login page when single sign-on is switched on for the environment (Annex N).</w:t>
            </w:r>
          </w:p>
          <w:p>
            <w:pPr>
              <w:pStyle w:val="ListParagraph"/>
              <w:numPr>
                <w:ilvl w:val="0"/>
                <w:numId w:val="59"/>
              </w:numPr>
              <w:rPr>
                <w:rFonts w:ascii="Arial" w:hAnsi="Arial" w:cs="Arial"/>
              </w:rPr>
            </w:pPr>
            <w:r>
              <w:rPr>
                <w:rFonts w:ascii="Arial" w:hAnsi="Arial" w:cs="Arial"/>
                <w:shd w:val="clear" w:color="auto" w:fill="FFF59D"/>
              </w:rPr>
              <w:t xml:space="preserve">The system shall link the identity returned by EIAM to an existing and active user by the Windows ID, or by the user principal name where the Windows ID is not released; it shall never create a user from a sign-in.</w:t>
            </w:r>
          </w:p>
          <w:p>
            <w:pPr>
              <w:pStyle w:val="ListParagraph"/>
              <w:numPr>
                <w:ilvl w:val="0"/>
                <w:numId w:val="59"/>
              </w:numPr>
              <w:rPr>
                <w:rFonts w:ascii="Arial" w:hAnsi="Arial" w:cs="Arial"/>
              </w:rPr>
            </w:pPr>
            <w:r>
              <w:rPr>
                <w:rFonts w:ascii="Arial" w:hAnsi="Arial" w:cs="Arial"/>
                <w:shd w:val="clear" w:color="auto" w:fill="FFF59D"/>
              </w:rPr>
              <w:t xml:space="preserve">The system shall refuse an identity that is not linked to an active user with the message "Your sign-in was accepted by your organisation, but it is not linked to an active user of this system. Contact your administrator." and record the attempt in the audit trail.</w:t>
            </w:r>
          </w:p>
          <w:p>
            <w:pPr>
              <w:pStyle w:val="ListParagraph"/>
              <w:numPr>
                <w:ilvl w:val="0"/>
                <w:numId w:val="59"/>
              </w:numPr>
              <w:rPr>
                <w:rFonts w:ascii="Arial" w:hAnsi="Arial" w:cs="Arial"/>
              </w:rPr>
            </w:pPr>
            <w:r>
              <w:rPr>
                <w:rFonts w:ascii="Arial" w:hAnsi="Arial" w:cs="Arial"/>
                <w:shd w:val="clear" w:color="auto" w:fill="FFF59D"/>
              </w:rPr>
              <w:t xml:space="preserve">The system shall take the roles and permissions of the user only from the user's group profiles held in the system, whatever groups the identity provider holds.</w:t>
            </w:r>
          </w:p>
          <w:p>
            <w:pPr>
              <w:pStyle w:val="ListParagraph"/>
              <w:numPr>
                <w:ilvl w:val="0"/>
                <w:numId w:val="59"/>
              </w:numPr>
              <w:rPr>
                <w:rFonts w:ascii="Arial" w:hAnsi="Arial" w:cs="Arial"/>
              </w:rPr>
            </w:pPr>
            <w:r>
              <w:rPr>
                <w:rFonts w:ascii="Arial" w:hAnsi="Arial" w:cs="Arial"/>
                <w:shd w:val="clear" w:color="auto" w:fill="FFF59D"/>
              </w:rPr>
              <w:t xml:space="preserve">The system shall show in the menu only the screens of the user's active group profiles; a user with several group profiles sees the screens of all of them.</w:t>
            </w:r>
          </w:p>
          <w:p>
            <w:pPr>
              <w:pStyle w:val="ListParagraph"/>
              <w:numPr>
                <w:ilvl w:val="0"/>
                <w:numId w:val="59"/>
              </w:numPr>
              <w:rPr>
                <w:rFonts w:ascii="Arial" w:hAnsi="Arial" w:cs="Arial"/>
              </w:rPr>
            </w:pPr>
            <w:r>
              <w:rPr>
                <w:rFonts w:ascii="Arial" w:hAnsi="Arial" w:cs="Arial"/>
                <w:shd w:val="clear" w:color="auto" w:fill="FFF59D"/>
              </w:rPr>
              <w:t xml:space="preserve">The system shall refuse an action for which the user holds no permission with the message "You are not permitted to perform this action".</w:t>
            </w:r>
          </w:p>
          <w:p>
            <w:pPr>
              <w:pStyle w:val="ListParagraph"/>
              <w:numPr>
                <w:ilvl w:val="0"/>
                <w:numId w:val="59"/>
              </w:numPr>
              <w:rPr>
                <w:rFonts w:ascii="Arial" w:hAnsi="Arial" w:cs="Arial"/>
              </w:rPr>
            </w:pPr>
            <w:r>
              <w:rPr>
                <w:rFonts w:ascii="Arial" w:hAnsi="Arial" w:cs="Arial"/>
                <w:shd w:val="clear" w:color="auto" w:fill="FFF59D"/>
              </w:rPr>
              <w:t xml:space="preserve">The system shall allow local sign-in only to the named break-glass System Administrators (FRUM.001.06); it shall lock a local account after three (3) consecutive failed attempts and give one message for a wrong password, a locked and a deactivated account: "Invalid user name or password".</w:t>
            </w:r>
          </w:p>
          <w:p>
            <w:pPr>
              <w:pStyle w:val="ListParagraph"/>
              <w:numPr>
                <w:ilvl w:val="0"/>
                <w:numId w:val="59"/>
              </w:numPr>
              <w:rPr>
                <w:rFonts w:ascii="Arial" w:hAnsi="Arial" w:cs="Arial"/>
              </w:rPr>
            </w:pPr>
            <w:r>
              <w:rPr>
                <w:rFonts w:ascii="Arial" w:hAnsi="Arial" w:cs="Arial"/>
                <w:shd w:val="clear" w:color="auto" w:fill="FFF59D"/>
              </w:rPr>
              <w:t xml:space="preserve">The system shall record each sign-in with its method (single sign-on or local) and each failed attempt in the audit trail.</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23"/>
              </w:numPr>
              <w:rPr>
                <w:rFonts w:ascii="Arial" w:hAnsi="Arial" w:cs="Arial"/>
              </w:rPr>
            </w:pPr>
            <w:r>
              <w:rPr>
                <w:rFonts w:ascii="Arial" w:hAnsi="Arial" w:cs="Arial"/>
                <w:shd w:val="clear" w:color="auto" w:fill="FFF59D"/>
              </w:rPr>
              <w:t xml:space="preserve">A user whose Windows ID matches an active user signs in at EIAM and sees only the screens of his or her group profiles; no password of the user is held in the system.</w:t>
            </w:r>
          </w:p>
          <w:p>
            <w:pPr>
              <w:pStyle w:val="ListParagraph"/>
              <w:numPr>
                <w:ilvl w:val="0"/>
                <w:numId w:val="123"/>
              </w:numPr>
              <w:rPr>
                <w:rFonts w:ascii="Arial" w:hAnsi="Arial" w:cs="Arial"/>
              </w:rPr>
            </w:pPr>
            <w:r>
              <w:rPr>
                <w:rFonts w:ascii="Arial" w:hAnsi="Arial" w:cs="Arial"/>
                <w:shd w:val="clear" w:color="auto" w:fill="FFF59D"/>
              </w:rPr>
              <w:t xml:space="preserve">An EIAM account that matches no active user is refused with the not-linked message, and the attempt is in the audit trail.</w:t>
            </w:r>
          </w:p>
          <w:p>
            <w:pPr>
              <w:pStyle w:val="ListParagraph"/>
              <w:numPr>
                <w:ilvl w:val="0"/>
                <w:numId w:val="123"/>
              </w:numPr>
              <w:rPr>
                <w:rFonts w:ascii="Arial" w:hAnsi="Arial" w:cs="Arial"/>
              </w:rPr>
            </w:pPr>
            <w:r>
              <w:rPr>
                <w:rFonts w:ascii="Arial" w:hAnsi="Arial" w:cs="Arial"/>
                <w:shd w:val="clear" w:color="auto" w:fill="FFF59D"/>
              </w:rPr>
              <w:t xml:space="preserve">A user without the permission of an action does not see its button, and the action is refused with "You are not permitted to perform this action".</w:t>
            </w:r>
          </w:p>
          <w:p>
            <w:pPr>
              <w:pStyle w:val="ListParagraph"/>
              <w:numPr>
                <w:ilvl w:val="0"/>
                <w:numId w:val="123"/>
              </w:numPr>
              <w:rPr>
                <w:rFonts w:ascii="Arial" w:hAnsi="Arial" w:cs="Arial"/>
              </w:rPr>
            </w:pPr>
            <w:r>
              <w:rPr>
                <w:rFonts w:ascii="Arial" w:hAnsi="Arial" w:cs="Arial"/>
                <w:shd w:val="clear" w:color="auto" w:fill="FFF59D"/>
              </w:rPr>
              <w:t xml:space="preserve">The third wrong password of a break-glass account locks it; the next attempt with the right password is refused with "Invalid user name or password", and the Users screen shows the account as locked.</w:t>
            </w:r>
          </w:p>
          <w:p w:rsidR="6E5B6D94" w:rsidP="18F335A7" w:rsidRDefault="6E5B6D94" w14:paraId="51808778" w14:textId="097E1457">
            <w:pPr>
              <w:spacing w:line="259" w:lineRule="auto"/>
              <w:ind w:left="360"/>
              <w:rPr>
                <w:rFonts w:ascii="Arial" w:hAnsi="Arial" w:eastAsia="Arial" w:cs="Arial"/>
              </w:rPr>
            </w:pPr>
          </w:p>
          <w:p w:rsidR="6E5B6D94" w:rsidP="28E9851D" w:rsidRDefault="60CCAB98" w14:paraId="446DE06D" w14:textId="7C37E15C">
            <w:pPr>
              <w:rPr>
                <w:rFonts w:ascii="Arial" w:hAnsi="Arial" w:eastAsia="Arial" w:cs="Arial"/>
                <w:color w:val="000000" w:themeColor="text1"/>
              </w:rPr>
            </w:pPr>
            <w:r w:rsidRPr="28E9851D" w:rsidR="60CCAB98">
              <w:rPr>
                <w:rFonts w:ascii="Arial" w:hAnsi="Arial" w:eastAsia="Arial" w:cs="Arial"/>
                <w:b w:val="1"/>
                <w:bCs w:val="1"/>
                <w:color w:val="000000" w:themeColor="text1" w:themeTint="FF" w:themeShade="FF"/>
              </w:rPr>
              <w:t>FR</w:t>
            </w:r>
            <w:r w:rsidRPr="28E9851D" w:rsidR="5CA03C8B">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.001.03 Inactivity Warning</w:t>
            </w:r>
            <w:r w:rsidRPr="28E9851D" w:rsidR="60CCAB98">
              <w:rPr>
                <w:rFonts w:ascii="Arial" w:hAnsi="Arial" w:eastAsia="Arial" w:cs="Arial"/>
                <w:color w:val="000000" w:themeColor="text1" w:themeTint="FF" w:themeShade="FF"/>
                <w:lang w:val="en-US"/>
              </w:rPr>
              <w:t> </w:t>
            </w:r>
          </w:p>
          <w:p w:rsidR="60CCAB98" w:rsidP="28E9851D" w:rsidRDefault="60CCAB98" w14:paraId="6F491FA8" w14:textId="4F7A86C0">
            <w:pPr>
              <w:pStyle w:val="ListParagraph"/>
              <w:numPr>
                <w:ilvl w:val="0"/>
                <w:numId w:val="70"/>
              </w:numPr>
              <w:spacing w:line="259" w:lineRule="auto"/>
              <w:rPr>
                <w:rFonts w:ascii="Arial" w:hAnsi="Arial" w:eastAsia="Arial" w:cs="Arial"/>
                <w:color w:val="000000" w:themeColor="text1"/>
                <w:lang w:val="en-US"/>
              </w:rPr>
            </w:pPr>
            <w:r w:rsidRPr="28E9851D" w:rsidR="60CCAB98">
              <w:rPr>
                <w:rFonts w:ascii="Arial" w:hAnsi="Arial" w:eastAsia="Arial" w:cs="Arial"/>
                <w:color w:val="000000" w:themeColor="text1" w:themeTint="FF" w:themeShade="FF"/>
              </w:rPr>
              <w:t xml:space="preserve">The system shall monitor user activity and display an inactivity warning after </w:t>
            </w:r>
            <w:r w:rsidRPr="28E9851D" w:rsidR="77FDBBFE">
              <w:rPr>
                <w:rFonts w:ascii="Arial" w:hAnsi="Arial" w:eastAsia="Arial" w:cs="Arial"/>
                <w:color w:val="000000" w:themeColor="text1" w:themeTint="FF" w:themeShade="FF"/>
              </w:rPr>
              <w:t xml:space="preserve">the </w:t>
            </w:r>
            <w:r w:rsidRPr="28E9851D" w:rsidR="237812AA">
              <w:rPr>
                <w:rFonts w:ascii="Arial" w:hAnsi="Arial" w:eastAsia="Arial" w:cs="Arial"/>
                <w:color w:val="000000" w:themeColor="text1" w:themeTint="FF" w:themeShade="FF"/>
              </w:rPr>
              <w:t>i</w:t>
            </w:r>
            <w:r w:rsidRPr="28E9851D" w:rsidR="4EEE968D">
              <w:rPr>
                <w:rFonts w:ascii="Arial" w:hAnsi="Arial" w:eastAsia="Arial" w:cs="Arial"/>
                <w:color w:val="000000" w:themeColor="text1" w:themeTint="FF" w:themeShade="FF"/>
              </w:rPr>
              <w:t xml:space="preserve">nactivity </w:t>
            </w:r>
            <w:r w:rsidRPr="28E9851D" w:rsidR="4940EB09">
              <w:rPr>
                <w:rFonts w:ascii="Arial" w:hAnsi="Arial" w:eastAsia="Arial" w:cs="Arial"/>
                <w:color w:val="000000" w:themeColor="text1" w:themeTint="FF" w:themeShade="FF"/>
              </w:rPr>
              <w:t>timer</w:t>
            </w:r>
            <w:r w:rsidRPr="28E9851D" w:rsidR="60CCAB98">
              <w:rPr>
                <w:rFonts w:ascii="Arial" w:hAnsi="Arial" w:eastAsia="Arial" w:cs="Arial"/>
                <w:color w:val="000000" w:themeColor="text1" w:themeTint="FF" w:themeShade="FF"/>
              </w:rPr>
              <w:t xml:space="preserve"> </w:t>
            </w:r>
            <w:r w:rsidRPr="28E9851D" w:rsidR="7F88E28B">
              <w:rPr>
                <w:rFonts w:ascii="Arial" w:hAnsi="Arial" w:eastAsia="Arial" w:cs="Arial"/>
                <w:color w:val="000000" w:themeColor="text1" w:themeTint="FF" w:themeShade="FF"/>
              </w:rPr>
              <w:t>has elapsed.</w:t>
            </w:r>
          </w:p>
          <w:p w:rsidR="03E00466" w:rsidP="28E9851D" w:rsidRDefault="03E00466" w14:paraId="1397263C" w14:textId="0287673D">
            <w:pPr>
              <w:pStyle w:val="ListParagraph"/>
              <w:numPr>
                <w:ilvl w:val="1"/>
                <w:numId w:val="70"/>
              </w:numPr>
              <w:rPr>
                <w:rFonts w:ascii="Arial" w:hAnsi="Arial" w:eastAsia="Arial" w:cs="Arial"/>
                <w:color w:val="000000" w:themeColor="text1"/>
              </w:rPr>
            </w:pPr>
            <w:r w:rsidRPr="28E9851D" w:rsidR="53950E56">
              <w:rPr>
                <w:rFonts w:ascii="Arial" w:hAnsi="Arial" w:eastAsia="Arial" w:cs="Arial"/>
                <w:color w:val="000000" w:themeColor="text1" w:themeTint="FF" w:themeShade="FF"/>
                <w:lang w:val="en-US"/>
              </w:rPr>
              <w:t>Default inactivity timeout setting to 15 minutes</w:t>
            </w:r>
            <w:r w:rsidRPr="28E9851D" w:rsidR="17DE16A8">
              <w:rPr>
                <w:rFonts w:ascii="Arial" w:hAnsi="Arial" w:eastAsia="Arial" w:cs="Arial"/>
                <w:color w:val="000000" w:themeColor="text1" w:themeTint="FF" w:themeShade="FF"/>
                <w:lang w:val="en-US"/>
              </w:rPr>
              <w:t>.</w:t>
            </w:r>
          </w:p>
          <w:p w:rsidR="2D513F9D" w:rsidP="28E9851D" w:rsidRDefault="2D513F9D" w14:paraId="7B9273FC" w14:textId="53464765">
            <w:pPr>
              <w:pStyle w:val="ListParagraph"/>
              <w:numPr>
                <w:ilvl w:val="1"/>
                <w:numId w:val="70"/>
              </w:numPr>
              <w:rPr>
                <w:rFonts w:ascii="Arial" w:hAnsi="Arial" w:eastAsia="Arial" w:cs="Arial"/>
                <w:color w:val="000000" w:themeColor="text1"/>
              </w:rPr>
            </w:pPr>
            <w:r w:rsidRPr="28E9851D" w:rsidR="5642FCEF">
              <w:rPr>
                <w:rFonts w:ascii="Arial" w:hAnsi="Arial" w:eastAsia="Arial" w:cs="Arial"/>
                <w:color w:val="000000" w:themeColor="text1" w:themeTint="FF" w:themeShade="FF"/>
                <w:lang w:val="en-US"/>
              </w:rPr>
              <w:t>Inactivity timer shall be reset upon system detection of user activity.</w:t>
            </w:r>
          </w:p>
          <w:p w:rsidR="6E5B6D94" w:rsidP="28E9851D" w:rsidRDefault="60CCAB98" w14:paraId="2E1C48AE" w14:textId="7B6B6050">
            <w:pPr>
              <w:pStyle w:val="ListParagraph"/>
              <w:numPr>
                <w:ilvl w:val="0"/>
                <w:numId w:val="70"/>
              </w:numPr>
              <w:rPr>
                <w:rFonts w:ascii="Arial" w:hAnsi="Arial" w:eastAsia="Arial" w:cs="Arial"/>
                <w:color w:val="000000" w:themeColor="text1"/>
              </w:rPr>
            </w:pPr>
            <w:r w:rsidRPr="28E9851D" w:rsidR="60CCAB98">
              <w:rPr>
                <w:rFonts w:ascii="Arial" w:hAnsi="Arial" w:eastAsia="Arial" w:cs="Arial"/>
                <w:color w:val="000000" w:themeColor="text1" w:themeTint="FF" w:themeShade="FF"/>
              </w:rPr>
              <w:t>The warning shall prompt the user to either stay logged in or log out.</w:t>
            </w:r>
            <w:r w:rsidRPr="28E9851D" w:rsidR="60CCAB98">
              <w:rPr>
                <w:rFonts w:ascii="Arial" w:hAnsi="Arial" w:eastAsia="Arial" w:cs="Arial"/>
                <w:color w:val="000000" w:themeColor="text1" w:themeTint="FF" w:themeShade="FF"/>
                <w:lang w:val="en-US"/>
              </w:rPr>
              <w:t> </w:t>
            </w:r>
          </w:p>
          <w:p w:rsidR="64EBC69B" w:rsidP="3BCA049D" w:rsidRDefault="64EBC69B" w14:paraId="30950C7D" w14:textId="76D3F788">
            <w:pPr>
              <w:pStyle w:val="ListParagraph"/>
              <w:numPr>
                <w:ilvl w:val="1"/>
                <w:numId w:val="70"/>
              </w:numPr>
              <w:spacing w:line="259" w:lineRule="auto"/>
              <w:rPr>
                <w:rFonts w:ascii="Arial" w:hAnsi="Arial" w:eastAsia="Arial" w:cs="Arial"/>
                <w:color w:val="000000" w:themeColor="text1"/>
              </w:rPr>
            </w:pPr>
            <w:r w:rsidRPr="3BCA049D" w:rsidR="24F3AFE1">
              <w:rPr>
                <w:rFonts w:ascii="Arial" w:hAnsi="Arial" w:eastAsia="Arial" w:cs="Arial"/>
                <w:b w:val="1"/>
                <w:bCs w:val="1"/>
                <w:color w:val="000000" w:themeColor="text1" w:themeTint="FF" w:themeShade="FF"/>
              </w:rPr>
              <w:t>Message </w:t>
            </w:r>
            <w:r w:rsidRPr="3BCA049D" w:rsidR="24F3AFE1">
              <w:rPr>
                <w:rFonts w:ascii="Arial" w:hAnsi="Arial" w:eastAsia="Arial" w:cs="Arial"/>
                <w:color w:val="000000" w:themeColor="text1" w:themeTint="FF" w:themeShade="FF"/>
              </w:rPr>
              <w:t xml:space="preserve">– “You have been inactive for </w:t>
            </w:r>
            <w:r w:rsidRPr="3BCA049D" w:rsidR="6B987356">
              <w:rPr>
                <w:rFonts w:ascii="Arial" w:hAnsi="Arial" w:eastAsia="Arial" w:cs="Arial"/>
                <w:b w:val="1"/>
                <w:bCs w:val="1"/>
                <w:color w:val="000000" w:themeColor="text1" w:themeTint="FF" w:themeShade="FF"/>
              </w:rPr>
              <w:t>x</w:t>
            </w:r>
            <w:r w:rsidRPr="3BCA049D" w:rsidR="24F3AFE1">
              <w:rPr>
                <w:rFonts w:ascii="Arial" w:hAnsi="Arial" w:eastAsia="Arial" w:cs="Arial"/>
                <w:color w:val="000000" w:themeColor="text1" w:themeTint="FF" w:themeShade="FF"/>
              </w:rPr>
              <w:t xml:space="preserve"> minutes. For your security, your session is about to expire. Would you like to stay logged in or log out?”</w:t>
            </w:r>
          </w:p>
          <w:p w:rsidR="64EBC69B" w:rsidP="3BCA049D" w:rsidRDefault="64EBC69B" w14:paraId="7128D1CA" w14:textId="557487C6">
            <w:pPr>
              <w:pStyle w:val="ListParagraph"/>
              <w:numPr>
                <w:ilvl w:val="1"/>
                <w:numId w:val="70"/>
              </w:numPr>
              <w:spacing w:line="259" w:lineRule="auto"/>
              <w:rPr>
                <w:rFonts w:ascii="Arial" w:hAnsi="Arial" w:eastAsia="Arial" w:cs="Arial"/>
                <w:color w:val="000000" w:themeColor="text1"/>
              </w:rPr>
            </w:pPr>
            <w:r w:rsidRPr="3BCA049D" w:rsidR="626B6964">
              <w:rPr>
                <w:rFonts w:ascii="Arial" w:hAnsi="Arial" w:eastAsia="Arial" w:cs="Arial"/>
                <w:b w:val="1"/>
                <w:bCs w:val="1"/>
                <w:color w:val="000000" w:themeColor="text1" w:themeTint="FF" w:themeShade="FF"/>
              </w:rPr>
              <w:t>x</w:t>
            </w:r>
            <w:r w:rsidRPr="3BCA049D" w:rsidR="626B6964">
              <w:rPr>
                <w:rFonts w:ascii="Arial" w:hAnsi="Arial" w:eastAsia="Arial" w:cs="Arial"/>
                <w:color w:val="000000" w:themeColor="text1" w:themeTint="FF" w:themeShade="FF"/>
              </w:rPr>
              <w:t xml:space="preserve"> minutes </w:t>
            </w:r>
            <w:r w:rsidRPr="3BCA049D" w:rsidR="1CA55E56">
              <w:rPr>
                <w:rFonts w:ascii="Arial" w:hAnsi="Arial" w:eastAsia="Arial" w:cs="Arial"/>
                <w:color w:val="000000" w:themeColor="text1" w:themeTint="FF" w:themeShade="FF"/>
              </w:rPr>
              <w:t>refers to the configured inactivity timer.</w:t>
            </w:r>
          </w:p>
          <w:p w:rsidR="6E5B6D94" w:rsidP="28E9851D" w:rsidRDefault="60CCAB98" w14:paraId="2A0E4C79" w14:textId="3B735952">
            <w:pPr>
              <w:pStyle w:val="ListParagraph"/>
              <w:numPr>
                <w:ilvl w:val="0"/>
                <w:numId w:val="70"/>
              </w:numPr>
              <w:rPr>
                <w:rFonts w:ascii="Arial" w:hAnsi="Arial" w:eastAsia="Arial" w:cs="Arial"/>
                <w:color w:val="000000" w:themeColor="text1"/>
              </w:rPr>
            </w:pPr>
            <w:r w:rsidRPr="28E9851D" w:rsidR="60CCAB98">
              <w:rPr>
                <w:rFonts w:ascii="Arial" w:hAnsi="Arial" w:eastAsia="Arial" w:cs="Arial"/>
                <w:color w:val="000000" w:themeColor="text1" w:themeTint="FF" w:themeShade="FF"/>
                <w:lang w:val="en-US"/>
              </w:rPr>
              <w:t xml:space="preserve">The warning dialog shall display two buttons: </w:t>
            </w:r>
          </w:p>
          <w:p w:rsidR="6E5B6D94" w:rsidP="28E9851D" w:rsidRDefault="60CCAB98" w14:paraId="7DDB5CF8" w14:textId="38D4F3D3">
            <w:pPr>
              <w:pStyle w:val="ListParagraph"/>
              <w:numPr>
                <w:ilvl w:val="1"/>
                <w:numId w:val="70"/>
              </w:numPr>
              <w:rPr>
                <w:rFonts w:ascii="Arial" w:hAnsi="Arial" w:eastAsia="Arial" w:cs="Arial"/>
                <w:color w:val="000000" w:themeColor="text1"/>
              </w:rPr>
            </w:pPr>
            <w:r w:rsidRPr="3BCA049D" w:rsidR="24F3AFE1">
              <w:rPr>
                <w:rFonts w:ascii="Arial" w:hAnsi="Arial" w:eastAsia="Arial" w:cs="Arial"/>
                <w:color w:val="000000" w:themeColor="text1" w:themeTint="FF" w:themeShade="FF"/>
                <w:lang w:val="en-US"/>
              </w:rPr>
              <w:t>“Stay Logged In”</w:t>
            </w:r>
            <w:r w:rsidRPr="3BCA049D" w:rsidR="24F3AFE1">
              <w:rPr>
                <w:rFonts w:ascii="Arial" w:hAnsi="Arial" w:eastAsia="Arial" w:cs="Arial"/>
                <w:color w:val="000000" w:themeColor="text1" w:themeTint="FF" w:themeShade="FF"/>
                <w:lang w:val="en-US"/>
              </w:rPr>
              <w:t xml:space="preserve"> – keeps the current session active and resets the inactivity timer.</w:t>
            </w:r>
          </w:p>
          <w:p w:rsidR="6E5B6D94" w:rsidP="28E9851D" w:rsidRDefault="60CCAB98" w14:paraId="6219FD60" w14:textId="64BDA543">
            <w:pPr>
              <w:pStyle w:val="ListParagraph"/>
              <w:numPr>
                <w:ilvl w:val="1"/>
                <w:numId w:val="70"/>
              </w:numPr>
              <w:rPr>
                <w:rFonts w:ascii="Arial" w:hAnsi="Arial" w:eastAsia="Arial" w:cs="Arial"/>
                <w:color w:val="000000" w:themeColor="text1"/>
              </w:rPr>
            </w:pPr>
            <w:r w:rsidRPr="3BCA049D" w:rsidR="24F3AFE1">
              <w:rPr>
                <w:rFonts w:ascii="Arial" w:hAnsi="Arial" w:eastAsia="Arial" w:cs="Arial"/>
                <w:color w:val="000000" w:themeColor="text1" w:themeTint="FF" w:themeShade="FF"/>
                <w:lang w:val="en-US"/>
              </w:rPr>
              <w:t>“</w:t>
            </w:r>
            <w:r w:rsidRPr="3BCA049D" w:rsidR="24F3AFE1">
              <w:rPr>
                <w:rFonts w:ascii="Arial" w:hAnsi="Arial" w:eastAsia="Arial" w:cs="Arial"/>
                <w:color w:val="000000" w:themeColor="text1" w:themeTint="FF" w:themeShade="FF"/>
                <w:lang w:val="en-US"/>
              </w:rPr>
              <w:t>Log Out</w:t>
            </w:r>
            <w:r w:rsidRPr="3BCA049D" w:rsidR="24F3AFE1">
              <w:rPr>
                <w:rFonts w:ascii="Arial" w:hAnsi="Arial" w:eastAsia="Arial" w:cs="Arial"/>
                <w:color w:val="000000" w:themeColor="text1" w:themeTint="FF" w:themeShade="FF"/>
                <w:lang w:val="en-US"/>
              </w:rPr>
              <w:t>” – terminates the session and securely logs the user out of the system.</w:t>
            </w:r>
          </w:p>
          <w:p w:rsidR="1E1B9C5A" w:rsidP="3BCA049D" w:rsidRDefault="1E1B9C5A" w14:paraId="0586B926" w14:textId="0F8D8DBE">
            <w:pPr>
              <w:pStyle w:val="ListParagraph"/>
              <w:numPr>
                <w:ilvl w:val="0"/>
                <w:numId w:val="70"/>
              </w:numPr>
              <w:suppressLineNumbers w:val="0"/>
              <w:bidi w:val="0"/>
              <w:spacing w:before="0" w:beforeAutospacing="off" w:after="0" w:afterAutospacing="off" w:line="259" w:lineRule="auto"/>
              <w:ind w:left="720" w:right="0" w:hanging="360"/>
              <w:jc w:val="left"/>
              <w:rPr>
                <w:rFonts w:ascii="Arial" w:hAnsi="Arial" w:eastAsia="Arial" w:cs="Arial"/>
              </w:rPr>
            </w:pPr>
            <w:r w:rsidRPr="3BCA049D" w:rsidR="1E1B9C5A">
              <w:rPr>
                <w:rFonts w:ascii="Arial" w:hAnsi="Arial" w:eastAsia="Arial" w:cs="Arial"/>
              </w:rPr>
              <w:t xml:space="preserve">The system shall record </w:t>
            </w:r>
            <w:r w:rsidRPr="3BCA049D" w:rsidR="4FB134BC">
              <w:rPr>
                <w:rFonts w:ascii="Arial" w:hAnsi="Arial" w:eastAsia="Arial" w:cs="Arial"/>
              </w:rPr>
              <w:t>user i</w:t>
            </w:r>
            <w:r w:rsidRPr="3BCA049D" w:rsidR="1E1B9C5A">
              <w:rPr>
                <w:rFonts w:ascii="Arial" w:hAnsi="Arial" w:eastAsia="Arial" w:cs="Arial"/>
              </w:rPr>
              <w:t>nactivity in the audit trail.</w:t>
            </w:r>
          </w:p>
          <w:p>
            <w:pPr>
              <w:pStyle w:val="ListParagraph"/>
              <w:numPr>
                <w:ilvl w:val="0"/>
                <w:numId w:val="70"/>
              </w:numPr>
              <w:rPr>
                <w:rFonts w:ascii="Arial" w:hAnsi="Arial" w:cs="Arial"/>
              </w:rPr>
            </w:pPr>
            <w:r>
              <w:rPr>
                <w:rFonts w:ascii="Arial" w:hAnsi="Arial" w:cs="Arial"/>
                <w:shd w:val="clear" w:color="auto" w:fill="FFF59D"/>
              </w:rPr>
              <w:t xml:space="preserve">The system shall count the inactivity across all the tabs of the user and show the warning after the inactivity time set by the System Administrator (15 minutes as delivered).</w:t>
            </w:r>
          </w:p>
          <w:p>
            <w:pPr>
              <w:pStyle w:val="ListParagraph"/>
              <w:numPr>
                <w:ilvl w:val="0"/>
                <w:numId w:val="70"/>
              </w:numPr>
              <w:rPr>
                <w:rFonts w:ascii="Arial" w:hAnsi="Arial" w:cs="Arial"/>
              </w:rPr>
            </w:pPr>
            <w:r>
              <w:rPr>
                <w:rFonts w:ascii="Arial" w:hAnsi="Arial" w:cs="Arial"/>
                <w:shd w:val="clear" w:color="auto" w:fill="FFF59D"/>
              </w:rPr>
              <w:t xml:space="preserve">A change of the inactivity time shall apply only after the approval of Information Security (FRUM.012.02).</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24"/>
              </w:numPr>
              <w:rPr>
                <w:rFonts w:ascii="Arial" w:hAnsi="Arial" w:cs="Arial"/>
              </w:rPr>
            </w:pPr>
            <w:r>
              <w:rPr>
                <w:rFonts w:ascii="Arial" w:hAnsi="Arial" w:cs="Arial"/>
                <w:shd w:val="clear" w:color="auto" w:fill="FFF59D"/>
              </w:rPr>
              <w:t xml:space="preserve">After 15 minutes without activity the warning appears with the buttons "Stay Logged In" and "Log Out".</w:t>
            </w:r>
          </w:p>
          <w:p>
            <w:pPr>
              <w:pStyle w:val="ListParagraph"/>
              <w:numPr>
                <w:ilvl w:val="0"/>
                <w:numId w:val="124"/>
              </w:numPr>
              <w:rPr>
                <w:rFonts w:ascii="Arial" w:hAnsi="Arial" w:cs="Arial"/>
              </w:rPr>
            </w:pPr>
            <w:r>
              <w:rPr>
                <w:rFonts w:ascii="Arial" w:hAnsi="Arial" w:cs="Arial"/>
                <w:shd w:val="clear" w:color="auto" w:fill="FFF59D"/>
              </w:rPr>
              <w:t xml:space="preserve">Stay Logged In closes the warning and restarts the timer; Log Out ends the session and opens the Login page.</w:t>
            </w:r>
          </w:p>
          <w:p w:rsidR="3BCA049D" w:rsidP="3BCA049D" w:rsidRDefault="3BCA049D" w14:paraId="4441597A" w14:textId="1F44B2A6">
            <w:pPr>
              <w:pStyle w:val="Normal"/>
              <w:ind w:left="0"/>
              <w:rPr>
                <w:rFonts w:ascii="Arial" w:hAnsi="Arial" w:eastAsia="Arial" w:cs="Arial"/>
                <w:color w:val="000000" w:themeColor="text1" w:themeTint="FF" w:themeShade="FF"/>
              </w:rPr>
            </w:pPr>
          </w:p>
          <w:p w:rsidR="6E5B6D94" w:rsidP="28E9851D" w:rsidRDefault="60CCAB98" w14:paraId="13C91D24" w14:textId="0380F98B">
            <w:pPr>
              <w:rPr>
                <w:rFonts w:ascii="Arial" w:hAnsi="Arial" w:eastAsia="Arial" w:cs="Arial"/>
                <w:color w:val="000000" w:themeColor="text1"/>
              </w:rPr>
            </w:pPr>
            <w:r w:rsidRPr="28E9851D" w:rsidR="60CCAB98">
              <w:rPr>
                <w:rFonts w:ascii="Arial" w:hAnsi="Arial" w:eastAsia="Arial" w:cs="Arial"/>
                <w:color w:val="000000" w:themeColor="text1" w:themeTint="FF" w:themeShade="FF"/>
                <w:lang w:val="en-US"/>
              </w:rPr>
              <w:t> </w:t>
            </w:r>
          </w:p>
          <w:p w:rsidR="6E5B6D94" w:rsidP="28E9851D" w:rsidRDefault="60CCAB98" w14:paraId="005A20CF" w14:textId="00FFAE04">
            <w:pPr>
              <w:rPr>
                <w:rFonts w:ascii="Arial" w:hAnsi="Arial" w:eastAsia="Arial" w:cs="Arial"/>
                <w:color w:val="000000" w:themeColor="text1"/>
              </w:rPr>
            </w:pPr>
            <w:r w:rsidRPr="28E9851D" w:rsidR="60CCAB98">
              <w:rPr>
                <w:rFonts w:ascii="Arial" w:hAnsi="Arial" w:eastAsia="Arial" w:cs="Arial"/>
                <w:b w:val="1"/>
                <w:bCs w:val="1"/>
                <w:color w:val="000000" w:themeColor="text1" w:themeTint="FF" w:themeShade="FF"/>
              </w:rPr>
              <w:t>FR</w:t>
            </w:r>
            <w:r w:rsidRPr="28E9851D" w:rsidR="43915981">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.001.04 Session Timeout Warning</w:t>
            </w:r>
            <w:r w:rsidRPr="28E9851D" w:rsidR="60CCAB98">
              <w:rPr>
                <w:rFonts w:ascii="Arial" w:hAnsi="Arial" w:eastAsia="Arial" w:cs="Arial"/>
                <w:color w:val="000000" w:themeColor="text1" w:themeTint="FF" w:themeShade="FF"/>
                <w:lang w:val="en-US"/>
              </w:rPr>
              <w:t> </w:t>
            </w:r>
          </w:p>
          <w:p w:rsidR="6E5B6D94" w:rsidP="28E9851D" w:rsidRDefault="60CCAB98" w14:paraId="5BC4C99C" w14:textId="3A61EE19">
            <w:pPr>
              <w:pStyle w:val="ListParagraph"/>
              <w:numPr>
                <w:ilvl w:val="0"/>
                <w:numId w:val="69"/>
              </w:numPr>
              <w:spacing w:line="259" w:lineRule="auto"/>
              <w:rPr>
                <w:rFonts w:ascii="Arial" w:hAnsi="Arial" w:eastAsia="Arial" w:cs="Arial"/>
                <w:color w:val="000000" w:themeColor="text1"/>
              </w:rPr>
            </w:pPr>
            <w:r w:rsidRPr="28E9851D" w:rsidR="60CCAB98">
              <w:rPr>
                <w:rFonts w:ascii="Arial" w:hAnsi="Arial" w:eastAsia="Arial" w:cs="Arial"/>
                <w:color w:val="000000" w:themeColor="text1" w:themeTint="FF" w:themeShade="FF"/>
              </w:rPr>
              <w:t xml:space="preserve">The system shall notify the user </w:t>
            </w:r>
            <w:r w:rsidRPr="28E9851D" w:rsidR="0A51C9BF">
              <w:rPr>
                <w:rFonts w:ascii="Arial" w:hAnsi="Arial" w:eastAsia="Arial" w:cs="Arial"/>
                <w:color w:val="000000" w:themeColor="text1" w:themeTint="FF" w:themeShade="FF"/>
              </w:rPr>
              <w:t>x</w:t>
            </w:r>
            <w:r w:rsidRPr="28E9851D" w:rsidR="60CCAB98">
              <w:rPr>
                <w:rFonts w:ascii="Arial" w:hAnsi="Arial" w:eastAsia="Arial" w:cs="Arial"/>
                <w:color w:val="000000" w:themeColor="text1" w:themeTint="FF" w:themeShade="FF"/>
              </w:rPr>
              <w:t xml:space="preserve"> minutes after inactivity that the session automatically ended due to timeout.</w:t>
            </w:r>
            <w:r w:rsidRPr="28E9851D" w:rsidR="60CCAB98">
              <w:rPr>
                <w:rFonts w:ascii="Arial" w:hAnsi="Arial" w:eastAsia="Arial" w:cs="Arial"/>
                <w:color w:val="000000" w:themeColor="text1" w:themeTint="FF" w:themeShade="FF"/>
                <w:lang w:val="en-US"/>
              </w:rPr>
              <w:t> </w:t>
            </w:r>
          </w:p>
          <w:p w:rsidR="6E5B6D94" w:rsidP="28E9851D" w:rsidRDefault="60CCAB98" w14:paraId="2D6ED91B" w14:textId="3AFEC867">
            <w:pPr>
              <w:pStyle w:val="ListParagraph"/>
              <w:numPr>
                <w:ilvl w:val="1"/>
                <w:numId w:val="69"/>
              </w:numPr>
              <w:rPr>
                <w:rFonts w:ascii="Arial" w:hAnsi="Arial" w:eastAsia="Arial" w:cs="Arial"/>
                <w:color w:val="000000" w:themeColor="text1"/>
              </w:rPr>
            </w:pPr>
            <w:r w:rsidRPr="28E9851D" w:rsidR="60CCAB98">
              <w:rPr>
                <w:rFonts w:ascii="Arial" w:hAnsi="Arial" w:eastAsia="Arial" w:cs="Arial"/>
                <w:color w:val="000000" w:themeColor="text1" w:themeTint="FF" w:themeShade="FF"/>
              </w:rPr>
              <w:t>The warning message shall clearly state:</w:t>
            </w:r>
            <w:r w:rsidRPr="28E9851D" w:rsidR="60CCAB98">
              <w:rPr>
                <w:rFonts w:ascii="Arial" w:hAnsi="Arial" w:eastAsia="Arial" w:cs="Arial"/>
                <w:color w:val="000000" w:themeColor="text1" w:themeTint="FF" w:themeShade="FF"/>
                <w:lang w:val="en-US"/>
              </w:rPr>
              <w:t> “</w:t>
            </w:r>
            <w:r w:rsidRPr="28E9851D" w:rsidR="60CCAB98">
              <w:rPr>
                <w:rFonts w:ascii="Arial" w:hAnsi="Arial" w:eastAsia="Arial" w:cs="Arial"/>
                <w:color w:val="000000" w:themeColor="text1" w:themeTint="FF" w:themeShade="FF"/>
              </w:rPr>
              <w:t xml:space="preserve">Your session timed out. </w:t>
            </w:r>
            <w:r w:rsidRPr="28E9851D" w:rsidR="60CCAB98">
              <w:rPr>
                <w:rFonts w:ascii="Arial" w:hAnsi="Arial" w:eastAsia="Arial" w:cs="Arial"/>
                <w:color w:val="000000" w:themeColor="text1" w:themeTint="FF" w:themeShade="FF"/>
                <w:lang w:val="en-US"/>
              </w:rPr>
              <w:t>Please log in again to continue</w:t>
            </w:r>
            <w:r w:rsidRPr="28E9851D" w:rsidR="60CCAB98">
              <w:rPr>
                <w:rFonts w:ascii="Arial" w:hAnsi="Arial" w:eastAsia="Arial" w:cs="Arial"/>
                <w:color w:val="000000" w:themeColor="text1" w:themeTint="FF" w:themeShade="FF"/>
              </w:rPr>
              <w:t>”</w:t>
            </w:r>
          </w:p>
          <w:p w:rsidR="62D68B6F" w:rsidP="28E9851D" w:rsidRDefault="62D68B6F" w14:paraId="710D08F6" w14:textId="044F27BA">
            <w:pPr>
              <w:pStyle w:val="ListParagraph"/>
              <w:numPr>
                <w:ilvl w:val="1"/>
                <w:numId w:val="69"/>
              </w:numPr>
              <w:spacing w:line="259" w:lineRule="auto"/>
              <w:rPr>
                <w:rFonts w:ascii="Arial" w:hAnsi="Arial" w:eastAsia="Arial" w:cs="Arial"/>
                <w:color w:val="000000" w:themeColor="text1"/>
              </w:rPr>
            </w:pPr>
            <w:r w:rsidRPr="28E9851D" w:rsidR="47C1F3DB">
              <w:rPr>
                <w:rFonts w:ascii="Arial" w:hAnsi="Arial" w:eastAsia="Arial" w:cs="Arial"/>
                <w:b w:val="1"/>
                <w:bCs w:val="1"/>
                <w:color w:val="000000" w:themeColor="text1" w:themeTint="FF" w:themeShade="FF"/>
              </w:rPr>
              <w:t>x</w:t>
            </w:r>
            <w:r w:rsidRPr="28E9851D" w:rsidR="47C1F3DB">
              <w:rPr>
                <w:rFonts w:ascii="Arial" w:hAnsi="Arial" w:eastAsia="Arial" w:cs="Arial"/>
                <w:color w:val="000000" w:themeColor="text1" w:themeTint="FF" w:themeShade="FF"/>
              </w:rPr>
              <w:t xml:space="preserve"> minutes refer to the configurable timeout session.</w:t>
            </w:r>
          </w:p>
          <w:p w:rsidR="37103825" w:rsidP="28E9851D" w:rsidRDefault="37103825" w14:paraId="26A56106" w14:textId="1D861DB2">
            <w:pPr>
              <w:pStyle w:val="ListParagraph"/>
              <w:numPr>
                <w:ilvl w:val="1"/>
                <w:numId w:val="69"/>
              </w:numPr>
              <w:spacing w:line="259" w:lineRule="auto"/>
              <w:rPr>
                <w:rFonts w:ascii="Arial" w:hAnsi="Arial" w:eastAsia="Arial" w:cs="Arial"/>
                <w:color w:val="000000" w:themeColor="text1"/>
              </w:rPr>
            </w:pPr>
            <w:r w:rsidRPr="28E9851D" w:rsidR="2AA981FA">
              <w:rPr>
                <w:rFonts w:ascii="Arial" w:hAnsi="Arial" w:eastAsia="Arial" w:cs="Arial"/>
                <w:color w:val="000000" w:themeColor="text1" w:themeTint="FF" w:themeShade="FF"/>
                <w:lang w:val="en-US"/>
              </w:rPr>
              <w:t>Default session timeout setting for 30 minutes.</w:t>
            </w:r>
          </w:p>
          <w:p w:rsidR="6E5B6D94" w:rsidP="28E9851D" w:rsidRDefault="60CCAB98" w14:paraId="01FD4C65" w14:textId="6464C7F0">
            <w:pPr>
              <w:pStyle w:val="ListParagraph"/>
              <w:numPr>
                <w:ilvl w:val="0"/>
                <w:numId w:val="69"/>
              </w:numPr>
              <w:spacing w:line="259" w:lineRule="auto"/>
              <w:rPr>
                <w:rFonts w:ascii="Arial" w:hAnsi="Arial" w:eastAsia="Arial" w:cs="Arial"/>
                <w:color w:val="000000" w:themeColor="text1"/>
              </w:rPr>
            </w:pPr>
            <w:r w:rsidRPr="3BCA049D" w:rsidR="24F3AFE1">
              <w:rPr>
                <w:rFonts w:ascii="Arial" w:hAnsi="Arial" w:eastAsia="Arial" w:cs="Arial"/>
                <w:color w:val="000000" w:themeColor="text1" w:themeTint="FF" w:themeShade="FF"/>
                <w:lang w:val="en-US"/>
              </w:rPr>
              <w:t>The notification shall display a “Log In” button that redirects the user to th</w:t>
            </w:r>
            <w:r w:rsidRPr="3BCA049D" w:rsidR="048BF6DB">
              <w:rPr>
                <w:rFonts w:ascii="Arial" w:hAnsi="Arial" w:eastAsia="Arial" w:cs="Arial"/>
                <w:color w:val="000000" w:themeColor="text1" w:themeTint="FF" w:themeShade="FF"/>
                <w:lang w:val="en-US"/>
              </w:rPr>
              <w:t>e L</w:t>
            </w:r>
            <w:r w:rsidRPr="3BCA049D" w:rsidR="24F3AFE1">
              <w:rPr>
                <w:rFonts w:ascii="Arial" w:hAnsi="Arial" w:eastAsia="Arial" w:cs="Arial"/>
                <w:color w:val="000000" w:themeColor="text1" w:themeTint="FF" w:themeShade="FF"/>
                <w:lang w:val="en-US"/>
              </w:rPr>
              <w:t>ogin page.</w:t>
            </w:r>
          </w:p>
          <w:p w:rsidR="6E5B6D94" w:rsidP="3BCA049D" w:rsidRDefault="60CCAB98" w14:paraId="5F25BAF0" w14:textId="486B28FB">
            <w:pPr>
              <w:pStyle w:val="ListParagraph"/>
              <w:numPr>
                <w:ilvl w:val="0"/>
                <w:numId w:val="69"/>
              </w:numPr>
              <w:suppressLineNumbers w:val="0"/>
              <w:bidi w:val="0"/>
              <w:spacing w:before="0" w:beforeAutospacing="off" w:after="0" w:afterAutospacing="off" w:line="259" w:lineRule="auto"/>
              <w:ind w:left="720" w:right="0" w:hanging="360"/>
              <w:jc w:val="left"/>
              <w:rPr>
                <w:rFonts w:ascii="Arial" w:hAnsi="Arial" w:eastAsia="Arial" w:cs="Arial"/>
              </w:rPr>
            </w:pPr>
            <w:r w:rsidRPr="3BCA049D" w:rsidR="625F3536">
              <w:rPr>
                <w:rFonts w:ascii="Arial" w:hAnsi="Arial" w:eastAsia="Arial" w:cs="Arial"/>
              </w:rPr>
              <w:t xml:space="preserve">The system shall record </w:t>
            </w:r>
            <w:r w:rsidRPr="3BCA049D" w:rsidR="311D0213">
              <w:rPr>
                <w:rFonts w:ascii="Arial" w:hAnsi="Arial" w:eastAsia="Arial" w:cs="Arial"/>
              </w:rPr>
              <w:t>timeout</w:t>
            </w:r>
            <w:r w:rsidRPr="3BCA049D" w:rsidR="625F3536">
              <w:rPr>
                <w:rFonts w:ascii="Arial" w:hAnsi="Arial" w:eastAsia="Arial" w:cs="Arial"/>
              </w:rPr>
              <w:t xml:space="preserve"> in the audit trail.</w:t>
            </w:r>
          </w:p>
          <w:p>
            <w:pPr>
              <w:pStyle w:val="ListParagraph"/>
              <w:numPr>
                <w:ilvl w:val="0"/>
                <w:numId w:val="69"/>
              </w:numPr>
              <w:rPr>
                <w:rFonts w:ascii="Arial" w:hAnsi="Arial" w:cs="Arial"/>
              </w:rPr>
            </w:pPr>
            <w:r>
              <w:rPr>
                <w:rFonts w:ascii="Arial" w:hAnsi="Arial" w:cs="Arial"/>
                <w:shd w:val="clear" w:color="auto" w:fill="FFF59D"/>
              </w:rPr>
              <w:t xml:space="preserve">The system shall sign the user out after the session timeout without activity (30 minutes as delivered) and record the end of the session with the reason inactivity.</w:t>
            </w:r>
          </w:p>
          <w:p>
            <w:pPr>
              <w:pStyle w:val="ListParagraph"/>
              <w:numPr>
                <w:ilvl w:val="0"/>
                <w:numId w:val="69"/>
              </w:numPr>
              <w:rPr>
                <w:rFonts w:ascii="Arial" w:hAnsi="Arial" w:cs="Arial"/>
              </w:rPr>
            </w:pPr>
            <w:r>
              <w:rPr>
                <w:rFonts w:ascii="Arial" w:hAnsi="Arial" w:cs="Arial"/>
                <w:shd w:val="clear" w:color="auto" w:fill="FFF59D"/>
              </w:rPr>
              <w:t xml:space="preserve">The system shall also warn the user before the fixed end of a session, the configured number of minutes before it (30 minutes as delivered), so that the user can save the work (BRD x.001.1.3; Annex Q).</w:t>
            </w:r>
          </w:p>
          <w:p>
            <w:pPr>
              <w:pStyle w:val="ListParagraph"/>
              <w:numPr>
                <w:ilvl w:val="0"/>
                <w:numId w:val="69"/>
              </w:numPr>
              <w:rPr>
                <w:rFonts w:ascii="Arial" w:hAnsi="Arial" w:cs="Arial"/>
              </w:rPr>
            </w:pPr>
            <w:r>
              <w:rPr>
                <w:rFonts w:ascii="Arial" w:hAnsi="Arial" w:cs="Arial"/>
                <w:shd w:val="clear" w:color="auto" w:fill="FFF59D"/>
              </w:rPr>
              <w:t xml:space="preserve">After a sign-out of a single sign-on session, the next sign-in shall go through EIAM again.</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25"/>
              </w:numPr>
              <w:rPr>
                <w:rFonts w:ascii="Arial" w:hAnsi="Arial" w:cs="Arial"/>
              </w:rPr>
            </w:pPr>
            <w:r>
              <w:rPr>
                <w:rFonts w:ascii="Arial" w:hAnsi="Arial" w:cs="Arial"/>
                <w:shd w:val="clear" w:color="auto" w:fill="FFF59D"/>
              </w:rPr>
              <w:t xml:space="preserve">After 30 minutes without activity the user is signed out, and the session log shows the reason inactivity.</w:t>
            </w:r>
          </w:p>
          <w:p>
            <w:pPr>
              <w:pStyle w:val="ListParagraph"/>
              <w:numPr>
                <w:ilvl w:val="0"/>
                <w:numId w:val="125"/>
              </w:numPr>
              <w:rPr>
                <w:rFonts w:ascii="Arial" w:hAnsi="Arial" w:cs="Arial"/>
              </w:rPr>
            </w:pPr>
            <w:r>
              <w:rPr>
                <w:rFonts w:ascii="Arial" w:hAnsi="Arial" w:cs="Arial"/>
                <w:shd w:val="clear" w:color="auto" w:fill="FFF59D"/>
              </w:rPr>
              <w:t xml:space="preserve">Opening a page of the ended session leads to the Login page and a new sign-in.</w:t>
            </w:r>
          </w:p>
          <w:p>
            <w:pPr>
              <w:pStyle w:val="ListParagraph"/>
              <w:numPr>
                <w:ilvl w:val="0"/>
                <w:numId w:val="125"/>
              </w:numPr>
              <w:rPr>
                <w:rFonts w:ascii="Arial" w:hAnsi="Arial" w:cs="Arial"/>
              </w:rPr>
            </w:pPr>
            <w:r>
              <w:rPr>
                <w:rFonts w:ascii="Arial" w:hAnsi="Arial" w:cs="Arial"/>
                <w:shd w:val="clear" w:color="auto" w:fill="FFF59D"/>
              </w:rPr>
              <w:t xml:space="preserve">30 minutes before the fixed end of the session the user sees the session-end warning.</w:t>
            </w:r>
          </w:p>
          <w:p w:rsidR="6E5B6D94" w:rsidP="3BCA049D" w:rsidRDefault="60CCAB98" w14:paraId="743E1FF1" w14:textId="01F6C21C">
            <w:pPr>
              <w:pStyle w:val="Normal"/>
              <w:spacing w:line="259" w:lineRule="auto"/>
              <w:ind w:left="0"/>
              <w:rPr>
                <w:rFonts w:ascii="Arial" w:hAnsi="Arial" w:eastAsia="Arial" w:cs="Arial"/>
                <w:color w:val="000000" w:themeColor="text1"/>
                <w:lang w:val="en-US"/>
              </w:rPr>
            </w:pPr>
          </w:p>
          <w:p>
            <w:pPr>
              <w:rPr>
                <w:rFonts w:ascii="Arial" w:hAnsi="Arial" w:cs="Arial"/>
              </w:rPr>
            </w:pPr>
          </w:p>
          <w:p>
            <w:pPr>
              <w:keepNext/>
              <w:rPr>
                <w:rFonts w:ascii="Arial" w:hAnsi="Arial" w:cs="Arial"/>
              </w:rPr>
            </w:pPr>
            <w:r>
              <w:rPr>
                <w:rFonts w:ascii="Arial" w:hAnsi="Arial" w:cs="Arial"/>
                <w:b/>
                <w:bCs/>
                <w:shd w:val="clear" w:color="auto" w:fill="FFF59D"/>
              </w:rPr>
              <w:t xml:space="preserve">FRUM.001.05 Log Out and Session Log</w:t>
            </w:r>
          </w:p>
          <w:p>
            <w:pPr>
              <w:pStyle w:val="ListParagraph"/>
              <w:numPr>
                <w:ilvl w:val="0"/>
                <w:numId w:val="145"/>
              </w:numPr>
              <w:rPr>
                <w:rFonts w:ascii="Arial" w:hAnsi="Arial" w:cs="Arial"/>
              </w:rPr>
            </w:pPr>
            <w:r>
              <w:rPr>
                <w:rFonts w:ascii="Arial" w:hAnsi="Arial" w:cs="Arial"/>
                <w:shd w:val="clear" w:color="auto" w:fill="FFF59D"/>
              </w:rPr>
              <w:t xml:space="preserve">The system shall provide Log Out in the user menu; it shall end the session, record the log-out in the audit trail and show the Login page.</w:t>
            </w:r>
          </w:p>
          <w:p>
            <w:pPr>
              <w:pStyle w:val="ListParagraph"/>
              <w:numPr>
                <w:ilvl w:val="0"/>
                <w:numId w:val="145"/>
              </w:numPr>
              <w:rPr>
                <w:rFonts w:ascii="Arial" w:hAnsi="Arial" w:cs="Arial"/>
              </w:rPr>
            </w:pPr>
            <w:r>
              <w:rPr>
                <w:rFonts w:ascii="Arial" w:hAnsi="Arial" w:cs="Arial"/>
                <w:shd w:val="clear" w:color="auto" w:fill="FFF59D"/>
              </w:rPr>
              <w:t xml:space="preserve">With single sign-on, the system shall also send the user to the EIAM sign-out page so that the BDO session ends too (Annex Q).</w:t>
            </w:r>
          </w:p>
          <w:p>
            <w:pPr>
              <w:pStyle w:val="ListParagraph"/>
              <w:numPr>
                <w:ilvl w:val="0"/>
                <w:numId w:val="145"/>
              </w:numPr>
              <w:rPr>
                <w:rFonts w:ascii="Arial" w:hAnsi="Arial" w:cs="Arial"/>
              </w:rPr>
            </w:pPr>
            <w:r>
              <w:rPr>
                <w:rFonts w:ascii="Arial" w:hAnsi="Arial" w:cs="Arial"/>
                <w:shd w:val="clear" w:color="auto" w:fill="FFF59D"/>
              </w:rPr>
              <w:t xml:space="preserve">The system shall keep a session log of every session - user, sign-in method, second factor, start, last activity, end and end reason (log-out, inactivity, session expiry, ended by an administrator, account locked).</w:t>
            </w:r>
          </w:p>
          <w:p>
            <w:pPr>
              <w:pStyle w:val="ListParagraph"/>
              <w:numPr>
                <w:ilvl w:val="0"/>
                <w:numId w:val="145"/>
              </w:numPr>
              <w:rPr>
                <w:rFonts w:ascii="Arial" w:hAnsi="Arial" w:cs="Arial"/>
              </w:rPr>
            </w:pPr>
            <w:r>
              <w:rPr>
                <w:rFonts w:ascii="Arial" w:hAnsi="Arial" w:cs="Arial"/>
                <w:shd w:val="clear" w:color="auto" w:fill="FFF59D"/>
              </w:rPr>
              <w:t xml:space="preserve">The system shall show a user as Online on the Users screen while a session is open, and allow the System Administrator to end a session.</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46"/>
              </w:numPr>
              <w:rPr>
                <w:rFonts w:ascii="Arial" w:hAnsi="Arial" w:cs="Arial"/>
              </w:rPr>
            </w:pPr>
            <w:r>
              <w:rPr>
                <w:rFonts w:ascii="Arial" w:hAnsi="Arial" w:cs="Arial"/>
                <w:shd w:val="clear" w:color="auto" w:fill="FFF59D"/>
              </w:rPr>
              <w:t xml:space="preserve">After Log Out the User Access Audit Log shows the log-out with the user and the time.</w:t>
            </w:r>
          </w:p>
          <w:p>
            <w:pPr>
              <w:pStyle w:val="ListParagraph"/>
              <w:numPr>
                <w:ilvl w:val="0"/>
                <w:numId w:val="146"/>
              </w:numPr>
              <w:rPr>
                <w:rFonts w:ascii="Arial" w:hAnsi="Arial" w:cs="Arial"/>
              </w:rPr>
            </w:pPr>
            <w:r>
              <w:rPr>
                <w:rFonts w:ascii="Arial" w:hAnsi="Arial" w:cs="Arial"/>
                <w:shd w:val="clear" w:color="auto" w:fill="FFF59D"/>
              </w:rPr>
              <w:t xml:space="preserve">The Users screen shows a signed-in user as Online.</w:t>
            </w:r>
          </w:p>
          <w:p>
            <w:pPr>
              <w:pStyle w:val="ListParagraph"/>
              <w:numPr>
                <w:ilvl w:val="0"/>
                <w:numId w:val="146"/>
              </w:numPr>
              <w:rPr>
                <w:rFonts w:ascii="Arial" w:hAnsi="Arial" w:cs="Arial"/>
              </w:rPr>
            </w:pPr>
            <w:r>
              <w:rPr>
                <w:rFonts w:ascii="Arial" w:hAnsi="Arial" w:cs="Arial"/>
                <w:shd w:val="clear" w:color="auto" w:fill="FFF59D"/>
              </w:rPr>
              <w:t xml:space="preserve">With single sign-on, after Log Out opening the system again asks for the BDO sign-in.</w:t>
            </w:r>
          </w:p>
          <w:p>
            <w:pPr>
              <w:rPr>
                <w:rFonts w:ascii="Arial" w:hAnsi="Arial" w:cs="Arial"/>
              </w:rPr>
            </w:pPr>
          </w:p>
          <w:p>
            <w:pPr>
              <w:keepNext/>
              <w:rPr>
                <w:rFonts w:ascii="Arial" w:hAnsi="Arial" w:cs="Arial"/>
              </w:rPr>
            </w:pPr>
            <w:r>
              <w:rPr>
                <w:rFonts w:ascii="Arial" w:hAnsi="Arial" w:cs="Arial"/>
                <w:b/>
                <w:bCs/>
                <w:shd w:val="clear" w:color="auto" w:fill="FFF59D"/>
              </w:rPr>
              <w:t xml:space="preserve">FRUM.001.06 Break-glass Administrators</w:t>
            </w:r>
          </w:p>
          <w:p>
            <w:pPr>
              <w:pStyle w:val="ListParagraph"/>
              <w:numPr>
                <w:ilvl w:val="0"/>
                <w:numId w:val="147"/>
              </w:numPr>
              <w:rPr>
                <w:rFonts w:ascii="Arial" w:hAnsi="Arial" w:cs="Arial"/>
              </w:rPr>
            </w:pPr>
            <w:r>
              <w:rPr>
                <w:rFonts w:ascii="Arial" w:hAnsi="Arial" w:cs="Arial"/>
                <w:shd w:val="clear" w:color="auto" w:fill="FFF59D"/>
              </w:rPr>
              <w:t xml:space="preserve">The system shall keep local sign-in, with a password and a second factor (code of an authenticator application) always asked, for two named System Administrator accounts, so that the system can be administered when EIAM is not available (Annex N).</w:t>
            </w:r>
          </w:p>
          <w:p>
            <w:pPr>
              <w:pStyle w:val="ListParagraph"/>
              <w:numPr>
                <w:ilvl w:val="0"/>
                <w:numId w:val="147"/>
              </w:numPr>
              <w:rPr>
                <w:rFonts w:ascii="Arial" w:hAnsi="Arial" w:cs="Arial"/>
              </w:rPr>
            </w:pPr>
            <w:r>
              <w:rPr>
                <w:rFonts w:ascii="Arial" w:hAnsi="Arial" w:cs="Arial"/>
                <w:shd w:val="clear" w:color="auto" w:fill="FFF59D"/>
              </w:rPr>
              <w:t xml:space="preserve">The system shall alert Information Security of every sign-in of a break-glass account and record it in the audit trail.</w:t>
            </w:r>
          </w:p>
          <w:p>
            <w:pPr>
              <w:pStyle w:val="ListParagraph"/>
              <w:numPr>
                <w:ilvl w:val="0"/>
                <w:numId w:val="147"/>
              </w:numPr>
              <w:rPr>
                <w:rFonts w:ascii="Arial" w:hAnsi="Arial" w:cs="Arial"/>
              </w:rPr>
            </w:pPr>
            <w:r>
              <w:rPr>
                <w:rFonts w:ascii="Arial" w:hAnsi="Arial" w:cs="Arial"/>
                <w:shd w:val="clear" w:color="auto" w:fill="FFF59D"/>
              </w:rPr>
              <w:t xml:space="preserve">The system shall refuse local sign-in to every other user while single sign-on is switched on.</w:t>
            </w:r>
          </w:p>
          <w:p>
            <w:pPr>
              <w:pStyle w:val="ListParagraph"/>
              <w:numPr>
                <w:ilvl w:val="0"/>
                <w:numId w:val="147"/>
              </w:numPr>
              <w:rPr>
                <w:rFonts w:ascii="Arial" w:hAnsi="Arial" w:cs="Arial"/>
              </w:rPr>
            </w:pPr>
            <w:r>
              <w:rPr>
                <w:rFonts w:ascii="Arial" w:hAnsi="Arial" w:cs="Arial"/>
                <w:shd w:val="clear" w:color="auto" w:fill="FFF59D"/>
              </w:rPr>
              <w:t xml:space="preserve">The password rules of the break-glass accounts are those of FRUM-004 and Annex M.</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48"/>
              </w:numPr>
              <w:rPr>
                <w:rFonts w:ascii="Arial" w:hAnsi="Arial" w:cs="Arial"/>
              </w:rPr>
            </w:pPr>
            <w:r>
              <w:rPr>
                <w:rFonts w:ascii="Arial" w:hAnsi="Arial" w:cs="Arial"/>
                <w:shd w:val="clear" w:color="auto" w:fill="FFF59D"/>
              </w:rPr>
              <w:t xml:space="preserve">With single sign-on switched on, a break-glass System Administrator signs in with the password and the second factor, and Information Security receives the alert.</w:t>
            </w:r>
          </w:p>
          <w:p>
            <w:pPr>
              <w:pStyle w:val="ListParagraph"/>
              <w:numPr>
                <w:ilvl w:val="0"/>
                <w:numId w:val="148"/>
              </w:numPr>
              <w:rPr>
                <w:rFonts w:ascii="Arial" w:hAnsi="Arial" w:cs="Arial"/>
              </w:rPr>
            </w:pPr>
            <w:r>
              <w:rPr>
                <w:rFonts w:ascii="Arial" w:hAnsi="Arial" w:cs="Arial"/>
                <w:shd w:val="clear" w:color="auto" w:fill="FFF59D"/>
              </w:rPr>
              <w:t xml:space="preserve">Another user cannot sign in with a local password.</w:t>
            </w:r>
          </w:p>
          <w:p>
            <w:pPr>
              <w:pStyle w:val="ListParagraph"/>
              <w:numPr>
                <w:ilvl w:val="0"/>
                <w:numId w:val="148"/>
              </w:numPr>
              <w:rPr>
                <w:rFonts w:ascii="Arial" w:hAnsi="Arial" w:cs="Arial"/>
              </w:rPr>
            </w:pPr>
            <w:r>
              <w:rPr>
                <w:rFonts w:ascii="Arial" w:hAnsi="Arial" w:cs="Arial"/>
                <w:shd w:val="clear" w:color="auto" w:fill="FFF59D"/>
              </w:rPr>
              <w:t xml:space="preserve">A wrong second-factor code is refused and counts as a failed attempt.</w:t>
            </w:r>
          </w:p>
        </w:tc>
        <w:tc>
          <w:tcPr>
            <w:tcW w:w="943" w:type="dxa"/>
            <w:tcMar/>
          </w:tcPr>
          <w:p w:rsidRPr="000F2176" w:rsidR="002B0CD0" w:rsidP="005C4775" w:rsidRDefault="002B0CD0" w14:paraId="27357532" w14:textId="77777777">
            <w:pPr>
              <w:rPr>
                <w:rFonts w:ascii="Arial" w:hAnsi="Arial" w:cs="Arial"/>
              </w:rPr>
            </w:pPr>
          </w:p>
        </w:tc>
      </w:tr>
      <w:tr w:rsidRPr="000F2176" w:rsidR="002B0CD0" w:rsidTr="5BDA26B3" w14:paraId="33107F0F" w14:textId="77777777">
        <w:trPr>
          <w:trHeight w:val="360"/>
        </w:trPr>
        <w:tc>
          <w:tcPr>
            <w:tcW w:w="1457" w:type="dxa"/>
            <w:tcMar/>
          </w:tcPr>
          <w:p w:rsidR="6E5B6D94" w:rsidP="18F335A7" w:rsidRDefault="60CCAB98" w14:paraId="4AC211F7" w14:textId="6E3A54C9">
            <w:pPr>
              <w:rPr>
                <w:rFonts w:ascii="Arial" w:hAnsi="Arial" w:eastAsia="Arial" w:cs="Arial"/>
                <w:color w:val="000000" w:themeColor="text1"/>
                <w:szCs w:val="20"/>
              </w:rPr>
            </w:pPr>
            <w:r w:rsidRPr="18F335A7">
              <w:rPr>
                <w:rFonts w:ascii="Arial" w:hAnsi="Arial" w:eastAsia="Arial" w:cs="Arial"/>
                <w:color w:val="000000" w:themeColor="text1"/>
                <w:szCs w:val="20"/>
              </w:rPr>
              <w:t xml:space="preserve"> FR</w:t>
            </w:r>
            <w:r w:rsidRPr="18F335A7" w:rsidR="0C429CDF">
              <w:rPr>
                <w:rFonts w:ascii="Arial" w:hAnsi="Arial" w:eastAsia="Arial" w:cs="Arial"/>
                <w:color w:val="000000" w:themeColor="text1"/>
                <w:szCs w:val="20"/>
              </w:rPr>
              <w:t>UM</w:t>
            </w:r>
            <w:r w:rsidRPr="18F335A7">
              <w:rPr>
                <w:rFonts w:ascii="Arial" w:hAnsi="Arial" w:eastAsia="Arial" w:cs="Arial"/>
                <w:color w:val="000000" w:themeColor="text1"/>
                <w:szCs w:val="20"/>
              </w:rPr>
              <w:t>.00</w:t>
            </w:r>
            <w:r w:rsidRPr="18F335A7" w:rsidR="21153368">
              <w:rPr>
                <w:rFonts w:ascii="Arial" w:hAnsi="Arial" w:eastAsia="Arial" w:cs="Arial"/>
                <w:color w:val="000000" w:themeColor="text1"/>
                <w:szCs w:val="20"/>
              </w:rPr>
              <w:t>2</w:t>
            </w:r>
          </w:p>
        </w:tc>
        <w:tc>
          <w:tcPr>
            <w:tcW w:w="1151" w:type="dxa"/>
            <w:tcMar/>
          </w:tcPr>
          <w:p w:rsidR="6E5B6D94" w:rsidP="18F335A7" w:rsidRDefault="5F60BB17" w14:paraId="70D8BB90" w14:textId="580097A8">
            <w:pPr>
              <w:spacing w:line="259" w:lineRule="auto"/>
            </w:pPr>
            <w:r w:rsidRPr="18F335A7">
              <w:rPr>
                <w:rFonts w:ascii="Arial" w:hAnsi="Arial" w:eastAsia="Arial" w:cs="Arial"/>
                <w:color w:val="000000" w:themeColor="text1"/>
                <w:szCs w:val="20"/>
              </w:rPr>
              <w:t>User</w:t>
            </w:r>
            <w:r w:rsidRPr="18F335A7" w:rsidR="035A484F">
              <w:rPr>
                <w:rFonts w:ascii="Arial" w:hAnsi="Arial" w:eastAsia="Arial" w:cs="Arial"/>
                <w:color w:val="000000" w:themeColor="text1"/>
                <w:szCs w:val="20"/>
              </w:rPr>
              <w:t xml:space="preserve"> Management</w:t>
            </w:r>
          </w:p>
        </w:tc>
        <w:tc>
          <w:tcPr>
            <w:tcW w:w="1958" w:type="dxa"/>
            <w:tcMar/>
          </w:tcPr>
          <w:p w:rsidR="6E5B6D94" w:rsidP="18F335A7" w:rsidRDefault="03E2FBE1" w14:paraId="4BFF9FDB" w14:textId="0B98B534">
            <w:pPr>
              <w:spacing w:line="259" w:lineRule="auto"/>
            </w:pPr>
            <w:r w:rsidRPr="18F335A7">
              <w:rPr>
                <w:rFonts w:ascii="Arial" w:hAnsi="Arial" w:eastAsia="Arial" w:cs="Arial"/>
                <w:color w:val="000000" w:themeColor="text1"/>
                <w:szCs w:val="20"/>
              </w:rPr>
              <w:t xml:space="preserve">User </w:t>
            </w:r>
            <w:r w:rsidRPr="18F335A7" w:rsidR="2E3409A2">
              <w:rPr>
                <w:rFonts w:ascii="Arial" w:hAnsi="Arial" w:eastAsia="Arial" w:cs="Arial"/>
                <w:color w:val="000000" w:themeColor="text1"/>
                <w:szCs w:val="20"/>
              </w:rPr>
              <w:t>Creation</w:t>
            </w:r>
          </w:p>
        </w:tc>
        <w:tc>
          <w:tcPr>
            <w:tcW w:w="4571" w:type="dxa"/>
            <w:tcMar/>
          </w:tcPr>
          <w:p w:rsidRPr="000F2176" w:rsidR="002B0CD0" w:rsidP="18F335A7" w:rsidRDefault="5C3B6C5F" w14:paraId="6F497A88" w14:textId="2BDE60D5">
            <w:pPr>
              <w:spacing w:line="259" w:lineRule="auto"/>
            </w:pPr>
            <w:r w:rsidRPr="18F335A7">
              <w:rPr>
                <w:rFonts w:ascii="Arial" w:hAnsi="Arial" w:eastAsia="Arial" w:cs="Arial"/>
                <w:b/>
                <w:bCs/>
                <w:color w:val="000000" w:themeColor="text1"/>
                <w:szCs w:val="20"/>
              </w:rPr>
              <w:t xml:space="preserve">In-Scope: </w:t>
            </w:r>
            <w:r w:rsidRPr="18F335A7">
              <w:rPr>
                <w:rFonts w:ascii="Arial" w:hAnsi="Arial" w:eastAsia="Arial" w:cs="Arial"/>
                <w:color w:val="000000" w:themeColor="text1"/>
                <w:szCs w:val="20"/>
              </w:rPr>
              <w:t xml:space="preserve">Creation of new </w:t>
            </w:r>
            <w:r w:rsidRPr="18F335A7" w:rsidR="077D3A87">
              <w:rPr>
                <w:rFonts w:ascii="Arial" w:hAnsi="Arial" w:eastAsia="Arial" w:cs="Arial"/>
                <w:color w:val="000000" w:themeColor="text1"/>
                <w:szCs w:val="20"/>
              </w:rPr>
              <w:t xml:space="preserve">user </w:t>
            </w:r>
            <w:r w:rsidRPr="18F335A7">
              <w:rPr>
                <w:rFonts w:ascii="Arial" w:hAnsi="Arial" w:eastAsia="Arial" w:cs="Arial"/>
                <w:color w:val="000000" w:themeColor="text1"/>
                <w:szCs w:val="20"/>
              </w:rPr>
              <w:t xml:space="preserve">and sync of </w:t>
            </w:r>
            <w:r w:rsidRPr="18F335A7" w:rsidR="3921CE53">
              <w:rPr>
                <w:rFonts w:ascii="Arial" w:hAnsi="Arial" w:eastAsia="Arial" w:cs="Arial"/>
                <w:color w:val="000000" w:themeColor="text1"/>
                <w:szCs w:val="20"/>
              </w:rPr>
              <w:t xml:space="preserve">user </w:t>
            </w:r>
            <w:r w:rsidRPr="18F335A7">
              <w:rPr>
                <w:rFonts w:ascii="Arial" w:hAnsi="Arial" w:eastAsia="Arial" w:cs="Arial"/>
                <w:color w:val="000000" w:themeColor="text1"/>
                <w:szCs w:val="20"/>
              </w:rPr>
              <w:t>details to</w:t>
            </w:r>
            <w:r w:rsidRPr="18F335A7">
              <w:rPr>
                <w:rFonts w:ascii="Arial" w:hAnsi="Arial" w:eastAsia="Arial" w:cs="Arial"/>
                <w:b/>
                <w:bCs/>
                <w:color w:val="000000" w:themeColor="text1"/>
                <w:szCs w:val="20"/>
              </w:rPr>
              <w:t xml:space="preserve"> </w:t>
            </w:r>
            <w:r w:rsidRPr="18F335A7">
              <w:rPr>
                <w:rFonts w:ascii="Arial" w:hAnsi="Arial" w:cs="Arial"/>
              </w:rPr>
              <w:t>BDOI</w:t>
            </w:r>
            <w:r w:rsidRPr="18F335A7">
              <w:rPr>
                <w:rFonts w:ascii="Arial" w:hAnsi="Arial" w:eastAsia="Arial" w:cs="Arial"/>
                <w:color w:val="000000" w:themeColor="text1"/>
                <w:szCs w:val="20"/>
              </w:rPr>
              <w:t>-BROKERSYS application</w:t>
            </w:r>
            <w:ins w:author="John V. Barbachano [CONT]" w:date="2026-10-07T01:58:00Z" w16du:dateUtc="2026-10-07T01:58:07Z" w:id="33">
              <w:r w:rsidRPr="18F335A7" w:rsidR="575F6E4B">
                <w:rPr>
                  <w:rFonts w:ascii="Arial" w:hAnsi="Arial" w:eastAsia="Arial" w:cs="Arial"/>
                  <w:color w:val="000000" w:themeColor="text1"/>
                  <w:szCs w:val="20"/>
                </w:rPr>
                <w:t>.</w:t>
              </w:r>
            </w:ins>
          </w:p>
          <w:p w:rsidRPr="000F2176" w:rsidR="002B0CD0" w:rsidP="18F335A7" w:rsidRDefault="002B0CD0" w14:paraId="7447FD7A" w14:textId="597210C6">
            <w:pPr>
              <w:spacing w:line="259" w:lineRule="auto"/>
              <w:rPr>
                <w:rFonts w:ascii="Arial" w:hAnsi="Arial" w:eastAsia="Arial" w:cs="Arial"/>
                <w:color w:val="000000" w:themeColor="text1"/>
                <w:szCs w:val="20"/>
              </w:rPr>
            </w:pPr>
            <w:del w:author="John V. Barbachano [CONT]" w:date="2026-10-07T01:58:00Z" w16du:dateUtc="2026-10-07T01:58:04Z" w:id="34">
              <w:r w:rsidRPr="18F335A7" w:rsidDel="5C3B6C5F">
                <w:rPr>
                  <w:rFonts w:ascii="Arial" w:hAnsi="Arial" w:eastAsia="Arial" w:cs="Arial"/>
                  <w:color w:val="000000" w:themeColor="text1"/>
                  <w:szCs w:val="20"/>
                </w:rPr>
                <w:delText>.</w:delText>
              </w:r>
            </w:del>
          </w:p>
          <w:p w:rsidRPr="000F2176" w:rsidR="002B0CD0" w:rsidP="18F335A7" w:rsidRDefault="5B28B7FF" w14:paraId="3BF00F33" w14:textId="64478259">
            <w:pPr>
              <w:spacing w:line="259" w:lineRule="auto"/>
            </w:pPr>
            <w:r w:rsidRPr="18F335A7">
              <w:rPr>
                <w:rFonts w:ascii="Arial" w:hAnsi="Arial" w:cs="Arial"/>
                <w:b/>
                <w:bCs/>
              </w:rPr>
              <w:t>Out</w:t>
            </w:r>
            <w:r w:rsidRPr="18F335A7" w:rsidR="03A12FFE">
              <w:rPr>
                <w:rFonts w:ascii="Arial" w:hAnsi="Arial" w:cs="Arial"/>
                <w:b/>
                <w:bCs/>
              </w:rPr>
              <w:t>-</w:t>
            </w:r>
            <w:r w:rsidRPr="18F335A7">
              <w:rPr>
                <w:rFonts w:ascii="Arial" w:hAnsi="Arial" w:cs="Arial"/>
                <w:b/>
                <w:bCs/>
              </w:rPr>
              <w:t>of</w:t>
            </w:r>
            <w:r w:rsidRPr="18F335A7" w:rsidR="23E5EFAD">
              <w:rPr>
                <w:rFonts w:ascii="Arial" w:hAnsi="Arial" w:cs="Arial"/>
                <w:b/>
                <w:bCs/>
              </w:rPr>
              <w:t>-</w:t>
            </w:r>
            <w:r w:rsidRPr="18F335A7">
              <w:rPr>
                <w:rFonts w:ascii="Arial" w:hAnsi="Arial" w:cs="Arial"/>
                <w:b/>
                <w:bCs/>
              </w:rPr>
              <w:t xml:space="preserve">Scope: </w:t>
            </w:r>
            <w:r w:rsidRPr="18F335A7">
              <w:rPr>
                <w:rFonts w:ascii="Arial" w:hAnsi="Arial" w:cs="Arial"/>
              </w:rPr>
              <w:t xml:space="preserve">New </w:t>
            </w:r>
            <w:r w:rsidRPr="18F335A7" w:rsidR="5FF73298">
              <w:rPr>
                <w:rFonts w:ascii="Arial" w:hAnsi="Arial" w:cs="Arial"/>
              </w:rPr>
              <w:t>User</w:t>
            </w:r>
            <w:r w:rsidRPr="18F335A7">
              <w:rPr>
                <w:rFonts w:ascii="Arial" w:hAnsi="Arial" w:cs="Arial"/>
              </w:rPr>
              <w:t xml:space="preserve"> r</w:t>
            </w:r>
            <w:r w:rsidRPr="18F335A7" w:rsidR="7BB56460">
              <w:rPr>
                <w:rFonts w:ascii="Arial" w:hAnsi="Arial" w:cs="Arial"/>
              </w:rPr>
              <w:t>equest and</w:t>
            </w:r>
            <w:r w:rsidRPr="18F335A7" w:rsidR="391ADFD5">
              <w:rPr>
                <w:rFonts w:ascii="Arial" w:hAnsi="Arial" w:cs="Arial"/>
              </w:rPr>
              <w:t xml:space="preserve"> Enterprise SSO</w:t>
            </w:r>
            <w:r w:rsidRPr="18F335A7" w:rsidR="7BB56460">
              <w:rPr>
                <w:rFonts w:ascii="Arial" w:hAnsi="Arial" w:cs="Arial"/>
              </w:rPr>
              <w:t xml:space="preserve"> account creation </w:t>
            </w:r>
            <w:r w:rsidRPr="18F335A7" w:rsidR="2380E266">
              <w:rPr>
                <w:rFonts w:ascii="Arial" w:hAnsi="Arial" w:cs="Arial"/>
              </w:rPr>
              <w:t>are</w:t>
            </w:r>
            <w:r w:rsidRPr="18F335A7" w:rsidR="79088622">
              <w:rPr>
                <w:rFonts w:ascii="Arial" w:hAnsi="Arial" w:cs="Arial"/>
              </w:rPr>
              <w:t xml:space="preserve"> done outside </w:t>
            </w:r>
            <w:r w:rsidRPr="18F335A7" w:rsidR="6D959BD1">
              <w:rPr>
                <w:rFonts w:ascii="Arial" w:hAnsi="Arial" w:cs="Arial"/>
              </w:rPr>
              <w:t xml:space="preserve">of </w:t>
            </w:r>
            <w:r w:rsidRPr="18F335A7" w:rsidR="79088622">
              <w:rPr>
                <w:rFonts w:ascii="Arial" w:hAnsi="Arial" w:cs="Arial"/>
              </w:rPr>
              <w:t>the BDOI</w:t>
            </w:r>
            <w:r w:rsidRPr="18F335A7" w:rsidR="79088622">
              <w:rPr>
                <w:rFonts w:ascii="Arial" w:hAnsi="Arial" w:eastAsia="Arial" w:cs="Arial"/>
                <w:color w:val="000000" w:themeColor="text1"/>
                <w:szCs w:val="20"/>
              </w:rPr>
              <w:t xml:space="preserve">-BROKERSYS application. </w:t>
            </w:r>
          </w:p>
          <w:p w:rsidRPr="000F2176" w:rsidR="002B0CD0" w:rsidP="18F335A7" w:rsidRDefault="002B0CD0" w14:paraId="2047D1FC" w14:textId="6516B03D">
            <w:pPr>
              <w:spacing w:line="259" w:lineRule="auto"/>
              <w:rPr>
                <w:rFonts w:ascii="Arial" w:hAnsi="Arial" w:eastAsia="Arial" w:cs="Arial"/>
                <w:color w:val="000000" w:themeColor="text1"/>
                <w:szCs w:val="20"/>
              </w:rPr>
            </w:pPr>
          </w:p>
          <w:p w:rsidRPr="000F2176" w:rsidR="002B0CD0" w:rsidP="18F335A7" w:rsidRDefault="3511DF49" w14:paraId="4B665B42" w14:textId="3BFCDBAB">
            <w:pPr>
              <w:spacing w:line="300" w:lineRule="auto"/>
              <w:rPr>
                <w:rFonts w:ascii="Arial" w:hAnsi="Arial" w:eastAsia="Arial" w:cs="Arial"/>
                <w:b/>
                <w:bCs/>
                <w:color w:val="000000" w:themeColor="text1"/>
                <w:szCs w:val="20"/>
              </w:rPr>
            </w:pPr>
            <w:r w:rsidRPr="18F335A7">
              <w:rPr>
                <w:rFonts w:ascii="Arial" w:hAnsi="Arial" w:eastAsia="Arial" w:cs="Arial"/>
                <w:b/>
                <w:bCs/>
                <w:color w:val="000000" w:themeColor="text1"/>
                <w:szCs w:val="20"/>
              </w:rPr>
              <w:t>FRUM.002.0</w:t>
            </w:r>
            <w:r w:rsidRPr="18F335A7" w:rsidR="00AA4EE4">
              <w:rPr>
                <w:rFonts w:ascii="Arial" w:hAnsi="Arial" w:eastAsia="Arial" w:cs="Arial"/>
                <w:b/>
                <w:bCs/>
                <w:color w:val="000000" w:themeColor="text1"/>
                <w:szCs w:val="20"/>
              </w:rPr>
              <w:t>1</w:t>
            </w:r>
            <w:r w:rsidRPr="18F335A7">
              <w:rPr>
                <w:rFonts w:ascii="Arial" w:hAnsi="Arial" w:eastAsia="Arial" w:cs="Arial"/>
                <w:b/>
                <w:bCs/>
                <w:color w:val="000000" w:themeColor="text1"/>
                <w:szCs w:val="20"/>
              </w:rPr>
              <w:t xml:space="preserve"> </w:t>
            </w:r>
            <w:r w:rsidRPr="18F335A7" w:rsidR="0C836B4D">
              <w:rPr>
                <w:rFonts w:ascii="Arial" w:hAnsi="Arial" w:eastAsia="Arial" w:cs="Arial"/>
                <w:b/>
                <w:bCs/>
                <w:color w:val="000000" w:themeColor="text1"/>
                <w:szCs w:val="20"/>
              </w:rPr>
              <w:t xml:space="preserve">New </w:t>
            </w:r>
            <w:r w:rsidRPr="18F335A7" w:rsidR="4FB0E797">
              <w:rPr>
                <w:rFonts w:ascii="Arial" w:hAnsi="Arial" w:eastAsia="Arial" w:cs="Arial"/>
                <w:b/>
                <w:bCs/>
                <w:color w:val="000000" w:themeColor="text1"/>
                <w:szCs w:val="20"/>
              </w:rPr>
              <w:t>User</w:t>
            </w:r>
            <w:r w:rsidRPr="18F335A7" w:rsidR="28474652">
              <w:rPr>
                <w:rFonts w:ascii="Arial" w:hAnsi="Arial" w:eastAsia="Arial" w:cs="Arial"/>
                <w:b/>
                <w:bCs/>
                <w:color w:val="000000" w:themeColor="text1"/>
                <w:szCs w:val="20"/>
              </w:rPr>
              <w:t xml:space="preserve"> Creation</w:t>
            </w:r>
          </w:p>
          <w:p w:rsidRPr="000F2176" w:rsidR="002B0CD0" w:rsidP="18F335A7" w:rsidRDefault="01E04CD8" w14:paraId="18A9AD0E" w14:textId="25133BF5">
            <w:pPr>
              <w:pStyle w:val="ListParagraph"/>
              <w:numPr>
                <w:ilvl w:val="0"/>
                <w:numId w:val="55"/>
              </w:numPr>
              <w:rPr>
                <w:rFonts w:ascii="Arial" w:hAnsi="Arial" w:eastAsia="Arial" w:cs="Arial"/>
                <w:szCs w:val="20"/>
              </w:rPr>
            </w:pPr>
            <w:r w:rsidRPr="18F335A7">
              <w:rPr>
                <w:rFonts w:ascii="Arial" w:hAnsi="Arial" w:eastAsia="Arial" w:cs="Arial"/>
                <w:szCs w:val="20"/>
              </w:rPr>
              <w:t xml:space="preserve">New </w:t>
            </w:r>
            <w:r w:rsidRPr="18F335A7" w:rsidR="5D89789C">
              <w:rPr>
                <w:rFonts w:ascii="Arial" w:hAnsi="Arial" w:eastAsia="Arial" w:cs="Arial"/>
                <w:szCs w:val="20"/>
              </w:rPr>
              <w:t>User</w:t>
            </w:r>
            <w:r w:rsidRPr="18F335A7">
              <w:rPr>
                <w:rFonts w:ascii="Arial" w:hAnsi="Arial" w:eastAsia="Arial" w:cs="Arial"/>
                <w:szCs w:val="20"/>
              </w:rPr>
              <w:t xml:space="preserve"> requests and Enterprise SSO account creation shall be performed outside the BDOI-BROKERSYS application.</w:t>
            </w:r>
          </w:p>
          <w:p w:rsidRPr="000F2176" w:rsidR="002B0CD0" w:rsidP="18F335A7" w:rsidRDefault="01E04CD8" w14:paraId="09371A49" w14:textId="79B368AD">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allow authorized </w:t>
            </w:r>
            <w:r w:rsidRPr="18F335A7" w:rsidR="400B6585">
              <w:rPr>
                <w:rFonts w:ascii="Arial" w:hAnsi="Arial" w:eastAsia="Arial" w:cs="Arial"/>
                <w:szCs w:val="20"/>
              </w:rPr>
              <w:t>user</w:t>
            </w:r>
            <w:r w:rsidRPr="18F335A7">
              <w:rPr>
                <w:rFonts w:ascii="Arial" w:hAnsi="Arial" w:eastAsia="Arial" w:cs="Arial"/>
                <w:szCs w:val="20"/>
              </w:rPr>
              <w:t>s to create a BDOI-BROKERSYS user</w:t>
            </w:r>
            <w:r w:rsidRPr="18F335A7" w:rsidR="3BA668CF">
              <w:rPr>
                <w:rFonts w:ascii="Arial" w:hAnsi="Arial" w:eastAsia="Arial" w:cs="Arial"/>
                <w:szCs w:val="20"/>
              </w:rPr>
              <w:t xml:space="preserve"> </w:t>
            </w:r>
            <w:r w:rsidRPr="18F335A7">
              <w:rPr>
                <w:rFonts w:ascii="Arial" w:hAnsi="Arial" w:eastAsia="Arial" w:cs="Arial"/>
                <w:szCs w:val="20"/>
              </w:rPr>
              <w:t>using an existing and active Enterprise SSO account.</w:t>
            </w:r>
          </w:p>
          <w:p w:rsidRPr="000F2176" w:rsidR="002B0CD0" w:rsidP="18F335A7" w:rsidRDefault="01E04CD8" w14:paraId="3E3041D4" w14:textId="6619DFBB">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validate that the Enterprise SSO account exists and is active before allowing </w:t>
            </w:r>
            <w:r w:rsidRPr="18F335A7" w:rsidR="5798C7E5">
              <w:rPr>
                <w:rFonts w:ascii="Arial" w:hAnsi="Arial" w:eastAsia="Arial" w:cs="Arial"/>
                <w:szCs w:val="20"/>
              </w:rPr>
              <w:t xml:space="preserve">user </w:t>
            </w:r>
            <w:r w:rsidRPr="18F335A7">
              <w:rPr>
                <w:rFonts w:ascii="Arial" w:hAnsi="Arial" w:eastAsia="Arial" w:cs="Arial"/>
                <w:szCs w:val="20"/>
              </w:rPr>
              <w:t>creation.</w:t>
            </w:r>
          </w:p>
          <w:p w:rsidRPr="000F2176" w:rsidR="002B0CD0" w:rsidP="3BCA049D" w:rsidRDefault="01E04CD8" w14:paraId="3A29E3BF" w14:textId="0DF62F01">
            <w:pPr>
              <w:pStyle w:val="ListParagraph"/>
              <w:numPr>
                <w:ilvl w:val="0"/>
                <w:numId w:val="55"/>
              </w:numPr>
              <w:rPr>
                <w:rFonts w:ascii="Arial" w:hAnsi="Arial" w:eastAsia="Arial" w:cs="Arial"/>
              </w:rPr>
            </w:pPr>
            <w:r w:rsidRPr="5BDA26B3" w:rsidR="10C5D650">
              <w:rPr>
                <w:rFonts w:ascii="Arial" w:hAnsi="Arial" w:eastAsia="Arial" w:cs="Arial"/>
              </w:rPr>
              <w:t xml:space="preserve">The system shall retrieve available user information from the Enterprise SSO platform during </w:t>
            </w:r>
            <w:r w:rsidRPr="5BDA26B3" w:rsidR="61A8BDA2">
              <w:rPr>
                <w:rFonts w:ascii="Arial" w:hAnsi="Arial" w:eastAsia="Arial" w:cs="Arial"/>
              </w:rPr>
              <w:t xml:space="preserve">automatic </w:t>
            </w:r>
            <w:r w:rsidRPr="5BDA26B3" w:rsidR="6F696E8E">
              <w:rPr>
                <w:rFonts w:ascii="Arial" w:hAnsi="Arial" w:eastAsia="Arial" w:cs="Arial"/>
              </w:rPr>
              <w:t xml:space="preserve">user </w:t>
            </w:r>
            <w:r w:rsidRPr="5BDA26B3" w:rsidR="10C5D650">
              <w:rPr>
                <w:rFonts w:ascii="Arial" w:hAnsi="Arial" w:eastAsia="Arial" w:cs="Arial"/>
              </w:rPr>
              <w:t>creation</w:t>
            </w:r>
            <w:r w:rsidRPr="5BDA26B3" w:rsidR="45E919B1">
              <w:rPr>
                <w:rFonts w:ascii="Arial" w:hAnsi="Arial" w:eastAsia="Arial" w:cs="Arial"/>
              </w:rPr>
              <w:t xml:space="preserve"> via API</w:t>
            </w:r>
            <w:r w:rsidRPr="5BDA26B3" w:rsidR="10C5D650">
              <w:rPr>
                <w:rFonts w:ascii="Arial" w:hAnsi="Arial" w:eastAsia="Arial" w:cs="Arial"/>
              </w:rPr>
              <w:t>.</w:t>
            </w:r>
          </w:p>
          <w:p w:rsidR="29995877" w:rsidP="3BCA049D" w:rsidRDefault="29995877" w14:paraId="78F910AC" w14:textId="008098CA">
            <w:pPr>
              <w:pStyle w:val="ListParagraph"/>
              <w:numPr>
                <w:ilvl w:val="1"/>
                <w:numId w:val="55"/>
              </w:numPr>
              <w:rPr>
                <w:rFonts w:ascii="Arial" w:hAnsi="Arial" w:eastAsia="Arial" w:cs="Arial"/>
              </w:rPr>
            </w:pPr>
            <w:r w:rsidRPr="3BCA049D" w:rsidR="29995877">
              <w:rPr>
                <w:rFonts w:ascii="Arial" w:hAnsi="Arial" w:eastAsia="Arial" w:cs="Arial"/>
              </w:rPr>
              <w:t>Windows ID</w:t>
            </w:r>
          </w:p>
          <w:p w:rsidR="29995877" w:rsidP="3BCA049D" w:rsidRDefault="29995877" w14:paraId="1092D320" w14:textId="5D9E50DF">
            <w:pPr>
              <w:pStyle w:val="ListParagraph"/>
              <w:numPr>
                <w:ilvl w:val="1"/>
                <w:numId w:val="55"/>
              </w:numPr>
              <w:rPr>
                <w:rFonts w:ascii="Arial" w:hAnsi="Arial" w:eastAsia="Arial" w:cs="Arial"/>
              </w:rPr>
            </w:pPr>
            <w:r w:rsidRPr="3BCA049D" w:rsidR="29995877">
              <w:rPr>
                <w:rFonts w:ascii="Arial" w:hAnsi="Arial" w:eastAsia="Arial" w:cs="Arial"/>
              </w:rPr>
              <w:t>AD Email</w:t>
            </w:r>
          </w:p>
          <w:p w:rsidR="29995877" w:rsidP="3BCA049D" w:rsidRDefault="29995877" w14:paraId="591DFD64" w14:textId="6D1CCFD3">
            <w:pPr>
              <w:pStyle w:val="ListParagraph"/>
              <w:numPr>
                <w:ilvl w:val="1"/>
                <w:numId w:val="55"/>
              </w:numPr>
              <w:rPr>
                <w:rFonts w:ascii="Arial" w:hAnsi="Arial" w:eastAsia="Arial" w:cs="Arial"/>
              </w:rPr>
            </w:pPr>
            <w:r w:rsidRPr="3BCA049D" w:rsidR="29995877">
              <w:rPr>
                <w:rFonts w:ascii="Arial" w:hAnsi="Arial" w:eastAsia="Arial" w:cs="Arial"/>
              </w:rPr>
              <w:t>AD Group</w:t>
            </w:r>
          </w:p>
          <w:p w:rsidR="29995877" w:rsidP="3BCA049D" w:rsidRDefault="29995877" w14:paraId="5A50ED68" w14:textId="73CE86D5">
            <w:pPr>
              <w:pStyle w:val="ListParagraph"/>
              <w:numPr>
                <w:ilvl w:val="1"/>
                <w:numId w:val="55"/>
              </w:numPr>
              <w:rPr>
                <w:rFonts w:ascii="Arial" w:hAnsi="Arial" w:eastAsia="Arial" w:cs="Arial"/>
              </w:rPr>
            </w:pPr>
            <w:r w:rsidRPr="3BCA049D" w:rsidR="29995877">
              <w:rPr>
                <w:rFonts w:ascii="Arial" w:hAnsi="Arial" w:eastAsia="Arial" w:cs="Arial"/>
              </w:rPr>
              <w:t>AD Status</w:t>
            </w:r>
          </w:p>
          <w:p w:rsidR="03B23C8C" w:rsidP="3BCA049D" w:rsidRDefault="03B23C8C" w14:paraId="10F2AA8B" w14:textId="29EE9C77">
            <w:pPr>
              <w:pStyle w:val="ListParagraph"/>
              <w:numPr>
                <w:ilvl w:val="1"/>
                <w:numId w:val="55"/>
              </w:numPr>
              <w:rPr>
                <w:rFonts w:ascii="Arial" w:hAnsi="Arial" w:eastAsia="Arial" w:cs="Arial"/>
              </w:rPr>
            </w:pPr>
            <w:r w:rsidRPr="3BCA049D" w:rsidR="03B23C8C">
              <w:rPr>
                <w:rFonts w:ascii="Arial" w:hAnsi="Arial" w:eastAsia="Arial" w:cs="Arial"/>
              </w:rPr>
              <w:t>AD Sync Date/Time</w:t>
            </w:r>
          </w:p>
          <w:p w:rsidR="29995877" w:rsidP="3BCA049D" w:rsidRDefault="29995877" w14:paraId="370E2B97" w14:textId="1889C17D">
            <w:pPr>
              <w:pStyle w:val="ListParagraph"/>
              <w:numPr>
                <w:ilvl w:val="1"/>
                <w:numId w:val="55"/>
              </w:numPr>
              <w:rPr>
                <w:rFonts w:ascii="Arial" w:hAnsi="Arial" w:eastAsia="Arial" w:cs="Arial"/>
              </w:rPr>
            </w:pPr>
            <w:r w:rsidRPr="3BCA049D" w:rsidR="29995877">
              <w:rPr>
                <w:rFonts w:ascii="Arial" w:hAnsi="Arial" w:eastAsia="Arial" w:cs="Arial"/>
              </w:rPr>
              <w:t>Firstname</w:t>
            </w:r>
          </w:p>
          <w:p w:rsidR="29995877" w:rsidP="3BCA049D" w:rsidRDefault="29995877" w14:paraId="3CE2C142" w14:textId="0808441D">
            <w:pPr>
              <w:pStyle w:val="ListParagraph"/>
              <w:numPr>
                <w:ilvl w:val="1"/>
                <w:numId w:val="55"/>
              </w:numPr>
              <w:rPr>
                <w:rFonts w:ascii="Arial" w:hAnsi="Arial" w:eastAsia="Arial" w:cs="Arial"/>
              </w:rPr>
            </w:pPr>
            <w:r w:rsidRPr="3BCA049D" w:rsidR="29995877">
              <w:rPr>
                <w:rFonts w:ascii="Arial" w:hAnsi="Arial" w:eastAsia="Arial" w:cs="Arial"/>
              </w:rPr>
              <w:t>Lastname</w:t>
            </w:r>
          </w:p>
          <w:p w:rsidR="628D5363" w:rsidP="3BCA049D" w:rsidRDefault="628D5363" w14:paraId="4595B3DD" w14:textId="0096BC75">
            <w:pPr>
              <w:pStyle w:val="ListParagraph"/>
              <w:numPr>
                <w:ilvl w:val="1"/>
                <w:numId w:val="55"/>
              </w:numPr>
              <w:rPr>
                <w:rFonts w:ascii="Arial" w:hAnsi="Arial" w:eastAsia="Arial" w:cs="Arial"/>
              </w:rPr>
            </w:pPr>
            <w:r w:rsidRPr="3BCA049D" w:rsidR="628D5363">
              <w:rPr>
                <w:rFonts w:ascii="Arial" w:hAnsi="Arial" w:eastAsia="Arial" w:cs="Arial"/>
              </w:rPr>
              <w:t>Display Name</w:t>
            </w:r>
          </w:p>
          <w:p w:rsidR="4B9A0CF5" w:rsidP="3BCA049D" w:rsidRDefault="4B9A0CF5" w14:paraId="495D6A85" w14:textId="1FA45C40">
            <w:pPr>
              <w:pStyle w:val="ListParagraph"/>
              <w:numPr>
                <w:ilvl w:val="1"/>
                <w:numId w:val="55"/>
              </w:numPr>
              <w:rPr>
                <w:rFonts w:ascii="Arial" w:hAnsi="Arial" w:eastAsia="Arial" w:cs="Arial"/>
              </w:rPr>
            </w:pPr>
            <w:r w:rsidRPr="3BCA049D" w:rsidR="4B9A0CF5">
              <w:rPr>
                <w:rFonts w:ascii="Arial" w:hAnsi="Arial" w:eastAsia="Arial" w:cs="Arial"/>
              </w:rPr>
              <w:t>Team Leader' Name</w:t>
            </w:r>
          </w:p>
          <w:p w:rsidR="4B9A0CF5" w:rsidP="3BCA049D" w:rsidRDefault="4B9A0CF5" w14:paraId="54A277C9" w14:textId="6DC86F99">
            <w:pPr>
              <w:pStyle w:val="ListParagraph"/>
              <w:numPr>
                <w:ilvl w:val="1"/>
                <w:numId w:val="55"/>
              </w:numPr>
              <w:rPr>
                <w:rFonts w:ascii="Arial" w:hAnsi="Arial" w:eastAsia="Arial" w:cs="Arial"/>
              </w:rPr>
            </w:pPr>
            <w:r w:rsidRPr="3BCA049D" w:rsidR="4B9A0CF5">
              <w:rPr>
                <w:rFonts w:ascii="Arial" w:hAnsi="Arial" w:eastAsia="Arial" w:cs="Arial"/>
              </w:rPr>
              <w:t>Team Head' Name</w:t>
            </w:r>
          </w:p>
          <w:p w:rsidR="4B9A0CF5" w:rsidP="3BCA049D" w:rsidRDefault="4B9A0CF5" w14:paraId="7DB40C34" w14:textId="507D166D">
            <w:pPr>
              <w:pStyle w:val="ListParagraph"/>
              <w:numPr>
                <w:ilvl w:val="1"/>
                <w:numId w:val="55"/>
              </w:numPr>
              <w:rPr>
                <w:rFonts w:ascii="Arial" w:hAnsi="Arial" w:eastAsia="Arial" w:cs="Arial"/>
              </w:rPr>
            </w:pPr>
            <w:r w:rsidRPr="3BCA049D" w:rsidR="4B9A0CF5">
              <w:rPr>
                <w:rFonts w:ascii="Arial" w:hAnsi="Arial" w:eastAsia="Arial" w:cs="Arial"/>
              </w:rPr>
              <w:t>Section Head's Name</w:t>
            </w:r>
          </w:p>
          <w:p w:rsidR="4B9A0CF5" w:rsidP="3BCA049D" w:rsidRDefault="4B9A0CF5" w14:paraId="40D2EA1F" w14:textId="13692F7B">
            <w:pPr>
              <w:pStyle w:val="ListParagraph"/>
              <w:numPr>
                <w:ilvl w:val="1"/>
                <w:numId w:val="55"/>
              </w:numPr>
              <w:rPr>
                <w:rFonts w:ascii="Arial" w:hAnsi="Arial" w:eastAsia="Arial" w:cs="Arial"/>
              </w:rPr>
            </w:pPr>
            <w:r w:rsidRPr="3BCA049D" w:rsidR="4B9A0CF5">
              <w:rPr>
                <w:rFonts w:ascii="Arial" w:hAnsi="Arial" w:eastAsia="Arial" w:cs="Arial"/>
              </w:rPr>
              <w:t>Unit Head's Name</w:t>
            </w:r>
          </w:p>
          <w:p w:rsidR="4B9A0CF5" w:rsidP="3BCA049D" w:rsidRDefault="4B9A0CF5" w14:paraId="0BFCF8AD" w14:textId="540C7368">
            <w:pPr>
              <w:pStyle w:val="ListParagraph"/>
              <w:numPr>
                <w:ilvl w:val="1"/>
                <w:numId w:val="55"/>
              </w:numPr>
              <w:rPr>
                <w:rFonts w:ascii="Arial" w:hAnsi="Arial" w:eastAsia="Arial" w:cs="Arial"/>
              </w:rPr>
            </w:pPr>
            <w:r w:rsidRPr="3BCA049D" w:rsidR="4B9A0CF5">
              <w:rPr>
                <w:rFonts w:ascii="Arial" w:hAnsi="Arial" w:eastAsia="Arial" w:cs="Arial"/>
              </w:rPr>
              <w:t>Unit/Segment</w:t>
            </w:r>
          </w:p>
          <w:p w:rsidR="4B9A0CF5" w:rsidP="3BCA049D" w:rsidRDefault="4B9A0CF5" w14:paraId="2DD91F5A" w14:textId="0C67D11E">
            <w:pPr>
              <w:pStyle w:val="ListParagraph"/>
              <w:numPr>
                <w:ilvl w:val="1"/>
                <w:numId w:val="55"/>
              </w:numPr>
              <w:rPr>
                <w:rFonts w:ascii="Arial" w:hAnsi="Arial" w:eastAsia="Arial" w:cs="Arial"/>
              </w:rPr>
            </w:pPr>
            <w:r w:rsidRPr="3BCA049D" w:rsidR="4B9A0CF5">
              <w:rPr>
                <w:rFonts w:ascii="Arial" w:hAnsi="Arial" w:eastAsia="Arial" w:cs="Arial"/>
              </w:rPr>
              <w:t>Department</w:t>
            </w:r>
          </w:p>
          <w:p w:rsidR="4B9A0CF5" w:rsidP="3BCA049D" w:rsidRDefault="4B9A0CF5" w14:paraId="305AD05F" w14:textId="31391FEF">
            <w:pPr>
              <w:pStyle w:val="ListParagraph"/>
              <w:numPr>
                <w:ilvl w:val="1"/>
                <w:numId w:val="55"/>
              </w:numPr>
              <w:rPr>
                <w:rFonts w:ascii="Arial" w:hAnsi="Arial" w:eastAsia="Arial" w:cs="Arial"/>
              </w:rPr>
            </w:pPr>
            <w:r w:rsidRPr="3BCA049D" w:rsidR="4B9A0CF5">
              <w:rPr>
                <w:rFonts w:ascii="Arial" w:hAnsi="Arial" w:eastAsia="Arial" w:cs="Arial"/>
              </w:rPr>
              <w:t>Location (i.e. CCO, Makati, etc.)</w:t>
            </w:r>
          </w:p>
          <w:p w:rsidR="29995877" w:rsidP="3BCA049D" w:rsidRDefault="29995877" w14:paraId="156F83EB" w14:textId="64DC06F1">
            <w:pPr>
              <w:pStyle w:val="ListParagraph"/>
              <w:numPr>
                <w:ilvl w:val="1"/>
                <w:numId w:val="55"/>
              </w:numPr>
              <w:rPr>
                <w:rFonts w:ascii="Arial" w:hAnsi="Arial" w:eastAsia="Arial" w:cs="Arial"/>
              </w:rPr>
            </w:pPr>
            <w:r w:rsidRPr="3BCA049D" w:rsidR="29995877">
              <w:rPr>
                <w:rFonts w:ascii="Arial" w:hAnsi="Arial" w:eastAsia="Arial" w:cs="Arial"/>
              </w:rPr>
              <w:t xml:space="preserve">UIDM Request No </w:t>
            </w:r>
          </w:p>
          <w:p w:rsidR="29995877" w:rsidP="3BCA049D" w:rsidRDefault="29995877" w14:paraId="6ECA7E29" w14:textId="3CEC44CB">
            <w:pPr>
              <w:pStyle w:val="ListParagraph"/>
              <w:numPr>
                <w:ilvl w:val="1"/>
                <w:numId w:val="55"/>
              </w:numPr>
              <w:rPr>
                <w:rFonts w:ascii="Arial" w:hAnsi="Arial" w:eastAsia="Arial" w:cs="Arial"/>
              </w:rPr>
            </w:pPr>
            <w:r w:rsidRPr="3BCA049D" w:rsidR="29995877">
              <w:rPr>
                <w:rFonts w:ascii="Arial" w:hAnsi="Arial" w:eastAsia="Arial" w:cs="Arial"/>
              </w:rPr>
              <w:t>Created By</w:t>
            </w:r>
          </w:p>
          <w:p w:rsidR="29995877" w:rsidP="3BCA049D" w:rsidRDefault="29995877" w14:paraId="2129D364" w14:textId="4749D9E7">
            <w:pPr>
              <w:pStyle w:val="ListParagraph"/>
              <w:numPr>
                <w:ilvl w:val="1"/>
                <w:numId w:val="55"/>
              </w:numPr>
              <w:rPr>
                <w:rFonts w:ascii="Arial" w:hAnsi="Arial" w:eastAsia="Arial" w:cs="Arial"/>
              </w:rPr>
            </w:pPr>
            <w:r w:rsidRPr="3BCA049D" w:rsidR="29995877">
              <w:rPr>
                <w:rFonts w:ascii="Arial" w:hAnsi="Arial" w:eastAsia="Arial" w:cs="Arial"/>
              </w:rPr>
              <w:t>Creat</w:t>
            </w:r>
            <w:r w:rsidRPr="3BCA049D" w:rsidR="723F0413">
              <w:rPr>
                <w:rFonts w:ascii="Arial" w:hAnsi="Arial" w:eastAsia="Arial" w:cs="Arial"/>
              </w:rPr>
              <w:t>ed</w:t>
            </w:r>
            <w:r w:rsidRPr="3BCA049D" w:rsidR="29995877">
              <w:rPr>
                <w:rFonts w:ascii="Arial" w:hAnsi="Arial" w:eastAsia="Arial" w:cs="Arial"/>
              </w:rPr>
              <w:t xml:space="preserve"> Date</w:t>
            </w:r>
          </w:p>
          <w:p w:rsidR="34E48394" w:rsidP="3BCA049D" w:rsidRDefault="34E48394" w14:paraId="1D6F09A2" w14:textId="45744B4B">
            <w:pPr>
              <w:pStyle w:val="ListParagraph"/>
              <w:numPr>
                <w:ilvl w:val="1"/>
                <w:numId w:val="55"/>
              </w:numPr>
              <w:rPr>
                <w:rFonts w:ascii="Arial" w:hAnsi="Arial" w:eastAsia="Arial" w:cs="Arial"/>
              </w:rPr>
            </w:pPr>
            <w:r w:rsidRPr="3BCA049D" w:rsidR="34E48394">
              <w:rPr>
                <w:rFonts w:ascii="Arial" w:hAnsi="Arial" w:eastAsia="Arial" w:cs="Arial"/>
              </w:rPr>
              <w:t>Modified</w:t>
            </w:r>
            <w:r w:rsidRPr="3BCA049D" w:rsidR="34E48394">
              <w:rPr>
                <w:rFonts w:ascii="Arial" w:hAnsi="Arial" w:eastAsia="Arial" w:cs="Arial"/>
              </w:rPr>
              <w:t xml:space="preserve"> By</w:t>
            </w:r>
          </w:p>
          <w:p w:rsidR="34E48394" w:rsidP="3BCA049D" w:rsidRDefault="34E48394" w14:paraId="04F36087" w14:textId="41CAD285">
            <w:pPr>
              <w:pStyle w:val="ListParagraph"/>
              <w:numPr>
                <w:ilvl w:val="1"/>
                <w:numId w:val="55"/>
              </w:numPr>
              <w:rPr>
                <w:rFonts w:ascii="Arial" w:hAnsi="Arial" w:eastAsia="Arial" w:cs="Arial"/>
              </w:rPr>
            </w:pPr>
            <w:r w:rsidRPr="3BCA049D" w:rsidR="34E48394">
              <w:rPr>
                <w:rFonts w:ascii="Arial" w:hAnsi="Arial" w:eastAsia="Arial" w:cs="Arial"/>
              </w:rPr>
              <w:t>Modified</w:t>
            </w:r>
            <w:r w:rsidRPr="3BCA049D" w:rsidR="34E48394">
              <w:rPr>
                <w:rFonts w:ascii="Arial" w:hAnsi="Arial" w:eastAsia="Arial" w:cs="Arial"/>
              </w:rPr>
              <w:t xml:space="preserve"> Date</w:t>
            </w:r>
          </w:p>
          <w:p w:rsidRPr="000F2176" w:rsidR="002B0CD0" w:rsidP="18F335A7" w:rsidRDefault="01E04CD8" w14:paraId="4590BDD3" w14:textId="1FBC45A5">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allow authorized </w:t>
            </w:r>
            <w:r w:rsidRPr="18F335A7" w:rsidR="56195FF2">
              <w:rPr>
                <w:rFonts w:ascii="Arial" w:hAnsi="Arial" w:eastAsia="Arial" w:cs="Arial"/>
                <w:szCs w:val="20"/>
              </w:rPr>
              <w:t xml:space="preserve">users </w:t>
            </w:r>
            <w:r w:rsidRPr="18F335A7">
              <w:rPr>
                <w:rFonts w:ascii="Arial" w:hAnsi="Arial" w:eastAsia="Arial" w:cs="Arial"/>
                <w:szCs w:val="20"/>
              </w:rPr>
              <w:t>to assign the user's access role and applicable permissions.</w:t>
            </w:r>
          </w:p>
          <w:p w:rsidRPr="000F2176" w:rsidR="002B0CD0" w:rsidP="18F335A7" w:rsidRDefault="01E04CD8" w14:paraId="04BDD04B" w14:textId="7F4EE56A">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allow authorized </w:t>
            </w:r>
            <w:r w:rsidRPr="18F335A7" w:rsidR="38E4AFF7">
              <w:rPr>
                <w:rFonts w:ascii="Arial" w:hAnsi="Arial" w:eastAsia="Arial" w:cs="Arial"/>
                <w:szCs w:val="20"/>
              </w:rPr>
              <w:t xml:space="preserve">users </w:t>
            </w:r>
            <w:r w:rsidRPr="18F335A7">
              <w:rPr>
                <w:rFonts w:ascii="Arial" w:hAnsi="Arial" w:eastAsia="Arial" w:cs="Arial"/>
                <w:szCs w:val="20"/>
              </w:rPr>
              <w:t>to assign the user's organizational hierarchy, region, branch, department, section, or other attributes</w:t>
            </w:r>
            <w:r w:rsidRPr="18F335A7" w:rsidR="74840CFE">
              <w:rPr>
                <w:rFonts w:ascii="Arial" w:hAnsi="Arial" w:eastAsia="Arial" w:cs="Arial"/>
                <w:szCs w:val="20"/>
              </w:rPr>
              <w:t xml:space="preserve"> as per defined in the access matrix.</w:t>
            </w:r>
          </w:p>
          <w:p w:rsidRPr="000F2176" w:rsidR="002B0CD0" w:rsidP="28E9851D" w:rsidRDefault="01E04CD8" w14:paraId="5F4CC55D" w14:textId="16A3416F">
            <w:pPr>
              <w:pStyle w:val="ListParagraph"/>
              <w:numPr>
                <w:ilvl w:val="0"/>
                <w:numId w:val="55"/>
              </w:numPr>
              <w:rPr>
                <w:rFonts w:ascii="Arial" w:hAnsi="Arial" w:eastAsia="Arial" w:cs="Arial"/>
              </w:rPr>
            </w:pPr>
            <w:r w:rsidRPr="28E9851D" w:rsidR="01E04CD8">
              <w:rPr>
                <w:rFonts w:ascii="Arial" w:hAnsi="Arial" w:eastAsia="Arial" w:cs="Arial"/>
              </w:rPr>
              <w:t>The system shall prevent the creation of duplicate users mapped to the same Enterprise SSO account.</w:t>
            </w:r>
          </w:p>
          <w:p w:rsidR="2DA5149F" w:rsidP="3BCA049D" w:rsidRDefault="2DA5149F" w14:paraId="5B927A06" w14:textId="62FFC6C6">
            <w:pPr>
              <w:pStyle w:val="ListParagraph"/>
              <w:numPr>
                <w:ilvl w:val="1"/>
                <w:numId w:val="55"/>
              </w:numPr>
              <w:suppressLineNumbers w:val="0"/>
              <w:bidi w:val="0"/>
              <w:spacing w:before="0" w:beforeAutospacing="off" w:after="0" w:afterAutospacing="off" w:line="259" w:lineRule="auto"/>
              <w:ind w:left="1440" w:right="0" w:hanging="360"/>
              <w:jc w:val="left"/>
              <w:rPr>
                <w:rFonts w:ascii="Arial" w:hAnsi="Arial" w:eastAsia="Arial" w:cs="Arial"/>
              </w:rPr>
            </w:pPr>
            <w:r w:rsidRPr="3BCA049D" w:rsidR="74C7F2F8">
              <w:rPr>
                <w:rFonts w:ascii="Arial" w:hAnsi="Arial" w:eastAsia="Arial" w:cs="Arial"/>
              </w:rPr>
              <w:t xml:space="preserve">Duplication Criteria: </w:t>
            </w:r>
            <w:r w:rsidRPr="3BCA049D" w:rsidR="110B91F2">
              <w:rPr>
                <w:rFonts w:ascii="Arial" w:hAnsi="Arial" w:eastAsia="Arial" w:cs="Arial"/>
              </w:rPr>
              <w:t>V</w:t>
            </w:r>
            <w:r w:rsidRPr="3BCA049D" w:rsidR="74C7F2F8">
              <w:rPr>
                <w:rFonts w:ascii="Arial" w:hAnsi="Arial" w:eastAsia="Arial" w:cs="Arial"/>
              </w:rPr>
              <w:t>alidate</w:t>
            </w:r>
            <w:r w:rsidRPr="3BCA049D" w:rsidR="74C7F2F8">
              <w:rPr>
                <w:rFonts w:ascii="Arial" w:hAnsi="Arial" w:eastAsia="Arial" w:cs="Arial"/>
              </w:rPr>
              <w:t xml:space="preserve"> if there is existing AD email AND Windows ID combination.</w:t>
            </w:r>
          </w:p>
          <w:p w:rsidRPr="000F2176" w:rsidR="002B0CD0" w:rsidP="18F335A7" w:rsidRDefault="01E04CD8" w14:paraId="146613DE" w14:textId="54DD3B60">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generate a unique user record within BDOI-BROKERSYS upon </w:t>
            </w:r>
            <w:r w:rsidRPr="18F335A7" w:rsidR="213B04AC">
              <w:rPr>
                <w:rFonts w:ascii="Arial" w:hAnsi="Arial" w:eastAsia="Arial" w:cs="Arial"/>
                <w:szCs w:val="20"/>
              </w:rPr>
              <w:t>successful user</w:t>
            </w:r>
            <w:r w:rsidRPr="18F335A7" w:rsidR="08A9EBBC">
              <w:rPr>
                <w:rFonts w:ascii="Arial" w:hAnsi="Arial" w:eastAsia="Arial" w:cs="Arial"/>
                <w:szCs w:val="20"/>
              </w:rPr>
              <w:t xml:space="preserve"> </w:t>
            </w:r>
            <w:r w:rsidRPr="18F335A7">
              <w:rPr>
                <w:rFonts w:ascii="Arial" w:hAnsi="Arial" w:eastAsia="Arial" w:cs="Arial"/>
                <w:szCs w:val="20"/>
              </w:rPr>
              <w:t>creation.</w:t>
            </w:r>
          </w:p>
          <w:p w:rsidRPr="000F2176" w:rsidR="002B0CD0" w:rsidP="18F335A7" w:rsidRDefault="01E04CD8" w14:paraId="66454867" w14:textId="424C2B00">
            <w:pPr>
              <w:pStyle w:val="ListParagraph"/>
              <w:numPr>
                <w:ilvl w:val="0"/>
                <w:numId w:val="55"/>
              </w:numPr>
              <w:rPr>
                <w:rFonts w:ascii="Arial" w:hAnsi="Arial" w:eastAsia="Arial" w:cs="Arial"/>
                <w:szCs w:val="20"/>
              </w:rPr>
            </w:pPr>
            <w:r w:rsidRPr="18F335A7">
              <w:rPr>
                <w:rFonts w:ascii="Arial" w:hAnsi="Arial" w:eastAsia="Arial" w:cs="Arial"/>
                <w:szCs w:val="20"/>
              </w:rPr>
              <w:t xml:space="preserve">The system shall maintain the association between the BDOI-BROKERSYS </w:t>
            </w:r>
            <w:r w:rsidRPr="18F335A7" w:rsidR="6AD299C0">
              <w:rPr>
                <w:rFonts w:ascii="Arial" w:hAnsi="Arial" w:eastAsia="Arial" w:cs="Arial"/>
                <w:szCs w:val="20"/>
              </w:rPr>
              <w:t xml:space="preserve">user </w:t>
            </w:r>
            <w:r w:rsidRPr="18F335A7">
              <w:rPr>
                <w:rFonts w:ascii="Arial" w:hAnsi="Arial" w:eastAsia="Arial" w:cs="Arial"/>
                <w:szCs w:val="20"/>
              </w:rPr>
              <w:t>and Enterprise SSO account.</w:t>
            </w:r>
          </w:p>
          <w:p w:rsidRPr="000F2176" w:rsidR="002B0CD0" w:rsidP="18F335A7" w:rsidRDefault="01E04CD8" w14:paraId="7D076301" w14:textId="2A44D385">
            <w:pPr>
              <w:pStyle w:val="ListParagraph"/>
              <w:numPr>
                <w:ilvl w:val="0"/>
                <w:numId w:val="55"/>
              </w:numPr>
              <w:rPr>
                <w:rFonts w:ascii="Arial" w:hAnsi="Arial" w:eastAsia="Arial" w:cs="Arial"/>
                <w:szCs w:val="20"/>
              </w:rPr>
            </w:pPr>
            <w:r w:rsidRPr="18F335A7">
              <w:rPr>
                <w:rFonts w:ascii="Arial" w:hAnsi="Arial" w:eastAsia="Arial" w:cs="Arial"/>
                <w:szCs w:val="20"/>
              </w:rPr>
              <w:t>The system shall record user creation activities in the audit trail.</w:t>
            </w:r>
          </w:p>
          <w:p w:rsidRPr="000F2176" w:rsidR="002B0CD0" w:rsidP="18F335A7" w:rsidRDefault="01E04CD8" w14:paraId="5321B3AB" w14:textId="5E8F0201">
            <w:pPr>
              <w:pStyle w:val="ListParagraph"/>
              <w:numPr>
                <w:ilvl w:val="0"/>
                <w:numId w:val="55"/>
              </w:numPr>
              <w:rPr>
                <w:rFonts w:ascii="Arial" w:hAnsi="Arial" w:eastAsia="Arial" w:cs="Arial"/>
                <w:szCs w:val="20"/>
              </w:rPr>
            </w:pPr>
            <w:r w:rsidRPr="18F335A7">
              <w:rPr>
                <w:rFonts w:ascii="Arial" w:hAnsi="Arial" w:eastAsia="Arial" w:cs="Arial"/>
                <w:szCs w:val="20"/>
              </w:rPr>
              <w:t>Only users with appropriate</w:t>
            </w:r>
            <w:r w:rsidRPr="18F335A7" w:rsidR="24D1F5C3">
              <w:rPr>
                <w:rFonts w:ascii="Arial" w:hAnsi="Arial" w:eastAsia="Arial" w:cs="Arial"/>
                <w:szCs w:val="20"/>
              </w:rPr>
              <w:t xml:space="preserve"> permissions </w:t>
            </w:r>
            <w:r w:rsidRPr="18F335A7">
              <w:rPr>
                <w:rFonts w:ascii="Arial" w:hAnsi="Arial" w:eastAsia="Arial" w:cs="Arial"/>
                <w:szCs w:val="20"/>
              </w:rPr>
              <w:t>shall be authorized to create user</w:t>
            </w:r>
            <w:r w:rsidRPr="18F335A7" w:rsidR="2B92705E">
              <w:rPr>
                <w:rFonts w:ascii="Arial" w:hAnsi="Arial" w:eastAsia="Arial" w:cs="Arial"/>
                <w:szCs w:val="20"/>
              </w:rPr>
              <w:t>s</w:t>
            </w:r>
            <w:r w:rsidRPr="18F335A7">
              <w:rPr>
                <w:rFonts w:ascii="Arial" w:hAnsi="Arial" w:eastAsia="Arial" w:cs="Arial"/>
                <w:szCs w:val="20"/>
              </w:rPr>
              <w:t>.</w:t>
            </w:r>
          </w:p>
          <w:p w:rsidR="6FC45DD6" w:rsidP="3BCA049D" w:rsidRDefault="6FC45DD6" w14:paraId="4A10B121" w14:textId="530C3A3F">
            <w:pPr>
              <w:pStyle w:val="ListParagraph"/>
              <w:numPr>
                <w:ilvl w:val="0"/>
                <w:numId w:val="55"/>
              </w:numPr>
              <w:rPr>
                <w:rFonts w:ascii="Arial" w:hAnsi="Arial" w:eastAsia="Arial" w:cs="Arial"/>
              </w:rPr>
            </w:pPr>
            <w:r w:rsidRPr="3BCA049D" w:rsidR="6FC45DD6">
              <w:rPr>
                <w:rFonts w:ascii="Arial" w:hAnsi="Arial" w:eastAsia="Arial" w:cs="Arial"/>
              </w:rPr>
              <w:t xml:space="preserve">The system shall display </w:t>
            </w:r>
            <w:r w:rsidRPr="3BCA049D" w:rsidR="6FC45DD6">
              <w:rPr>
                <w:rFonts w:ascii="Arial" w:hAnsi="Arial" w:eastAsia="Arial" w:cs="Arial"/>
              </w:rPr>
              <w:t xml:space="preserve">an appropriate </w:t>
            </w:r>
            <w:r w:rsidRPr="3BCA049D" w:rsidR="6FC45DD6">
              <w:rPr>
                <w:rFonts w:ascii="Arial" w:hAnsi="Arial" w:eastAsia="Arial" w:cs="Arial"/>
              </w:rPr>
              <w:t>error</w:t>
            </w:r>
            <w:r w:rsidRPr="3BCA049D" w:rsidR="6FC45DD6">
              <w:rPr>
                <w:rFonts w:ascii="Arial" w:hAnsi="Arial" w:eastAsia="Arial" w:cs="Arial"/>
              </w:rPr>
              <w:t xml:space="preserve"> message when </w:t>
            </w:r>
            <w:r w:rsidRPr="3BCA049D" w:rsidR="404D9CF1">
              <w:rPr>
                <w:rFonts w:ascii="Arial" w:hAnsi="Arial" w:eastAsia="Arial" w:cs="Arial"/>
              </w:rPr>
              <w:t xml:space="preserve">user </w:t>
            </w:r>
            <w:r w:rsidRPr="3BCA049D" w:rsidR="6FC45DD6">
              <w:rPr>
                <w:rFonts w:ascii="Arial" w:hAnsi="Arial" w:eastAsia="Arial" w:cs="Arial"/>
              </w:rPr>
              <w:t>creation cannot be completed due to invalid, inactive, or unavailable Enterprise SSO account information.</w:t>
            </w:r>
          </w:p>
          <w:p w:rsidR="03F32DFE" w:rsidP="3BCA049D" w:rsidRDefault="03F32DFE" w14:paraId="1014882F" w14:textId="685ABD4E">
            <w:pPr>
              <w:pStyle w:val="ListParagraph"/>
              <w:numPr>
                <w:ilvl w:val="1"/>
                <w:numId w:val="55"/>
              </w:numPr>
              <w:rPr>
                <w:rFonts w:ascii="Arial" w:hAnsi="Arial" w:eastAsia="Arial" w:cs="Arial"/>
              </w:rPr>
            </w:pPr>
            <w:r w:rsidRPr="3BCA049D" w:rsidR="03F32DFE">
              <w:rPr>
                <w:rFonts w:ascii="Arial" w:hAnsi="Arial" w:eastAsia="Arial" w:cs="Arial"/>
              </w:rPr>
              <w:t>Error messages should not give clues on exact error.</w:t>
            </w:r>
          </w:p>
          <w:p>
            <w:pPr>
              <w:pStyle w:val="ListParagraph"/>
              <w:numPr>
                <w:ilvl w:val="0"/>
                <w:numId w:val="55"/>
              </w:numPr>
              <w:rPr>
                <w:rFonts w:ascii="Arial" w:hAnsi="Arial" w:cs="Arial"/>
              </w:rPr>
            </w:pPr>
            <w:r>
              <w:rPr>
                <w:rFonts w:ascii="Arial" w:hAnsi="Arial" w:cs="Arial"/>
                <w:shd w:val="clear" w:color="auto" w:fill="FFF59D"/>
              </w:rPr>
              <w:t xml:space="preserve">Where the user is enrolled through a request in the system (FRUM.009.02), the system shall create the user only when the request is approved by another user, with the data and group profiles of the request.</w:t>
            </w:r>
          </w:p>
          <w:p>
            <w:pPr>
              <w:pStyle w:val="ListParagraph"/>
              <w:numPr>
                <w:ilvl w:val="0"/>
                <w:numId w:val="55"/>
              </w:numPr>
              <w:rPr>
                <w:rFonts w:ascii="Arial" w:hAnsi="Arial" w:cs="Arial"/>
              </w:rPr>
            </w:pPr>
            <w:r>
              <w:rPr>
                <w:rFonts w:ascii="Arial" w:hAnsi="Arial" w:cs="Arial"/>
                <w:shd w:val="clear" w:color="auto" w:fill="FFF59D"/>
              </w:rPr>
              <w:t xml:space="preserve">Where UIDM-ISC provisions the user account (Annex N), the system shall create the user from the provisioning event with the UIDM request number; the group profiles are assigned through a request (Annex Q).</w:t>
            </w:r>
          </w:p>
          <w:p>
            <w:pPr>
              <w:pStyle w:val="ListParagraph"/>
              <w:numPr>
                <w:ilvl w:val="0"/>
                <w:numId w:val="55"/>
              </w:numPr>
              <w:rPr>
                <w:rFonts w:ascii="Arial" w:hAnsi="Arial" w:cs="Arial"/>
              </w:rPr>
            </w:pPr>
            <w:r>
              <w:rPr>
                <w:rFonts w:ascii="Arial" w:hAnsi="Arial" w:cs="Arial"/>
                <w:shd w:val="clear" w:color="auto" w:fill="FFF59D"/>
              </w:rPr>
              <w:t xml:space="preserve">The system shall hold for each user the user ID (a letter followed by nine digits, for example a013000196), Windows ID, full name, e-mail, home branch, business unit group, user level, group profiles, authorisation limit and status.</w:t>
            </w:r>
          </w:p>
          <w:p>
            <w:pPr>
              <w:pStyle w:val="ListParagraph"/>
              <w:numPr>
                <w:ilvl w:val="0"/>
                <w:numId w:val="55"/>
              </w:numPr>
              <w:rPr>
                <w:rFonts w:ascii="Arial" w:hAnsi="Arial" w:cs="Arial"/>
              </w:rPr>
            </w:pPr>
            <w:r>
              <w:rPr>
                <w:rFonts w:ascii="Arial" w:hAnsi="Arial" w:cs="Arial"/>
                <w:shd w:val="clear" w:color="auto" w:fill="FFF59D"/>
              </w:rPr>
              <w:t xml:space="preserve">The system shall refuse a user ID that already exists ("User &lt;user&gt; already exists") or that does not follow the format ("The user ID must be a letter followed by nine digits, for example a013000196"), and a Windows ID held by another user ("Windows ID &lt;windows id&gt; belongs to another user").</w:t>
            </w:r>
          </w:p>
          <w:p>
            <w:pPr>
              <w:pStyle w:val="ListParagraph"/>
              <w:numPr>
                <w:ilvl w:val="0"/>
                <w:numId w:val="55"/>
              </w:numPr>
              <w:rPr>
                <w:rFonts w:ascii="Arial" w:hAnsi="Arial" w:cs="Arial"/>
              </w:rPr>
            </w:pPr>
            <w:r>
              <w:rPr>
                <w:rFonts w:ascii="Arial" w:hAnsi="Arial" w:cs="Arial"/>
                <w:shd w:val="clear" w:color="auto" w:fill="FFF59D"/>
              </w:rPr>
              <w:t xml:space="preserve">The system shall offer only active group profiles and refuse two group profiles that a separation-of-duties rule forbids one user to hold (FRUM.012.01).</w:t>
            </w:r>
          </w:p>
          <w:p>
            <w:pPr>
              <w:pStyle w:val="ListParagraph"/>
              <w:numPr>
                <w:ilvl w:val="0"/>
                <w:numId w:val="55"/>
              </w:numPr>
              <w:rPr>
                <w:rFonts w:ascii="Arial" w:hAnsi="Arial" w:cs="Arial"/>
              </w:rPr>
            </w:pPr>
            <w:r>
              <w:rPr>
                <w:rFonts w:ascii="Arial" w:hAnsi="Arial" w:cs="Arial"/>
                <w:shd w:val="clear" w:color="auto" w:fill="FFF59D"/>
              </w:rPr>
              <w:t xml:space="preserve">The system shall record every attribute of the new user, with the request number and the approver, in the access-change log (FRUM.008.01).</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26"/>
              </w:numPr>
              <w:rPr>
                <w:rFonts w:ascii="Arial" w:hAnsi="Arial" w:cs="Arial"/>
              </w:rPr>
            </w:pPr>
            <w:r>
              <w:rPr>
                <w:rFonts w:ascii="Arial" w:hAnsi="Arial" w:cs="Arial"/>
                <w:shd w:val="clear" w:color="auto" w:fill="FFF59D"/>
              </w:rPr>
              <w:t xml:space="preserve">An enrolment of user a013000196 with the profile Marketing Account Officer, approved by another user, creates the user, who can then sign in.</w:t>
            </w:r>
          </w:p>
          <w:p>
            <w:pPr>
              <w:pStyle w:val="ListParagraph"/>
              <w:numPr>
                <w:ilvl w:val="0"/>
                <w:numId w:val="126"/>
              </w:numPr>
              <w:rPr>
                <w:rFonts w:ascii="Arial" w:hAnsi="Arial" w:cs="Arial"/>
              </w:rPr>
            </w:pPr>
            <w:r>
              <w:rPr>
                <w:rFonts w:ascii="Arial" w:hAnsi="Arial" w:cs="Arial"/>
                <w:shd w:val="clear" w:color="auto" w:fill="FFF59D"/>
              </w:rPr>
              <w:t xml:space="preserve">An enrolment with an existing user ID is refused with "User a013000196 already exists".</w:t>
            </w:r>
          </w:p>
          <w:p>
            <w:pPr>
              <w:pStyle w:val="ListParagraph"/>
              <w:numPr>
                <w:ilvl w:val="0"/>
                <w:numId w:val="126"/>
              </w:numPr>
              <w:rPr>
                <w:rFonts w:ascii="Arial" w:hAnsi="Arial" w:cs="Arial"/>
              </w:rPr>
            </w:pPr>
            <w:r>
              <w:rPr>
                <w:rFonts w:ascii="Arial" w:hAnsi="Arial" w:cs="Arial"/>
                <w:shd w:val="clear" w:color="auto" w:fill="FFF59D"/>
              </w:rPr>
              <w:t xml:space="preserve">An enrolment with a Windows ID held by another user is refused.</w:t>
            </w:r>
          </w:p>
          <w:p>
            <w:pPr>
              <w:pStyle w:val="ListParagraph"/>
              <w:numPr>
                <w:ilvl w:val="0"/>
                <w:numId w:val="126"/>
              </w:numPr>
              <w:rPr>
                <w:rFonts w:ascii="Arial" w:hAnsi="Arial" w:cs="Arial"/>
              </w:rPr>
            </w:pPr>
            <w:r>
              <w:rPr>
                <w:rFonts w:ascii="Arial" w:hAnsi="Arial" w:cs="Arial"/>
                <w:shd w:val="clear" w:color="auto" w:fill="FFF59D"/>
              </w:rPr>
              <w:t xml:space="preserve">An inactive group profile is not offered.</w:t>
            </w:r>
          </w:p>
          <w:p w:rsidRPr="000F2176" w:rsidR="002B0CD0" w:rsidP="18F335A7" w:rsidRDefault="002B0CD0" w14:paraId="59689C8C" w14:textId="09D387CB">
            <w:pPr>
              <w:spacing w:line="300" w:lineRule="auto"/>
              <w:rPr>
                <w:rFonts w:ascii="Segoe UI" w:hAnsi="Segoe UI" w:eastAsia="Segoe UI" w:cs="Segoe UI"/>
                <w:sz w:val="21"/>
                <w:szCs w:val="21"/>
              </w:rPr>
            </w:pPr>
          </w:p>
          <w:p w:rsidRPr="000F2176" w:rsidR="002B0CD0" w:rsidP="18F335A7" w:rsidRDefault="085E39D4" w14:paraId="0331B788" w14:textId="51C52650">
            <w:pPr>
              <w:spacing w:line="300" w:lineRule="auto"/>
            </w:pPr>
            <w:r w:rsidRPr="18F335A7">
              <w:rPr>
                <w:rFonts w:ascii="Arial" w:hAnsi="Arial" w:eastAsia="Arial" w:cs="Arial"/>
                <w:b/>
                <w:bCs/>
                <w:color w:val="000000" w:themeColor="text1"/>
                <w:szCs w:val="20"/>
              </w:rPr>
              <w:t xml:space="preserve">FRUM.002.02 </w:t>
            </w:r>
            <w:r w:rsidRPr="18F335A7" w:rsidR="4AAB4111">
              <w:rPr>
                <w:rFonts w:ascii="Arial" w:hAnsi="Arial" w:eastAsia="Arial" w:cs="Arial"/>
                <w:b/>
                <w:bCs/>
                <w:color w:val="000000" w:themeColor="text1"/>
                <w:szCs w:val="20"/>
              </w:rPr>
              <w:t xml:space="preserve">New </w:t>
            </w:r>
            <w:r w:rsidRPr="18F335A7" w:rsidR="72B8435C">
              <w:rPr>
                <w:rFonts w:ascii="Arial" w:hAnsi="Arial" w:eastAsia="Arial" w:cs="Arial"/>
                <w:b/>
                <w:bCs/>
                <w:color w:val="000000" w:themeColor="text1"/>
                <w:szCs w:val="20"/>
              </w:rPr>
              <w:t xml:space="preserve">User </w:t>
            </w:r>
            <w:r w:rsidRPr="18F335A7" w:rsidR="03435A4E">
              <w:rPr>
                <w:rFonts w:ascii="Arial" w:hAnsi="Arial" w:eastAsia="Arial" w:cs="Arial"/>
                <w:b/>
                <w:bCs/>
                <w:color w:val="000000" w:themeColor="text1"/>
                <w:szCs w:val="20"/>
              </w:rPr>
              <w:t xml:space="preserve">details sync to </w:t>
            </w:r>
            <w:r w:rsidRPr="18F335A7" w:rsidR="273676ED">
              <w:rPr>
                <w:rFonts w:ascii="Arial" w:hAnsi="Arial" w:cs="Arial"/>
                <w:b/>
                <w:bCs/>
              </w:rPr>
              <w:t>BDOI</w:t>
            </w:r>
            <w:r w:rsidRPr="18F335A7" w:rsidR="273676ED">
              <w:rPr>
                <w:rFonts w:ascii="Arial" w:hAnsi="Arial" w:eastAsia="Arial" w:cs="Arial"/>
                <w:b/>
                <w:bCs/>
                <w:color w:val="000000" w:themeColor="text1"/>
                <w:szCs w:val="20"/>
              </w:rPr>
              <w:t>-BROKERSYS application</w:t>
            </w:r>
          </w:p>
          <w:p w:rsidRPr="000F2176" w:rsidR="002B0CD0" w:rsidP="28E9851D" w:rsidRDefault="17D325DF" w14:paraId="5A2DEF88" w14:textId="5FD38693">
            <w:pPr>
              <w:pStyle w:val="ListParagraph"/>
              <w:numPr>
                <w:ilvl w:val="0"/>
                <w:numId w:val="41"/>
              </w:numPr>
              <w:rPr>
                <w:rFonts w:ascii="Arial" w:hAnsi="Arial" w:eastAsia="Arial" w:cs="Arial"/>
              </w:rPr>
            </w:pPr>
            <w:r w:rsidRPr="28E9851D" w:rsidR="17D325DF">
              <w:rPr>
                <w:rFonts w:ascii="Arial" w:hAnsi="Arial" w:eastAsia="Arial" w:cs="Arial"/>
              </w:rPr>
              <w:t xml:space="preserve">The system shall retrieve user </w:t>
            </w:r>
            <w:r w:rsidRPr="28E9851D" w:rsidR="164E05D3">
              <w:rPr>
                <w:rFonts w:ascii="Arial" w:hAnsi="Arial" w:eastAsia="Arial" w:cs="Arial"/>
              </w:rPr>
              <w:t>details from</w:t>
            </w:r>
            <w:r w:rsidRPr="28E9851D" w:rsidR="17D325DF">
              <w:rPr>
                <w:rFonts w:ascii="Arial" w:hAnsi="Arial" w:eastAsia="Arial" w:cs="Arial"/>
              </w:rPr>
              <w:t xml:space="preserve"> the Enterprise SSO platform.</w:t>
            </w:r>
          </w:p>
          <w:p w:rsidRPr="000F2176" w:rsidR="002B0CD0" w:rsidP="18F335A7" w:rsidRDefault="17D325DF" w14:paraId="0B883C3B" w14:textId="2259990F">
            <w:pPr>
              <w:pStyle w:val="ListParagraph"/>
              <w:numPr>
                <w:ilvl w:val="0"/>
                <w:numId w:val="41"/>
              </w:numPr>
              <w:rPr>
                <w:rFonts w:ascii="Arial" w:hAnsi="Arial" w:eastAsia="Arial" w:cs="Arial"/>
                <w:szCs w:val="20"/>
              </w:rPr>
            </w:pPr>
            <w:r w:rsidRPr="18F335A7">
              <w:rPr>
                <w:rFonts w:ascii="Arial" w:hAnsi="Arial" w:eastAsia="Arial" w:cs="Arial"/>
                <w:szCs w:val="20"/>
              </w:rPr>
              <w:t>The system shall synchronize user profile information maintained in the Enterprise SSO platform to the BDOI-BROKERSYS application.</w:t>
            </w:r>
          </w:p>
          <w:p w:rsidRPr="000F2176" w:rsidR="002B0CD0" w:rsidP="18F335A7" w:rsidRDefault="17D325DF" w14:paraId="00619B2A" w14:textId="40A1F684">
            <w:pPr>
              <w:pStyle w:val="ListParagraph"/>
              <w:numPr>
                <w:ilvl w:val="0"/>
                <w:numId w:val="41"/>
              </w:numPr>
              <w:rPr>
                <w:rFonts w:ascii="Arial" w:hAnsi="Arial" w:eastAsia="Arial" w:cs="Arial"/>
                <w:szCs w:val="20"/>
              </w:rPr>
            </w:pPr>
            <w:r w:rsidRPr="18F335A7">
              <w:rPr>
                <w:rFonts w:ascii="Arial" w:hAnsi="Arial" w:eastAsia="Arial" w:cs="Arial"/>
                <w:szCs w:val="20"/>
              </w:rPr>
              <w:t>The system shall update user details in BDOI-BROKERSYS whenever changes are detected from the Enterprise SSO platform.</w:t>
            </w:r>
          </w:p>
          <w:p w:rsidRPr="000F2176" w:rsidR="002B0CD0" w:rsidP="18F335A7" w:rsidRDefault="17D325DF" w14:paraId="6518D6A1" w14:textId="12E32CCF">
            <w:pPr>
              <w:pStyle w:val="ListParagraph"/>
              <w:numPr>
                <w:ilvl w:val="0"/>
                <w:numId w:val="41"/>
              </w:numPr>
              <w:rPr>
                <w:rFonts w:ascii="Arial" w:hAnsi="Arial" w:eastAsia="Arial" w:cs="Arial"/>
                <w:szCs w:val="20"/>
              </w:rPr>
            </w:pPr>
            <w:r w:rsidRPr="18F335A7">
              <w:rPr>
                <w:rFonts w:ascii="Arial" w:hAnsi="Arial" w:eastAsia="Arial" w:cs="Arial"/>
                <w:szCs w:val="20"/>
              </w:rPr>
              <w:t xml:space="preserve">The system shall synchronize user status information including Active, Inactive, Locked, Disabled, and other supported </w:t>
            </w:r>
            <w:r w:rsidRPr="18F335A7" w:rsidR="765C7F7A">
              <w:rPr>
                <w:rFonts w:ascii="Arial" w:hAnsi="Arial" w:eastAsia="Arial" w:cs="Arial"/>
                <w:szCs w:val="20"/>
              </w:rPr>
              <w:t xml:space="preserve">user </w:t>
            </w:r>
            <w:r w:rsidRPr="18F335A7">
              <w:rPr>
                <w:rFonts w:ascii="Arial" w:hAnsi="Arial" w:eastAsia="Arial" w:cs="Arial"/>
                <w:szCs w:val="20"/>
              </w:rPr>
              <w:t>sta</w:t>
            </w:r>
            <w:r w:rsidRPr="18F335A7" w:rsidR="64CEBCAF">
              <w:rPr>
                <w:rFonts w:ascii="Arial" w:hAnsi="Arial" w:eastAsia="Arial" w:cs="Arial"/>
                <w:szCs w:val="20"/>
              </w:rPr>
              <w:t>tu</w:t>
            </w:r>
            <w:r w:rsidRPr="18F335A7">
              <w:rPr>
                <w:rFonts w:ascii="Arial" w:hAnsi="Arial" w:eastAsia="Arial" w:cs="Arial"/>
                <w:szCs w:val="20"/>
              </w:rPr>
              <w:t>s.</w:t>
            </w:r>
          </w:p>
          <w:p w:rsidRPr="000F2176" w:rsidR="002B0CD0" w:rsidP="18F335A7" w:rsidRDefault="17D325DF" w14:paraId="20C43EA8" w14:textId="62C47A4A">
            <w:pPr>
              <w:pStyle w:val="ListParagraph"/>
              <w:numPr>
                <w:ilvl w:val="0"/>
                <w:numId w:val="41"/>
              </w:numPr>
              <w:rPr>
                <w:rFonts w:ascii="Arial" w:hAnsi="Arial" w:eastAsia="Arial" w:cs="Arial"/>
                <w:szCs w:val="20"/>
              </w:rPr>
            </w:pPr>
            <w:r w:rsidRPr="18F335A7">
              <w:rPr>
                <w:rFonts w:ascii="Arial" w:hAnsi="Arial" w:eastAsia="Arial" w:cs="Arial"/>
                <w:szCs w:val="20"/>
              </w:rPr>
              <w:t>The system shall synchronize user organizational attributes maintained in the Enterprise SSO platform</w:t>
            </w:r>
            <w:r w:rsidRPr="18F335A7" w:rsidR="436EC9A3">
              <w:rPr>
                <w:rFonts w:ascii="Arial" w:hAnsi="Arial" w:eastAsia="Arial" w:cs="Arial"/>
                <w:szCs w:val="20"/>
              </w:rPr>
              <w:t>.</w:t>
            </w:r>
          </w:p>
          <w:p w:rsidRPr="000F2176" w:rsidR="002B0CD0" w:rsidP="18F335A7" w:rsidRDefault="17D325DF" w14:paraId="5CBF1D63" w14:textId="018CD1C4">
            <w:pPr>
              <w:pStyle w:val="ListParagraph"/>
              <w:numPr>
                <w:ilvl w:val="0"/>
                <w:numId w:val="41"/>
              </w:numPr>
              <w:rPr>
                <w:rFonts w:ascii="Arial" w:hAnsi="Arial" w:eastAsia="Arial" w:cs="Arial"/>
                <w:szCs w:val="20"/>
              </w:rPr>
            </w:pPr>
            <w:r w:rsidRPr="18F335A7">
              <w:rPr>
                <w:rFonts w:ascii="Arial" w:hAnsi="Arial" w:eastAsia="Arial" w:cs="Arial"/>
                <w:szCs w:val="20"/>
              </w:rPr>
              <w:t>The system shall preserve application-specific roles</w:t>
            </w:r>
            <w:r w:rsidRPr="18F335A7" w:rsidR="060C8593">
              <w:rPr>
                <w:rFonts w:ascii="Arial" w:hAnsi="Arial" w:eastAsia="Arial" w:cs="Arial"/>
                <w:szCs w:val="20"/>
              </w:rPr>
              <w:t xml:space="preserve"> and</w:t>
            </w:r>
            <w:r w:rsidRPr="18F335A7">
              <w:rPr>
                <w:rFonts w:ascii="Arial" w:hAnsi="Arial" w:eastAsia="Arial" w:cs="Arial"/>
                <w:szCs w:val="20"/>
              </w:rPr>
              <w:t xml:space="preserve"> permissions maintained within BDOI-BROKERSYS </w:t>
            </w:r>
            <w:r w:rsidRPr="18F335A7" w:rsidR="0ABE71AE">
              <w:rPr>
                <w:rFonts w:ascii="Arial" w:hAnsi="Arial" w:eastAsia="Arial" w:cs="Arial"/>
                <w:szCs w:val="20"/>
              </w:rPr>
              <w:t>application.</w:t>
            </w:r>
          </w:p>
          <w:p w:rsidRPr="000F2176" w:rsidR="002B0CD0" w:rsidP="18F335A7" w:rsidRDefault="17D325DF" w14:paraId="2C14307A" w14:textId="64CB0D6D">
            <w:pPr>
              <w:pStyle w:val="ListParagraph"/>
              <w:numPr>
                <w:ilvl w:val="0"/>
                <w:numId w:val="41"/>
              </w:numPr>
              <w:rPr>
                <w:rFonts w:ascii="Arial" w:hAnsi="Arial" w:eastAsia="Arial" w:cs="Arial"/>
                <w:szCs w:val="20"/>
              </w:rPr>
            </w:pPr>
            <w:r w:rsidRPr="18F335A7">
              <w:rPr>
                <w:rFonts w:ascii="Arial" w:hAnsi="Arial" w:eastAsia="Arial" w:cs="Arial"/>
                <w:szCs w:val="20"/>
              </w:rPr>
              <w:t>The system shall prevent the creation of duplicate user records during synchronization.</w:t>
            </w:r>
          </w:p>
          <w:p w:rsidRPr="000F2176" w:rsidR="002B0CD0" w:rsidP="18F335A7" w:rsidRDefault="17D325DF" w14:paraId="371282C1" w14:textId="0D71FA0A">
            <w:pPr>
              <w:pStyle w:val="ListParagraph"/>
              <w:numPr>
                <w:ilvl w:val="0"/>
                <w:numId w:val="41"/>
              </w:numPr>
              <w:rPr>
                <w:rFonts w:ascii="Arial" w:hAnsi="Arial" w:eastAsia="Arial" w:cs="Arial"/>
                <w:szCs w:val="20"/>
              </w:rPr>
            </w:pPr>
            <w:r w:rsidRPr="18F335A7">
              <w:rPr>
                <w:rFonts w:ascii="Arial" w:hAnsi="Arial" w:eastAsia="Arial" w:cs="Arial"/>
                <w:szCs w:val="20"/>
              </w:rPr>
              <w:t xml:space="preserve">The system shall log all </w:t>
            </w:r>
            <w:r w:rsidRPr="18F335A7" w:rsidR="341626BA">
              <w:rPr>
                <w:rFonts w:ascii="Arial" w:hAnsi="Arial" w:eastAsia="Arial" w:cs="Arial"/>
                <w:szCs w:val="20"/>
              </w:rPr>
              <w:t xml:space="preserve">user </w:t>
            </w:r>
            <w:r w:rsidRPr="18F335A7">
              <w:rPr>
                <w:rFonts w:ascii="Arial" w:hAnsi="Arial" w:eastAsia="Arial" w:cs="Arial"/>
                <w:szCs w:val="20"/>
              </w:rPr>
              <w:t>synchronization activities and processing results in the audit trail.</w:t>
            </w:r>
          </w:p>
          <w:p w:rsidRPr="000F2176" w:rsidR="002B0CD0" w:rsidP="18F335A7" w:rsidRDefault="17D325DF" w14:paraId="78BC74EC" w14:textId="3C49B2CB">
            <w:pPr>
              <w:pStyle w:val="ListParagraph"/>
              <w:numPr>
                <w:ilvl w:val="0"/>
                <w:numId w:val="41"/>
              </w:numPr>
              <w:rPr>
                <w:rFonts w:ascii="Arial" w:hAnsi="Arial" w:eastAsia="Arial" w:cs="Arial"/>
                <w:szCs w:val="20"/>
              </w:rPr>
            </w:pPr>
            <w:r w:rsidRPr="18F335A7">
              <w:rPr>
                <w:rFonts w:ascii="Arial" w:hAnsi="Arial" w:eastAsia="Arial" w:cs="Arial"/>
                <w:szCs w:val="20"/>
              </w:rPr>
              <w:t>The system shall identify and record synchronization failures for administrative review.</w:t>
            </w:r>
          </w:p>
          <w:p w:rsidRPr="000F2176" w:rsidR="002B0CD0" w:rsidP="18F335A7" w:rsidRDefault="17D325DF" w14:paraId="0888A9E7" w14:textId="13216A03">
            <w:pPr>
              <w:pStyle w:val="ListParagraph"/>
              <w:numPr>
                <w:ilvl w:val="0"/>
                <w:numId w:val="41"/>
              </w:numPr>
              <w:rPr>
                <w:rFonts w:ascii="Arial" w:hAnsi="Arial" w:eastAsia="Arial" w:cs="Arial"/>
                <w:szCs w:val="20"/>
              </w:rPr>
            </w:pPr>
            <w:r w:rsidRPr="18F335A7">
              <w:rPr>
                <w:rFonts w:ascii="Arial" w:hAnsi="Arial" w:eastAsia="Arial" w:cs="Arial"/>
                <w:szCs w:val="20"/>
              </w:rPr>
              <w:t xml:space="preserve">The system shall allow authorized </w:t>
            </w:r>
            <w:r w:rsidRPr="18F335A7" w:rsidR="37CF2264">
              <w:rPr>
                <w:rFonts w:ascii="Arial" w:hAnsi="Arial" w:eastAsia="Arial" w:cs="Arial"/>
                <w:szCs w:val="20"/>
              </w:rPr>
              <w:t xml:space="preserve">users </w:t>
            </w:r>
            <w:r w:rsidRPr="18F335A7">
              <w:rPr>
                <w:rFonts w:ascii="Arial" w:hAnsi="Arial" w:eastAsia="Arial" w:cs="Arial"/>
                <w:szCs w:val="20"/>
              </w:rPr>
              <w:t>to initiate on-demand synchronization of user details.</w:t>
            </w:r>
          </w:p>
          <w:p w:rsidRPr="000F2176" w:rsidR="002B0CD0" w:rsidP="18F335A7" w:rsidRDefault="17D325DF" w14:paraId="12121AB3" w14:textId="4C95070D">
            <w:pPr>
              <w:pStyle w:val="ListParagraph"/>
              <w:numPr>
                <w:ilvl w:val="0"/>
                <w:numId w:val="41"/>
              </w:numPr>
              <w:rPr>
                <w:rFonts w:ascii="Arial" w:hAnsi="Arial" w:eastAsia="Arial" w:cs="Arial"/>
                <w:szCs w:val="20"/>
              </w:rPr>
            </w:pPr>
            <w:r w:rsidRPr="18F335A7">
              <w:rPr>
                <w:rFonts w:ascii="Arial" w:hAnsi="Arial" w:eastAsia="Arial" w:cs="Arial"/>
                <w:szCs w:val="20"/>
              </w:rPr>
              <w:t>The system shall display the latest synchronization status and timestamp of the user.</w:t>
            </w:r>
          </w:p>
          <w:p w:rsidRPr="000F2176" w:rsidR="002B0CD0" w:rsidP="18F335A7" w:rsidRDefault="17D325DF" w14:paraId="2916C19D" w14:textId="1653BE58">
            <w:pPr>
              <w:pStyle w:val="ListParagraph"/>
              <w:numPr>
                <w:ilvl w:val="0"/>
                <w:numId w:val="41"/>
              </w:numPr>
              <w:rPr>
                <w:rFonts w:ascii="Arial" w:hAnsi="Arial" w:eastAsia="Arial" w:cs="Arial"/>
                <w:szCs w:val="20"/>
              </w:rPr>
            </w:pPr>
            <w:r w:rsidRPr="18F335A7">
              <w:rPr>
                <w:rFonts w:ascii="Arial" w:hAnsi="Arial" w:eastAsia="Arial" w:cs="Arial"/>
                <w:szCs w:val="20"/>
              </w:rPr>
              <w:t xml:space="preserve">The system shall maintain data consistency between Enterprise SSO and BDOI-BROKERSYS user </w:t>
            </w:r>
            <w:r w:rsidRPr="18F335A7" w:rsidR="669C569F">
              <w:rPr>
                <w:rFonts w:ascii="Arial" w:hAnsi="Arial" w:eastAsia="Arial" w:cs="Arial"/>
                <w:szCs w:val="20"/>
              </w:rPr>
              <w:t xml:space="preserve">details </w:t>
            </w:r>
            <w:r w:rsidRPr="18F335A7">
              <w:rPr>
                <w:rFonts w:ascii="Arial" w:hAnsi="Arial" w:eastAsia="Arial" w:cs="Arial"/>
                <w:szCs w:val="20"/>
              </w:rPr>
              <w:t>based on the configured synchronization rules.</w:t>
            </w:r>
          </w:p>
          <w:p>
            <w:pPr>
              <w:pStyle w:val="ListParagraph"/>
              <w:numPr>
                <w:ilvl w:val="0"/>
                <w:numId w:val="41"/>
              </w:numPr>
              <w:rPr>
                <w:rFonts w:ascii="Arial" w:hAnsi="Arial" w:cs="Arial"/>
              </w:rPr>
            </w:pPr>
            <w:r>
              <w:rPr>
                <w:rFonts w:ascii="Arial" w:hAnsi="Arial" w:cs="Arial"/>
                <w:shd w:val="clear" w:color="auto" w:fill="FFF59D"/>
              </w:rPr>
              <w:t xml:space="preserve">Where UIDM-ISC provisioning is used (Annex N), the system shall receive the joiner, mover and leaver events of UIDM-ISC through the standard user-provisioning interface and apply them with the UIDM request number as reference.</w:t>
            </w:r>
          </w:p>
          <w:p>
            <w:pPr>
              <w:pStyle w:val="ListParagraph"/>
              <w:numPr>
                <w:ilvl w:val="0"/>
                <w:numId w:val="41"/>
              </w:numPr>
              <w:rPr>
                <w:rFonts w:ascii="Arial" w:hAnsi="Arial" w:cs="Arial"/>
              </w:rPr>
            </w:pPr>
            <w:r>
              <w:rPr>
                <w:rFonts w:ascii="Arial" w:hAnsi="Arial" w:cs="Arial"/>
                <w:shd w:val="clear" w:color="auto" w:fill="FFF59D"/>
              </w:rPr>
              <w:t xml:space="preserve">The system shall record each provisioning event, applied or refused, in the access-change log with the source UIDM-ISC, and alert the System Administrators of each refused event.</w:t>
            </w:r>
          </w:p>
          <w:p>
            <w:pPr>
              <w:pStyle w:val="ListParagraph"/>
              <w:numPr>
                <w:ilvl w:val="0"/>
                <w:numId w:val="41"/>
              </w:numPr>
              <w:rPr>
                <w:rFonts w:ascii="Arial" w:hAnsi="Arial" w:cs="Arial"/>
              </w:rPr>
            </w:pPr>
            <w:r>
              <w:rPr>
                <w:rFonts w:ascii="Arial" w:hAnsi="Arial" w:cs="Arial"/>
                <w:shd w:val="clear" w:color="auto" w:fill="FFF59D"/>
              </w:rPr>
              <w:t xml:space="preserve">The system shall show on the user the last provisioning event, with its date and time, source and UIDM request number (Annex Q).</w:t>
            </w:r>
          </w:p>
          <w:p>
            <w:pPr>
              <w:pStyle w:val="ListParagraph"/>
              <w:numPr>
                <w:ilvl w:val="0"/>
                <w:numId w:val="41"/>
              </w:numPr>
              <w:rPr>
                <w:rFonts w:ascii="Arial" w:hAnsi="Arial" w:cs="Arial"/>
              </w:rPr>
            </w:pPr>
            <w:r>
              <w:rPr>
                <w:rFonts w:ascii="Arial" w:hAnsi="Arial" w:cs="Arial"/>
                <w:shd w:val="clear" w:color="auto" w:fill="FFF59D"/>
              </w:rPr>
              <w:t xml:space="preserve">The system shall offer UIDM-ISC an extract of the accounts, group profiles and permissions for access certification.</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27"/>
              </w:numPr>
              <w:rPr>
                <w:rFonts w:ascii="Arial" w:hAnsi="Arial" w:cs="Arial"/>
              </w:rPr>
            </w:pPr>
            <w:r>
              <w:rPr>
                <w:rFonts w:ascii="Arial" w:hAnsi="Arial" w:cs="Arial"/>
                <w:shd w:val="clear" w:color="auto" w:fill="FFF59D"/>
              </w:rPr>
              <w:t xml:space="preserve">A joiner event of UIDM-ISC creates the user, and the user shows the UIDM request number and the time of the event.</w:t>
            </w:r>
          </w:p>
          <w:p>
            <w:pPr>
              <w:pStyle w:val="ListParagraph"/>
              <w:numPr>
                <w:ilvl w:val="0"/>
                <w:numId w:val="127"/>
              </w:numPr>
              <w:rPr>
                <w:rFonts w:ascii="Arial" w:hAnsi="Arial" w:cs="Arial"/>
              </w:rPr>
            </w:pPr>
            <w:r>
              <w:rPr>
                <w:rFonts w:ascii="Arial" w:hAnsi="Arial" w:cs="Arial"/>
                <w:shd w:val="clear" w:color="auto" w:fill="FFF59D"/>
              </w:rPr>
              <w:t xml:space="preserve">A provisioning event for a Windows ID held by another user is refused, logged and alerted to the System Administrators.</w:t>
            </w:r>
          </w:p>
          <w:p>
            <w:pPr>
              <w:rPr>
                <w:rFonts w:ascii="Arial" w:hAnsi="Arial" w:cs="Arial"/>
              </w:rPr>
            </w:pPr>
          </w:p>
          <w:p>
            <w:pPr>
              <w:keepNext/>
              <w:rPr>
                <w:rFonts w:ascii="Arial" w:hAnsi="Arial" w:cs="Arial"/>
              </w:rPr>
            </w:pPr>
            <w:r>
              <w:rPr>
                <w:rFonts w:ascii="Arial" w:hAnsi="Arial" w:cs="Arial"/>
                <w:b/>
                <w:bCs/>
                <w:shd w:val="clear" w:color="auto" w:fill="FFF59D"/>
              </w:rPr>
              <w:t xml:space="preserve">FRUM.002.03 User Data and User ID Format</w:t>
            </w:r>
          </w:p>
          <w:p>
            <w:pPr>
              <w:pStyle w:val="ListParagraph"/>
              <w:numPr>
                <w:ilvl w:val="0"/>
                <w:numId w:val="149"/>
              </w:numPr>
              <w:rPr>
                <w:rFonts w:ascii="Arial" w:hAnsi="Arial" w:cs="Arial"/>
              </w:rPr>
            </w:pPr>
            <w:r>
              <w:rPr>
                <w:rFonts w:ascii="Arial" w:hAnsi="Arial" w:cs="Arial"/>
                <w:shd w:val="clear" w:color="auto" w:fill="FFF59D"/>
              </w:rPr>
              <w:t xml:space="preserve">The system shall list the users with user ID, Windows ID, full name, business unit group, user level, group profiles, authorisation limit, last sign-in and status (Active, Disabled, Locked, Online), with filters by status, business unit group and group profile.</w:t>
            </w:r>
          </w:p>
          <w:p>
            <w:pPr>
              <w:pStyle w:val="ListParagraph"/>
              <w:numPr>
                <w:ilvl w:val="0"/>
                <w:numId w:val="149"/>
              </w:numPr>
              <w:rPr>
                <w:rFonts w:ascii="Arial" w:hAnsi="Arial" w:cs="Arial"/>
              </w:rPr>
            </w:pPr>
            <w:r>
              <w:rPr>
                <w:rFonts w:ascii="Arial" w:hAnsi="Arial" w:cs="Arial"/>
                <w:shd w:val="clear" w:color="auto" w:fill="FFF59D"/>
              </w:rPr>
              <w:t xml:space="preserve">The system shall check new user IDs against the user ID format set by the System Administrator (a letter followed by nine digits as delivered) and show the format in words to the requester.</w:t>
            </w:r>
          </w:p>
          <w:p>
            <w:pPr>
              <w:pStyle w:val="ListParagraph"/>
              <w:numPr>
                <w:ilvl w:val="0"/>
                <w:numId w:val="149"/>
              </w:numPr>
              <w:rPr>
                <w:rFonts w:ascii="Arial" w:hAnsi="Arial" w:cs="Arial"/>
              </w:rPr>
            </w:pPr>
            <w:r>
              <w:rPr>
                <w:rFonts w:ascii="Arial" w:hAnsi="Arial" w:cs="Arial"/>
                <w:shd w:val="clear" w:color="auto" w:fill="FFF59D"/>
              </w:rPr>
              <w:t xml:space="preserve">The system shall take the business unit groups and the user levels from lists maintained by the Business Administrator.</w:t>
            </w:r>
          </w:p>
          <w:p>
            <w:pPr>
              <w:pStyle w:val="ListParagraph"/>
              <w:numPr>
                <w:ilvl w:val="0"/>
                <w:numId w:val="149"/>
              </w:numPr>
              <w:rPr>
                <w:rFonts w:ascii="Arial" w:hAnsi="Arial" w:cs="Arial"/>
              </w:rPr>
            </w:pPr>
            <w:r>
              <w:rPr>
                <w:rFonts w:ascii="Arial" w:hAnsi="Arial" w:cs="Arial"/>
                <w:shd w:val="clear" w:color="auto" w:fill="FFF59D"/>
              </w:rPr>
              <w:t xml:space="preserve">The system shall let one user hold several group profiles and one group profile be held by many users.</w:t>
            </w:r>
          </w:p>
          <w:p>
            <w:pPr>
              <w:pStyle w:val="ListParagraph"/>
              <w:numPr>
                <w:ilvl w:val="0"/>
                <w:numId w:val="149"/>
              </w:numPr>
              <w:rPr>
                <w:rFonts w:ascii="Arial" w:hAnsi="Arial" w:cs="Arial"/>
              </w:rPr>
            </w:pPr>
            <w:r>
              <w:rPr>
                <w:rFonts w:ascii="Arial" w:hAnsi="Arial" w:cs="Arial"/>
                <w:shd w:val="clear" w:color="auto" w:fill="FFF59D"/>
              </w:rPr>
              <w:t xml:space="preserve">The system shall change user data and group profiles only through approved requests; the System Administrator unlocks an account and resets the password of a local account directly, each recorded in the access-change log.</w:t>
            </w:r>
          </w:p>
          <w:p>
            <w:pPr>
              <w:pStyle w:val="ListParagraph"/>
              <w:numPr>
                <w:ilvl w:val="0"/>
                <w:numId w:val="149"/>
              </w:numPr>
              <w:rPr>
                <w:rFonts w:ascii="Arial" w:hAnsi="Arial" w:cs="Arial"/>
              </w:rPr>
            </w:pPr>
            <w:r>
              <w:rPr>
                <w:rFonts w:ascii="Arial" w:hAnsi="Arial" w:cs="Arial"/>
                <w:shd w:val="clear" w:color="auto" w:fill="FFF59D"/>
              </w:rPr>
              <w:t xml:space="preserve">The system shall refuse a change of one's own group profiles ("You cannot change your own roles").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50"/>
              </w:numPr>
              <w:rPr>
                <w:rFonts w:ascii="Arial" w:hAnsi="Arial" w:cs="Arial"/>
              </w:rPr>
            </w:pPr>
            <w:r>
              <w:rPr>
                <w:rFonts w:ascii="Arial" w:hAnsi="Arial" w:cs="Arial"/>
                <w:shd w:val="clear" w:color="auto" w:fill="FFF59D"/>
              </w:rPr>
              <w:t xml:space="preserve">The Users screen shows the Windows ID, business unit group, user level and status of each user.</w:t>
            </w:r>
          </w:p>
          <w:p>
            <w:pPr>
              <w:pStyle w:val="ListParagraph"/>
              <w:numPr>
                <w:ilvl w:val="0"/>
                <w:numId w:val="150"/>
              </w:numPr>
              <w:rPr>
                <w:rFonts w:ascii="Arial" w:hAnsi="Arial" w:cs="Arial"/>
              </w:rPr>
            </w:pPr>
            <w:r>
              <w:rPr>
                <w:rFonts w:ascii="Arial" w:hAnsi="Arial" w:cs="Arial"/>
                <w:shd w:val="clear" w:color="auto" w:fill="FFF59D"/>
              </w:rPr>
              <w:t xml:space="preserve">An unlock is listed in the User Access Audit Log with the System Administrator who did it.</w:t>
            </w:r>
          </w:p>
          <w:p>
            <w:pPr>
              <w:pStyle w:val="ListParagraph"/>
              <w:numPr>
                <w:ilvl w:val="0"/>
                <w:numId w:val="150"/>
              </w:numPr>
              <w:rPr>
                <w:rFonts w:ascii="Arial" w:hAnsi="Arial" w:cs="Arial"/>
              </w:rPr>
            </w:pPr>
            <w:r>
              <w:rPr>
                <w:rFonts w:ascii="Arial" w:hAnsi="Arial" w:cs="Arial"/>
                <w:shd w:val="clear" w:color="auto" w:fill="FFF59D"/>
              </w:rPr>
              <w:t xml:space="preserve">A System Administrator cannot change his or her own group profiles.</w:t>
            </w:r>
          </w:p>
        </w:tc>
        <w:tc>
          <w:tcPr>
            <w:tcW w:w="943" w:type="dxa"/>
            <w:tcMar/>
          </w:tcPr>
          <w:p w:rsidRPr="000F2176" w:rsidR="002B0CD0" w:rsidP="005C4775" w:rsidRDefault="002B0CD0" w14:paraId="74869460" w14:textId="77777777">
            <w:pPr>
              <w:rPr>
                <w:rFonts w:ascii="Arial" w:hAnsi="Arial" w:cs="Arial"/>
              </w:rPr>
            </w:pPr>
          </w:p>
        </w:tc>
      </w:tr>
      <w:tr w:rsidRPr="000F2176" w:rsidR="002B0CD0" w:rsidTr="5BDA26B3" w14:paraId="29DA7EC3" w14:textId="77777777">
        <w:trPr>
          <w:trHeight w:val="2340"/>
        </w:trPr>
        <w:tc>
          <w:tcPr>
            <w:tcW w:w="1457" w:type="dxa"/>
            <w:tcMar/>
          </w:tcPr>
          <w:p w:rsidR="18F335A7" w:rsidP="18F335A7" w:rsidRDefault="18F335A7" w14:paraId="6EF592F5" w14:textId="71FB08F7">
            <w:pPr>
              <w:spacing w:line="259" w:lineRule="auto"/>
            </w:pPr>
            <w:r w:rsidRPr="18F335A7">
              <w:rPr>
                <w:rFonts w:ascii="Arial" w:hAnsi="Arial" w:eastAsia="Arial" w:cs="Arial"/>
                <w:color w:val="000000" w:themeColor="text1"/>
                <w:szCs w:val="20"/>
              </w:rPr>
              <w:t xml:space="preserve"> FR</w:t>
            </w:r>
            <w:r w:rsidRPr="18F335A7" w:rsidR="0D38215B">
              <w:rPr>
                <w:rFonts w:ascii="Arial" w:hAnsi="Arial" w:eastAsia="Arial" w:cs="Arial"/>
                <w:color w:val="000000" w:themeColor="text1"/>
                <w:szCs w:val="20"/>
              </w:rPr>
              <w:t>UM</w:t>
            </w:r>
            <w:r w:rsidRPr="18F335A7">
              <w:rPr>
                <w:rFonts w:ascii="Arial" w:hAnsi="Arial" w:eastAsia="Arial" w:cs="Arial"/>
                <w:color w:val="000000" w:themeColor="text1"/>
                <w:szCs w:val="20"/>
              </w:rPr>
              <w:t>.00</w:t>
            </w:r>
            <w:r w:rsidRPr="18F335A7" w:rsidR="013B7480">
              <w:rPr>
                <w:rFonts w:ascii="Arial" w:hAnsi="Arial" w:eastAsia="Arial" w:cs="Arial"/>
                <w:color w:val="000000" w:themeColor="text1"/>
                <w:szCs w:val="20"/>
              </w:rPr>
              <w:t>3</w:t>
            </w:r>
          </w:p>
        </w:tc>
        <w:tc>
          <w:tcPr>
            <w:tcW w:w="1151" w:type="dxa"/>
            <w:tcMar/>
          </w:tcPr>
          <w:p w:rsidR="04AB3A63" w:rsidP="18F335A7" w:rsidRDefault="04AB3A63" w14:paraId="359A0B2D" w14:textId="07163C36">
            <w:pPr>
              <w:spacing w:line="259" w:lineRule="auto"/>
            </w:pPr>
            <w:r w:rsidRPr="18F335A7">
              <w:rPr>
                <w:rFonts w:ascii="Arial" w:hAnsi="Arial" w:eastAsia="Arial" w:cs="Arial"/>
                <w:color w:val="000000" w:themeColor="text1"/>
                <w:szCs w:val="20"/>
              </w:rPr>
              <w:t xml:space="preserve">User </w:t>
            </w:r>
            <w:r w:rsidRPr="18F335A7" w:rsidR="6250A801">
              <w:rPr>
                <w:rFonts w:ascii="Arial" w:hAnsi="Arial" w:eastAsia="Arial" w:cs="Arial"/>
                <w:color w:val="000000" w:themeColor="text1"/>
                <w:szCs w:val="20"/>
              </w:rPr>
              <w:t>Management</w:t>
            </w:r>
          </w:p>
        </w:tc>
        <w:tc>
          <w:tcPr>
            <w:tcW w:w="1958" w:type="dxa"/>
            <w:tcMar/>
          </w:tcPr>
          <w:p w:rsidR="4DEAD7BF" w:rsidP="18F335A7" w:rsidRDefault="4DEAD7BF" w14:paraId="66270A30" w14:textId="4B3FA67E">
            <w:pPr>
              <w:spacing w:line="259" w:lineRule="auto"/>
            </w:pPr>
            <w:r w:rsidRPr="18F335A7">
              <w:rPr>
                <w:rFonts w:ascii="Arial" w:hAnsi="Arial" w:eastAsia="Arial" w:cs="Arial"/>
                <w:color w:val="000000" w:themeColor="text1"/>
                <w:szCs w:val="20"/>
              </w:rPr>
              <w:t xml:space="preserve">User </w:t>
            </w:r>
            <w:r w:rsidRPr="18F335A7" w:rsidR="7D6CF11E">
              <w:rPr>
                <w:rFonts w:ascii="Arial" w:hAnsi="Arial" w:eastAsia="Arial" w:cs="Arial"/>
                <w:color w:val="000000" w:themeColor="text1"/>
                <w:szCs w:val="20"/>
              </w:rPr>
              <w:t>Details Update</w:t>
            </w:r>
          </w:p>
        </w:tc>
        <w:tc>
          <w:tcPr>
            <w:tcW w:w="4571" w:type="dxa"/>
            <w:tcMar/>
          </w:tcPr>
          <w:p w:rsidR="0F8F4FF5" w:rsidP="18F335A7" w:rsidRDefault="0F8F4FF5" w14:paraId="35ED595F" w14:textId="75D202B3">
            <w:pPr>
              <w:spacing w:line="259" w:lineRule="auto"/>
              <w:rPr>
                <w:rFonts w:ascii="Arial" w:hAnsi="Arial" w:eastAsia="Arial" w:cs="Arial"/>
                <w:color w:val="000000" w:themeColor="text1"/>
                <w:szCs w:val="20"/>
              </w:rPr>
            </w:pPr>
            <w:r w:rsidRPr="18F335A7">
              <w:rPr>
                <w:rFonts w:ascii="Arial" w:hAnsi="Arial" w:eastAsia="Arial" w:cs="Arial"/>
                <w:b/>
                <w:bCs/>
                <w:color w:val="000000" w:themeColor="text1"/>
                <w:szCs w:val="20"/>
              </w:rPr>
              <w:t xml:space="preserve">In-Scope: </w:t>
            </w:r>
            <w:r w:rsidRPr="18F335A7">
              <w:rPr>
                <w:rFonts w:ascii="Arial" w:hAnsi="Arial" w:eastAsia="Arial" w:cs="Arial"/>
                <w:color w:val="000000" w:themeColor="text1"/>
                <w:szCs w:val="20"/>
              </w:rPr>
              <w:t xml:space="preserve">Sync of </w:t>
            </w:r>
            <w:r w:rsidRPr="18F335A7" w:rsidR="6701CB5E">
              <w:rPr>
                <w:rFonts w:ascii="Arial" w:hAnsi="Arial" w:eastAsia="Arial" w:cs="Arial"/>
                <w:color w:val="000000" w:themeColor="text1"/>
                <w:szCs w:val="20"/>
              </w:rPr>
              <w:t xml:space="preserve">user </w:t>
            </w:r>
            <w:r w:rsidRPr="18F335A7">
              <w:rPr>
                <w:rFonts w:ascii="Arial" w:hAnsi="Arial" w:eastAsia="Arial" w:cs="Arial"/>
                <w:color w:val="000000" w:themeColor="text1"/>
                <w:szCs w:val="20"/>
              </w:rPr>
              <w:t>details and status to</w:t>
            </w:r>
            <w:r w:rsidRPr="18F335A7">
              <w:rPr>
                <w:rFonts w:ascii="Arial" w:hAnsi="Arial" w:eastAsia="Arial" w:cs="Arial"/>
                <w:b/>
                <w:bCs/>
                <w:color w:val="000000" w:themeColor="text1"/>
                <w:szCs w:val="20"/>
              </w:rPr>
              <w:t xml:space="preserve"> </w:t>
            </w:r>
            <w:r w:rsidRPr="18F335A7">
              <w:rPr>
                <w:rFonts w:ascii="Arial" w:hAnsi="Arial" w:cs="Arial"/>
              </w:rPr>
              <w:t>BDOI</w:t>
            </w:r>
            <w:r w:rsidRPr="18F335A7">
              <w:rPr>
                <w:rFonts w:ascii="Arial" w:hAnsi="Arial" w:eastAsia="Arial" w:cs="Arial"/>
                <w:color w:val="000000" w:themeColor="text1"/>
                <w:szCs w:val="20"/>
              </w:rPr>
              <w:t>-BROKERSYS application.</w:t>
            </w:r>
          </w:p>
          <w:p w:rsidR="18F335A7" w:rsidP="18F335A7" w:rsidRDefault="18F335A7" w14:paraId="7D749803" w14:textId="40F75212">
            <w:pPr>
              <w:spacing w:line="259" w:lineRule="auto"/>
              <w:rPr>
                <w:rFonts w:ascii="Arial" w:hAnsi="Arial" w:cs="Arial"/>
                <w:b/>
                <w:bCs/>
              </w:rPr>
            </w:pPr>
          </w:p>
          <w:p w:rsidR="18F335A7" w:rsidP="18F335A7" w:rsidRDefault="18F335A7" w14:paraId="1E102588" w14:textId="1B2D4A43">
            <w:pPr>
              <w:spacing w:line="259" w:lineRule="auto"/>
              <w:rPr>
                <w:rFonts w:ascii="Arial" w:hAnsi="Arial" w:eastAsia="Arial" w:cs="Arial"/>
                <w:color w:val="000000" w:themeColor="text1"/>
                <w:szCs w:val="20"/>
              </w:rPr>
            </w:pPr>
            <w:r w:rsidRPr="18F335A7">
              <w:rPr>
                <w:rFonts w:ascii="Arial" w:hAnsi="Arial" w:cs="Arial"/>
                <w:b/>
                <w:bCs/>
              </w:rPr>
              <w:t xml:space="preserve">Out of Scope: </w:t>
            </w:r>
            <w:r w:rsidRPr="18F335A7" w:rsidR="2E58D5A1">
              <w:rPr>
                <w:rFonts w:ascii="Arial" w:hAnsi="Arial" w:cs="Arial"/>
              </w:rPr>
              <w:t xml:space="preserve">User </w:t>
            </w:r>
            <w:r w:rsidRPr="18F335A7" w:rsidR="74A021F0">
              <w:rPr>
                <w:rFonts w:ascii="Arial" w:hAnsi="Arial" w:cs="Arial"/>
              </w:rPr>
              <w:t xml:space="preserve">update request, </w:t>
            </w:r>
            <w:r w:rsidRPr="18F335A7" w:rsidR="6AF3CC6B">
              <w:rPr>
                <w:rFonts w:ascii="Arial" w:hAnsi="Arial" w:cs="Arial"/>
              </w:rPr>
              <w:t xml:space="preserve">User </w:t>
            </w:r>
            <w:r w:rsidRPr="18F335A7" w:rsidR="4BA8444B">
              <w:rPr>
                <w:rFonts w:ascii="Arial" w:hAnsi="Arial" w:cs="Arial"/>
              </w:rPr>
              <w:t>s</w:t>
            </w:r>
            <w:r w:rsidRPr="18F335A7" w:rsidR="74A021F0">
              <w:rPr>
                <w:rFonts w:ascii="Arial" w:hAnsi="Arial" w:cs="Arial"/>
              </w:rPr>
              <w:t>tatus</w:t>
            </w:r>
            <w:r w:rsidRPr="18F335A7" w:rsidR="072DD221">
              <w:rPr>
                <w:rFonts w:ascii="Arial" w:hAnsi="Arial" w:cs="Arial"/>
              </w:rPr>
              <w:t xml:space="preserve"> </w:t>
            </w:r>
            <w:r w:rsidRPr="18F335A7" w:rsidR="150B0D66">
              <w:rPr>
                <w:rFonts w:ascii="Arial" w:hAnsi="Arial" w:cs="Arial"/>
              </w:rPr>
              <w:t>u</w:t>
            </w:r>
            <w:r w:rsidRPr="18F335A7" w:rsidR="74A021F0">
              <w:rPr>
                <w:rFonts w:ascii="Arial" w:hAnsi="Arial" w:cs="Arial"/>
              </w:rPr>
              <w:t>pdate</w:t>
            </w:r>
            <w:r w:rsidRPr="18F335A7" w:rsidR="2A73F4B0">
              <w:rPr>
                <w:rFonts w:ascii="Arial" w:hAnsi="Arial" w:cs="Arial"/>
              </w:rPr>
              <w:t xml:space="preserve"> r</w:t>
            </w:r>
            <w:r w:rsidRPr="18F335A7" w:rsidR="74A021F0">
              <w:rPr>
                <w:rFonts w:ascii="Arial" w:hAnsi="Arial" w:cs="Arial"/>
              </w:rPr>
              <w:t xml:space="preserve">equest and </w:t>
            </w:r>
            <w:r w:rsidRPr="18F335A7" w:rsidR="203F4036">
              <w:rPr>
                <w:rFonts w:ascii="Arial" w:hAnsi="Arial" w:cs="Arial"/>
              </w:rPr>
              <w:t xml:space="preserve">User </w:t>
            </w:r>
            <w:r w:rsidRPr="18F335A7" w:rsidR="0FDCA2B9">
              <w:rPr>
                <w:rFonts w:ascii="Arial" w:hAnsi="Arial" w:cs="Arial"/>
              </w:rPr>
              <w:t>details update</w:t>
            </w:r>
            <w:r w:rsidRPr="18F335A7">
              <w:rPr>
                <w:rFonts w:ascii="Arial" w:hAnsi="Arial" w:cs="Arial"/>
              </w:rPr>
              <w:t xml:space="preserve"> </w:t>
            </w:r>
            <w:r w:rsidRPr="18F335A7" w:rsidR="0310F1F9">
              <w:rPr>
                <w:rFonts w:ascii="Arial" w:hAnsi="Arial" w:cs="Arial"/>
              </w:rPr>
              <w:t xml:space="preserve">done outside the </w:t>
            </w:r>
            <w:r w:rsidRPr="18F335A7" w:rsidR="21E2DF4B">
              <w:rPr>
                <w:rFonts w:ascii="Arial" w:hAnsi="Arial" w:cs="Arial"/>
              </w:rPr>
              <w:t>BDOI</w:t>
            </w:r>
            <w:r w:rsidRPr="18F335A7" w:rsidR="21E2DF4B">
              <w:rPr>
                <w:rFonts w:ascii="Arial" w:hAnsi="Arial" w:eastAsia="Arial" w:cs="Arial"/>
                <w:color w:val="000000" w:themeColor="text1"/>
                <w:szCs w:val="20"/>
              </w:rPr>
              <w:t>-BROKERSYS application.</w:t>
            </w:r>
          </w:p>
          <w:p w:rsidR="18F335A7" w:rsidP="18F335A7" w:rsidRDefault="18F335A7" w14:paraId="7DA77ABD" w14:textId="6516B03D">
            <w:pPr>
              <w:spacing w:line="259" w:lineRule="auto"/>
              <w:rPr>
                <w:rFonts w:ascii="Arial" w:hAnsi="Arial" w:eastAsia="Arial" w:cs="Arial"/>
                <w:color w:val="000000" w:themeColor="text1"/>
                <w:szCs w:val="20"/>
              </w:rPr>
            </w:pPr>
          </w:p>
          <w:p w:rsidR="18F335A7" w:rsidP="18F335A7" w:rsidRDefault="18F335A7" w14:paraId="2181FF59" w14:textId="3508D4EB">
            <w:r w:rsidRPr="18F335A7">
              <w:rPr>
                <w:rFonts w:ascii="Arial" w:hAnsi="Arial" w:eastAsia="Arial" w:cs="Arial"/>
                <w:b/>
                <w:bCs/>
                <w:color w:val="000000" w:themeColor="text1"/>
                <w:szCs w:val="20"/>
              </w:rPr>
              <w:t>FRUM.00</w:t>
            </w:r>
            <w:r w:rsidRPr="18F335A7" w:rsidR="2C5F6E36">
              <w:rPr>
                <w:rFonts w:ascii="Arial" w:hAnsi="Arial" w:eastAsia="Arial" w:cs="Arial"/>
                <w:b/>
                <w:bCs/>
                <w:color w:val="000000" w:themeColor="text1"/>
                <w:szCs w:val="20"/>
              </w:rPr>
              <w:t>3.</w:t>
            </w:r>
            <w:r w:rsidRPr="18F335A7">
              <w:rPr>
                <w:rFonts w:ascii="Arial" w:hAnsi="Arial" w:eastAsia="Arial" w:cs="Arial"/>
                <w:b/>
                <w:bCs/>
                <w:color w:val="000000" w:themeColor="text1"/>
                <w:szCs w:val="20"/>
              </w:rPr>
              <w:t xml:space="preserve">01 </w:t>
            </w:r>
            <w:r w:rsidRPr="18F335A7" w:rsidR="20ECFF18">
              <w:rPr>
                <w:rFonts w:ascii="Arial" w:hAnsi="Arial" w:eastAsia="Arial" w:cs="Arial"/>
                <w:b/>
                <w:bCs/>
                <w:color w:val="000000" w:themeColor="text1"/>
                <w:szCs w:val="20"/>
              </w:rPr>
              <w:t xml:space="preserve">User </w:t>
            </w:r>
            <w:r w:rsidRPr="18F335A7" w:rsidR="368566CC">
              <w:rPr>
                <w:rFonts w:ascii="Arial" w:hAnsi="Arial" w:eastAsia="Arial" w:cs="Arial"/>
                <w:b/>
                <w:bCs/>
                <w:color w:val="000000" w:themeColor="text1"/>
                <w:szCs w:val="20"/>
              </w:rPr>
              <w:t xml:space="preserve">Details </w:t>
            </w:r>
            <w:r w:rsidRPr="18F335A7" w:rsidR="7ED20F82">
              <w:rPr>
                <w:rFonts w:ascii="Arial" w:hAnsi="Arial" w:eastAsia="Arial" w:cs="Arial"/>
                <w:b/>
                <w:bCs/>
                <w:color w:val="000000" w:themeColor="text1"/>
                <w:szCs w:val="20"/>
              </w:rPr>
              <w:t>Update</w:t>
            </w:r>
          </w:p>
          <w:p w:rsidR="21810B8C" w:rsidP="18F335A7" w:rsidRDefault="21810B8C" w14:paraId="08423C57" w14:textId="1D9332AB">
            <w:pPr>
              <w:pStyle w:val="ListParagraph"/>
              <w:numPr>
                <w:ilvl w:val="0"/>
                <w:numId w:val="54"/>
              </w:numPr>
              <w:rPr>
                <w:rFonts w:ascii="Arial" w:hAnsi="Arial" w:eastAsia="Arial" w:cs="Arial"/>
                <w:szCs w:val="20"/>
              </w:rPr>
            </w:pPr>
            <w:r w:rsidRPr="18F335A7">
              <w:rPr>
                <w:rFonts w:ascii="Arial" w:hAnsi="Arial" w:eastAsia="Arial" w:cs="Arial"/>
                <w:szCs w:val="20"/>
              </w:rPr>
              <w:t xml:space="preserve">The system shall retrieve updated user </w:t>
            </w:r>
            <w:r w:rsidRPr="18F335A7" w:rsidR="150A65A0">
              <w:rPr>
                <w:rFonts w:ascii="Arial" w:hAnsi="Arial" w:eastAsia="Arial" w:cs="Arial"/>
                <w:szCs w:val="20"/>
              </w:rPr>
              <w:t xml:space="preserve">details </w:t>
            </w:r>
            <w:r w:rsidRPr="18F335A7">
              <w:rPr>
                <w:rFonts w:ascii="Arial" w:hAnsi="Arial" w:eastAsia="Arial" w:cs="Arial"/>
                <w:szCs w:val="20"/>
              </w:rPr>
              <w:t>from the Enterprise SSO platform.</w:t>
            </w:r>
          </w:p>
          <w:p w:rsidR="21810B8C" w:rsidP="18F335A7" w:rsidRDefault="21810B8C" w14:paraId="35E74BF1" w14:textId="6DF4D7B8">
            <w:pPr>
              <w:pStyle w:val="ListParagraph"/>
              <w:numPr>
                <w:ilvl w:val="0"/>
                <w:numId w:val="54"/>
              </w:numPr>
              <w:rPr>
                <w:rFonts w:ascii="Arial" w:hAnsi="Arial" w:eastAsia="Arial" w:cs="Arial"/>
                <w:szCs w:val="20"/>
              </w:rPr>
            </w:pPr>
            <w:r w:rsidRPr="18F335A7">
              <w:rPr>
                <w:rFonts w:ascii="Arial" w:hAnsi="Arial" w:eastAsia="Arial" w:cs="Arial"/>
                <w:szCs w:val="20"/>
              </w:rPr>
              <w:t>The system shall synchronize user details maintained in the Enterprise SSO platform to BDOI-BROKERSYS.</w:t>
            </w:r>
          </w:p>
          <w:p w:rsidR="21810B8C" w:rsidP="18F335A7" w:rsidRDefault="21810B8C" w14:paraId="42D9CADB" w14:textId="25C91B9F">
            <w:pPr>
              <w:pStyle w:val="ListParagraph"/>
              <w:numPr>
                <w:ilvl w:val="0"/>
                <w:numId w:val="54"/>
              </w:numPr>
              <w:rPr>
                <w:rFonts w:ascii="Arial" w:hAnsi="Arial" w:eastAsia="Arial" w:cs="Arial"/>
                <w:szCs w:val="20"/>
              </w:rPr>
            </w:pPr>
            <w:r w:rsidRPr="18F335A7">
              <w:rPr>
                <w:rFonts w:ascii="Arial" w:hAnsi="Arial" w:eastAsia="Arial" w:cs="Arial"/>
                <w:szCs w:val="20"/>
              </w:rPr>
              <w:t>The system shall update the corresponding BDOI-BROKERSYS user when changes are detected in the Enterprise SSO platform.</w:t>
            </w:r>
          </w:p>
          <w:p w:rsidR="21810B8C" w:rsidP="18F335A7" w:rsidRDefault="21810B8C" w14:paraId="343561A2" w14:textId="6CB2B7EE">
            <w:pPr>
              <w:pStyle w:val="ListParagraph"/>
              <w:numPr>
                <w:ilvl w:val="0"/>
                <w:numId w:val="54"/>
              </w:numPr>
              <w:rPr>
                <w:rFonts w:ascii="Arial" w:hAnsi="Arial" w:eastAsia="Arial" w:cs="Arial"/>
                <w:szCs w:val="20"/>
              </w:rPr>
            </w:pPr>
            <w:r w:rsidRPr="18F335A7">
              <w:rPr>
                <w:rFonts w:ascii="Arial" w:hAnsi="Arial" w:eastAsia="Arial" w:cs="Arial"/>
                <w:szCs w:val="20"/>
              </w:rPr>
              <w:t>The system shall synchronize the account details</w:t>
            </w:r>
            <w:r w:rsidRPr="18F335A7" w:rsidR="6115B939">
              <w:rPr>
                <w:rFonts w:ascii="Arial" w:hAnsi="Arial" w:eastAsia="Arial" w:cs="Arial"/>
                <w:szCs w:val="20"/>
              </w:rPr>
              <w:t xml:space="preserve"> and ot</w:t>
            </w:r>
            <w:r w:rsidRPr="18F335A7">
              <w:rPr>
                <w:rFonts w:ascii="Arial" w:hAnsi="Arial" w:eastAsia="Arial" w:cs="Arial"/>
                <w:szCs w:val="20"/>
              </w:rPr>
              <w:t>her user attributes maintained in the Enterprise SSO platform</w:t>
            </w:r>
            <w:r w:rsidRPr="18F335A7" w:rsidR="0A8CCD4A">
              <w:rPr>
                <w:rFonts w:ascii="Arial" w:hAnsi="Arial" w:eastAsia="Arial" w:cs="Arial"/>
                <w:szCs w:val="20"/>
              </w:rPr>
              <w:t>.</w:t>
            </w:r>
          </w:p>
          <w:p w:rsidR="21810B8C" w:rsidP="18F335A7" w:rsidRDefault="21810B8C" w14:paraId="0C9362E3" w14:textId="44005DD0">
            <w:pPr>
              <w:pStyle w:val="ListParagraph"/>
              <w:numPr>
                <w:ilvl w:val="0"/>
                <w:numId w:val="54"/>
              </w:numPr>
              <w:rPr>
                <w:rFonts w:ascii="Arial" w:hAnsi="Arial" w:eastAsia="Arial" w:cs="Arial"/>
                <w:szCs w:val="20"/>
              </w:rPr>
            </w:pPr>
            <w:r w:rsidRPr="18F335A7">
              <w:rPr>
                <w:rFonts w:ascii="Arial" w:hAnsi="Arial" w:eastAsia="Arial" w:cs="Arial"/>
                <w:szCs w:val="20"/>
              </w:rPr>
              <w:t xml:space="preserve">The system shall maintain the user's existing application-specific roles and permissions unless modified by an authorized </w:t>
            </w:r>
            <w:r w:rsidRPr="18F335A7" w:rsidR="19F585EB">
              <w:rPr>
                <w:rFonts w:ascii="Arial" w:hAnsi="Arial" w:eastAsia="Arial" w:cs="Arial"/>
                <w:szCs w:val="20"/>
              </w:rPr>
              <w:t>user</w:t>
            </w:r>
            <w:r w:rsidRPr="18F335A7">
              <w:rPr>
                <w:rFonts w:ascii="Arial" w:hAnsi="Arial" w:eastAsia="Arial" w:cs="Arial"/>
                <w:szCs w:val="20"/>
              </w:rPr>
              <w:t>.</w:t>
            </w:r>
          </w:p>
          <w:p w:rsidR="21810B8C" w:rsidP="18F335A7" w:rsidRDefault="21810B8C" w14:paraId="36932A2B" w14:textId="0A753B3C">
            <w:pPr>
              <w:pStyle w:val="ListParagraph"/>
              <w:numPr>
                <w:ilvl w:val="0"/>
                <w:numId w:val="54"/>
              </w:numPr>
              <w:rPr>
                <w:rFonts w:ascii="Arial" w:hAnsi="Arial" w:eastAsia="Arial" w:cs="Arial"/>
                <w:szCs w:val="20"/>
              </w:rPr>
            </w:pPr>
            <w:r w:rsidRPr="18F335A7">
              <w:rPr>
                <w:rFonts w:ascii="Arial" w:hAnsi="Arial" w:eastAsia="Arial" w:cs="Arial"/>
                <w:szCs w:val="20"/>
              </w:rPr>
              <w:t>The system shall prevent the creation of duplicate user records during synchronization.</w:t>
            </w:r>
          </w:p>
          <w:p w:rsidR="21810B8C" w:rsidP="18F335A7" w:rsidRDefault="21810B8C" w14:paraId="623B7DEE" w14:textId="00931D74">
            <w:pPr>
              <w:pStyle w:val="ListParagraph"/>
              <w:numPr>
                <w:ilvl w:val="0"/>
                <w:numId w:val="54"/>
              </w:numPr>
              <w:rPr>
                <w:rFonts w:ascii="Arial" w:hAnsi="Arial" w:eastAsia="Arial" w:cs="Arial"/>
                <w:szCs w:val="20"/>
              </w:rPr>
            </w:pPr>
            <w:r w:rsidRPr="18F335A7">
              <w:rPr>
                <w:rFonts w:ascii="Arial" w:hAnsi="Arial" w:eastAsia="Arial" w:cs="Arial"/>
                <w:szCs w:val="20"/>
              </w:rPr>
              <w:t xml:space="preserve">The system shall record </w:t>
            </w:r>
            <w:r w:rsidRPr="18F335A7" w:rsidR="103F7D30">
              <w:rPr>
                <w:rFonts w:ascii="Arial" w:hAnsi="Arial" w:eastAsia="Arial" w:cs="Arial"/>
                <w:szCs w:val="20"/>
              </w:rPr>
              <w:t xml:space="preserve">user </w:t>
            </w:r>
            <w:r w:rsidRPr="18F335A7">
              <w:rPr>
                <w:rFonts w:ascii="Arial" w:hAnsi="Arial" w:eastAsia="Arial" w:cs="Arial"/>
                <w:szCs w:val="20"/>
              </w:rPr>
              <w:t>detail update activities in the audit trail.</w:t>
            </w:r>
          </w:p>
          <w:p w:rsidR="21810B8C" w:rsidP="18F335A7" w:rsidRDefault="21810B8C" w14:paraId="03264A9B" w14:textId="294FC58D">
            <w:pPr>
              <w:pStyle w:val="ListParagraph"/>
              <w:numPr>
                <w:ilvl w:val="0"/>
                <w:numId w:val="54"/>
              </w:numPr>
              <w:rPr>
                <w:rFonts w:ascii="Arial" w:hAnsi="Arial" w:eastAsia="Arial" w:cs="Arial"/>
                <w:szCs w:val="20"/>
              </w:rPr>
            </w:pPr>
            <w:r w:rsidRPr="18F335A7">
              <w:rPr>
                <w:rFonts w:ascii="Arial" w:hAnsi="Arial" w:eastAsia="Arial" w:cs="Arial"/>
                <w:szCs w:val="20"/>
              </w:rPr>
              <w:t>The system shall identify and log synchronization failures for administrative review.</w:t>
            </w:r>
          </w:p>
          <w:p w:rsidR="21810B8C" w:rsidP="18F335A7" w:rsidRDefault="21810B8C" w14:paraId="09256CA3" w14:textId="7E1F53AD">
            <w:pPr>
              <w:pStyle w:val="ListParagraph"/>
              <w:numPr>
                <w:ilvl w:val="0"/>
                <w:numId w:val="54"/>
              </w:numPr>
              <w:rPr>
                <w:rFonts w:ascii="Arial" w:hAnsi="Arial" w:eastAsia="Arial" w:cs="Arial"/>
                <w:szCs w:val="20"/>
              </w:rPr>
            </w:pPr>
            <w:r w:rsidRPr="18F335A7">
              <w:rPr>
                <w:rFonts w:ascii="Arial" w:hAnsi="Arial" w:eastAsia="Arial" w:cs="Arial"/>
                <w:szCs w:val="20"/>
              </w:rPr>
              <w:t>The system shall display the latest synchronized</w:t>
            </w:r>
            <w:r w:rsidRPr="18F335A7" w:rsidR="264EC84F">
              <w:rPr>
                <w:rFonts w:ascii="Arial" w:hAnsi="Arial" w:eastAsia="Arial" w:cs="Arial"/>
                <w:szCs w:val="20"/>
              </w:rPr>
              <w:t xml:space="preserve"> user details</w:t>
            </w:r>
            <w:r w:rsidRPr="18F335A7">
              <w:rPr>
                <w:rFonts w:ascii="Arial" w:hAnsi="Arial" w:eastAsia="Arial" w:cs="Arial"/>
                <w:szCs w:val="20"/>
              </w:rPr>
              <w:t xml:space="preserve"> within the BDOI-BROKERSYS application.</w:t>
            </w:r>
          </w:p>
          <w:p w:rsidR="21810B8C" w:rsidP="18F335A7" w:rsidRDefault="21810B8C" w14:paraId="1F6650A1" w14:textId="4E3C210A">
            <w:pPr>
              <w:pStyle w:val="ListParagraph"/>
              <w:numPr>
                <w:ilvl w:val="0"/>
                <w:numId w:val="54"/>
              </w:numPr>
              <w:rPr>
                <w:rFonts w:ascii="Arial" w:hAnsi="Arial" w:eastAsia="Arial" w:cs="Arial"/>
                <w:szCs w:val="20"/>
              </w:rPr>
            </w:pPr>
            <w:r w:rsidRPr="18F335A7">
              <w:rPr>
                <w:rFonts w:ascii="Arial" w:hAnsi="Arial" w:eastAsia="Arial" w:cs="Arial"/>
                <w:szCs w:val="20"/>
              </w:rPr>
              <w:t xml:space="preserve">The system shall update </w:t>
            </w:r>
            <w:r w:rsidRPr="18F335A7" w:rsidR="0A072CD0">
              <w:rPr>
                <w:rFonts w:ascii="Arial" w:hAnsi="Arial" w:eastAsia="Arial" w:cs="Arial"/>
                <w:szCs w:val="20"/>
              </w:rPr>
              <w:t>user details</w:t>
            </w:r>
            <w:r w:rsidRPr="18F335A7">
              <w:rPr>
                <w:rFonts w:ascii="Arial" w:hAnsi="Arial" w:eastAsia="Arial" w:cs="Arial"/>
                <w:szCs w:val="20"/>
              </w:rPr>
              <w:t xml:space="preserve"> without requiring recreation of the user.</w:t>
            </w:r>
          </w:p>
          <w:p>
            <w:pPr>
              <w:pStyle w:val="ListParagraph"/>
              <w:numPr>
                <w:ilvl w:val="0"/>
                <w:numId w:val="54"/>
              </w:numPr>
              <w:rPr>
                <w:rFonts w:ascii="Arial" w:hAnsi="Arial" w:cs="Arial"/>
              </w:rPr>
            </w:pPr>
            <w:r>
              <w:rPr>
                <w:rFonts w:ascii="Arial" w:hAnsi="Arial" w:cs="Arial"/>
                <w:shd w:val="clear" w:color="auto" w:fill="FFF59D"/>
              </w:rPr>
              <w:t xml:space="preserve">Where the change is requested in the system (FRUM.009.03), the system shall apply the changed data and group profiles of an approved Modify user request and record each changed attribute with its from and to values and the request number.</w:t>
            </w:r>
          </w:p>
          <w:p>
            <w:pPr>
              <w:pStyle w:val="ListParagraph"/>
              <w:numPr>
                <w:ilvl w:val="0"/>
                <w:numId w:val="54"/>
              </w:numPr>
              <w:rPr>
                <w:rFonts w:ascii="Arial" w:hAnsi="Arial" w:cs="Arial"/>
              </w:rPr>
            </w:pPr>
            <w:r>
              <w:rPr>
                <w:rFonts w:ascii="Arial" w:hAnsi="Arial" w:cs="Arial"/>
                <w:shd w:val="clear" w:color="auto" w:fill="FFF59D"/>
              </w:rPr>
              <w:t xml:space="preserve">Where UIDM-ISC provisioning is used, the system shall apply the mover events of UIDM-ISC to the user details and keep the group profiles unchanged.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28"/>
              </w:numPr>
              <w:rPr>
                <w:rFonts w:ascii="Arial" w:hAnsi="Arial" w:cs="Arial"/>
              </w:rPr>
            </w:pPr>
            <w:r>
              <w:rPr>
                <w:rFonts w:ascii="Arial" w:hAnsi="Arial" w:cs="Arial"/>
                <w:shd w:val="clear" w:color="auto" w:fill="FFF59D"/>
              </w:rPr>
              <w:t xml:space="preserve">An approved request moving a user from Marketing Team Lead to Processing Team Lead is applied, and the User Access Audit Log shows "Marketing Team Lead" to "Processing Team Lead".</w:t>
            </w:r>
          </w:p>
          <w:p>
            <w:pPr>
              <w:pStyle w:val="ListParagraph"/>
              <w:numPr>
                <w:ilvl w:val="0"/>
                <w:numId w:val="128"/>
              </w:numPr>
              <w:rPr>
                <w:rFonts w:ascii="Arial" w:hAnsi="Arial" w:cs="Arial"/>
              </w:rPr>
            </w:pPr>
            <w:r>
              <w:rPr>
                <w:rFonts w:ascii="Arial" w:hAnsi="Arial" w:cs="Arial"/>
                <w:shd w:val="clear" w:color="auto" w:fill="FFF59D"/>
              </w:rPr>
              <w:t xml:space="preserve">A change of the e-mail only leaves the group profiles unchanged.</w:t>
            </w:r>
          </w:p>
          <w:p w:rsidR="18F335A7" w:rsidP="18F335A7" w:rsidRDefault="18F335A7" w14:paraId="1BF7A20A" w14:textId="147FAA7E">
            <w:pPr>
              <w:ind w:left="720"/>
              <w:rPr>
                <w:rFonts w:ascii="Arial" w:hAnsi="Arial" w:eastAsia="Arial" w:cs="Arial"/>
                <w:b/>
                <w:bCs/>
                <w:color w:val="000000" w:themeColor="text1"/>
                <w:szCs w:val="20"/>
              </w:rPr>
            </w:pPr>
          </w:p>
          <w:p w:rsidR="0DD04A6A" w:rsidP="18F335A7" w:rsidRDefault="0DD04A6A" w14:paraId="2CDCE68C" w14:textId="6C3A5634">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w:t>
            </w:r>
            <w:r w:rsidRPr="18F335A7" w:rsidR="5B2AC5B6">
              <w:rPr>
                <w:rFonts w:ascii="Arial" w:hAnsi="Arial" w:eastAsia="Arial" w:cs="Arial"/>
                <w:b/>
                <w:bCs/>
                <w:color w:val="000000" w:themeColor="text1"/>
                <w:szCs w:val="20"/>
              </w:rPr>
              <w:t>3</w:t>
            </w:r>
            <w:r w:rsidRPr="18F335A7">
              <w:rPr>
                <w:rFonts w:ascii="Arial" w:hAnsi="Arial" w:eastAsia="Arial" w:cs="Arial"/>
                <w:b/>
                <w:bCs/>
                <w:color w:val="000000" w:themeColor="text1"/>
                <w:szCs w:val="20"/>
              </w:rPr>
              <w:t xml:space="preserve">.02 </w:t>
            </w:r>
            <w:r w:rsidRPr="18F335A7" w:rsidR="75444F97">
              <w:rPr>
                <w:rFonts w:ascii="Arial" w:hAnsi="Arial" w:eastAsia="Arial" w:cs="Arial"/>
                <w:b/>
                <w:bCs/>
                <w:color w:val="000000" w:themeColor="text1"/>
                <w:szCs w:val="20"/>
              </w:rPr>
              <w:t xml:space="preserve">User </w:t>
            </w:r>
            <w:r w:rsidRPr="18F335A7" w:rsidR="58A2C590">
              <w:rPr>
                <w:rFonts w:ascii="Arial" w:hAnsi="Arial" w:eastAsia="Arial" w:cs="Arial"/>
                <w:b/>
                <w:bCs/>
                <w:color w:val="000000" w:themeColor="text1"/>
                <w:szCs w:val="20"/>
              </w:rPr>
              <w:t xml:space="preserve">Status </w:t>
            </w:r>
            <w:r w:rsidRPr="18F335A7">
              <w:rPr>
                <w:rFonts w:ascii="Arial" w:hAnsi="Arial" w:eastAsia="Arial" w:cs="Arial"/>
                <w:b/>
                <w:bCs/>
                <w:color w:val="000000" w:themeColor="text1"/>
                <w:szCs w:val="20"/>
              </w:rPr>
              <w:t>Updat</w:t>
            </w:r>
            <w:r w:rsidRPr="18F335A7" w:rsidR="6595E2D2">
              <w:rPr>
                <w:rFonts w:ascii="Arial" w:hAnsi="Arial" w:eastAsia="Arial" w:cs="Arial"/>
                <w:b/>
                <w:bCs/>
                <w:color w:val="000000" w:themeColor="text1"/>
                <w:szCs w:val="20"/>
              </w:rPr>
              <w:t>e</w:t>
            </w:r>
          </w:p>
          <w:p w:rsidR="65555587" w:rsidP="18F335A7" w:rsidRDefault="65555587" w14:paraId="7AD91D66" w14:textId="7271989F">
            <w:r w:rsidRPr="18F335A7">
              <w:rPr>
                <w:rFonts w:ascii="Arial" w:hAnsi="Arial" w:eastAsia="Arial" w:cs="Arial"/>
                <w:b/>
                <w:bCs/>
                <w:color w:val="000000" w:themeColor="text1"/>
                <w:szCs w:val="20"/>
              </w:rPr>
              <w:t xml:space="preserve">FRUM.003.02.01 </w:t>
            </w:r>
            <w:r w:rsidRPr="18F335A7">
              <w:rPr>
                <w:rFonts w:ascii="Arial" w:hAnsi="Arial" w:eastAsia="Arial" w:cs="Arial"/>
                <w:b/>
                <w:bCs/>
                <w:szCs w:val="20"/>
              </w:rPr>
              <w:t xml:space="preserve">Deactivate </w:t>
            </w:r>
            <w:r w:rsidRPr="18F335A7" w:rsidR="72A7D400">
              <w:rPr>
                <w:rFonts w:ascii="Arial" w:hAnsi="Arial" w:eastAsia="Arial" w:cs="Arial"/>
                <w:b/>
                <w:bCs/>
                <w:szCs w:val="20"/>
              </w:rPr>
              <w:t>User</w:t>
            </w:r>
          </w:p>
          <w:p w:rsidR="65555587" w:rsidP="18F335A7" w:rsidRDefault="65555587" w14:paraId="68CA882E" w14:textId="16838492">
            <w:pPr>
              <w:pStyle w:val="ListParagraph"/>
              <w:numPr>
                <w:ilvl w:val="0"/>
                <w:numId w:val="36"/>
              </w:numPr>
              <w:rPr>
                <w:rFonts w:ascii="Arial" w:hAnsi="Arial" w:eastAsia="Arial" w:cs="Arial"/>
                <w:szCs w:val="20"/>
              </w:rPr>
            </w:pPr>
            <w:r w:rsidRPr="18F335A7">
              <w:rPr>
                <w:rFonts w:ascii="Arial" w:hAnsi="Arial" w:eastAsia="Arial" w:cs="Arial"/>
                <w:szCs w:val="20"/>
              </w:rPr>
              <w:t xml:space="preserve">The system shall retrieve </w:t>
            </w:r>
            <w:r w:rsidRPr="18F335A7" w:rsidR="477707A2">
              <w:rPr>
                <w:rFonts w:ascii="Arial" w:hAnsi="Arial" w:eastAsia="Arial" w:cs="Arial"/>
                <w:szCs w:val="20"/>
              </w:rPr>
              <w:t xml:space="preserve">user </w:t>
            </w:r>
            <w:r w:rsidRPr="18F335A7">
              <w:rPr>
                <w:rFonts w:ascii="Arial" w:hAnsi="Arial" w:eastAsia="Arial" w:cs="Arial"/>
                <w:szCs w:val="20"/>
              </w:rPr>
              <w:t>status changes from the Enterprise SSO platform.</w:t>
            </w:r>
          </w:p>
          <w:p w:rsidR="65555587" w:rsidP="18F335A7" w:rsidRDefault="65555587" w14:paraId="51D396F9" w14:textId="1825E351">
            <w:pPr>
              <w:pStyle w:val="ListParagraph"/>
              <w:numPr>
                <w:ilvl w:val="0"/>
                <w:numId w:val="36"/>
              </w:numPr>
              <w:rPr>
                <w:rFonts w:ascii="Arial" w:hAnsi="Arial" w:eastAsia="Arial" w:cs="Arial"/>
                <w:szCs w:val="20"/>
              </w:rPr>
            </w:pPr>
            <w:r w:rsidRPr="18F335A7">
              <w:rPr>
                <w:rFonts w:ascii="Arial" w:hAnsi="Arial" w:eastAsia="Arial" w:cs="Arial"/>
                <w:szCs w:val="20"/>
              </w:rPr>
              <w:t>The system shall synchronize user deactivation status to BDOI-BROKERSYS.</w:t>
            </w:r>
          </w:p>
          <w:p w:rsidR="65555587" w:rsidP="18F335A7" w:rsidRDefault="65555587" w14:paraId="66015313" w14:textId="38259C0C">
            <w:pPr>
              <w:pStyle w:val="ListParagraph"/>
              <w:numPr>
                <w:ilvl w:val="0"/>
                <w:numId w:val="36"/>
              </w:numPr>
              <w:rPr>
                <w:rFonts w:ascii="Arial" w:hAnsi="Arial" w:eastAsia="Arial" w:cs="Arial"/>
                <w:szCs w:val="20"/>
              </w:rPr>
            </w:pPr>
            <w:r w:rsidRPr="18F335A7">
              <w:rPr>
                <w:rFonts w:ascii="Arial" w:hAnsi="Arial" w:eastAsia="Arial" w:cs="Arial"/>
                <w:szCs w:val="20"/>
              </w:rPr>
              <w:t xml:space="preserve">The system shall automatically revoke access to BDOI-BROKERSYS when the synchronized </w:t>
            </w:r>
            <w:r w:rsidRPr="18F335A7" w:rsidR="603A8395">
              <w:rPr>
                <w:rFonts w:ascii="Arial" w:hAnsi="Arial" w:eastAsia="Arial" w:cs="Arial"/>
                <w:szCs w:val="20"/>
              </w:rPr>
              <w:t xml:space="preserve">user </w:t>
            </w:r>
            <w:r w:rsidRPr="18F335A7">
              <w:rPr>
                <w:rFonts w:ascii="Arial" w:hAnsi="Arial" w:eastAsia="Arial" w:cs="Arial"/>
                <w:szCs w:val="20"/>
              </w:rPr>
              <w:t>status is marked as Inactive, Disabled, Locked, or Deactivated.</w:t>
            </w:r>
          </w:p>
          <w:p w:rsidR="65555587" w:rsidP="18F335A7" w:rsidRDefault="65555587" w14:paraId="0DC05968" w14:textId="50187462">
            <w:pPr>
              <w:pStyle w:val="ListParagraph"/>
              <w:numPr>
                <w:ilvl w:val="0"/>
                <w:numId w:val="36"/>
              </w:numPr>
              <w:rPr>
                <w:rFonts w:ascii="Arial" w:hAnsi="Arial" w:eastAsia="Arial" w:cs="Arial"/>
                <w:szCs w:val="20"/>
              </w:rPr>
            </w:pPr>
            <w:r w:rsidRPr="18F335A7">
              <w:rPr>
                <w:rFonts w:ascii="Arial" w:hAnsi="Arial" w:eastAsia="Arial" w:cs="Arial"/>
                <w:szCs w:val="20"/>
              </w:rPr>
              <w:t>The system shall prevent deactivated users from logging in to the application.</w:t>
            </w:r>
          </w:p>
          <w:p w:rsidR="65555587" w:rsidP="18F335A7" w:rsidRDefault="65555587" w14:paraId="68750AE0" w14:textId="04CA4F22">
            <w:pPr>
              <w:pStyle w:val="ListParagraph"/>
              <w:numPr>
                <w:ilvl w:val="0"/>
                <w:numId w:val="36"/>
              </w:numPr>
              <w:rPr>
                <w:rFonts w:ascii="Arial" w:hAnsi="Arial" w:eastAsia="Arial" w:cs="Arial"/>
                <w:szCs w:val="20"/>
              </w:rPr>
            </w:pPr>
            <w:r w:rsidRPr="28E9851D" w:rsidR="65555587">
              <w:rPr>
                <w:rFonts w:ascii="Arial" w:hAnsi="Arial" w:eastAsia="Arial" w:cs="Arial"/>
              </w:rPr>
              <w:t xml:space="preserve">The system shall terminate </w:t>
            </w:r>
            <w:r w:rsidRPr="28E9851D" w:rsidR="6FE364C7">
              <w:rPr>
                <w:rFonts w:ascii="Arial" w:hAnsi="Arial" w:eastAsia="Arial" w:cs="Arial"/>
              </w:rPr>
              <w:t>active sessions</w:t>
            </w:r>
            <w:r w:rsidRPr="28E9851D" w:rsidR="65555587">
              <w:rPr>
                <w:rFonts w:ascii="Arial" w:hAnsi="Arial" w:eastAsia="Arial" w:cs="Arial"/>
              </w:rPr>
              <w:t xml:space="preserve"> upon detection of </w:t>
            </w:r>
            <w:r w:rsidRPr="28E9851D" w:rsidR="7B27966A">
              <w:rPr>
                <w:rFonts w:ascii="Arial" w:hAnsi="Arial" w:eastAsia="Arial" w:cs="Arial"/>
              </w:rPr>
              <w:t xml:space="preserve">user </w:t>
            </w:r>
            <w:r w:rsidRPr="28E9851D" w:rsidR="65555587">
              <w:rPr>
                <w:rFonts w:ascii="Arial" w:hAnsi="Arial" w:eastAsia="Arial" w:cs="Arial"/>
              </w:rPr>
              <w:t>deactivation.</w:t>
            </w:r>
          </w:p>
          <w:p w:rsidR="65555587" w:rsidP="18F335A7" w:rsidRDefault="65555587" w14:paraId="2E609FA2" w14:textId="0A61D257">
            <w:pPr>
              <w:pStyle w:val="ListParagraph"/>
              <w:numPr>
                <w:ilvl w:val="0"/>
                <w:numId w:val="36"/>
              </w:numPr>
              <w:rPr>
                <w:rFonts w:ascii="Arial" w:hAnsi="Arial" w:eastAsia="Arial" w:cs="Arial"/>
                <w:szCs w:val="20"/>
              </w:rPr>
            </w:pPr>
            <w:r w:rsidRPr="18F335A7">
              <w:rPr>
                <w:rFonts w:ascii="Arial" w:hAnsi="Arial" w:eastAsia="Arial" w:cs="Arial"/>
                <w:szCs w:val="20"/>
              </w:rPr>
              <w:t xml:space="preserve">The system shall record </w:t>
            </w:r>
            <w:r w:rsidRPr="18F335A7" w:rsidR="5A57B64C">
              <w:rPr>
                <w:rFonts w:ascii="Arial" w:hAnsi="Arial" w:eastAsia="Arial" w:cs="Arial"/>
                <w:szCs w:val="20"/>
              </w:rPr>
              <w:t xml:space="preserve">user </w:t>
            </w:r>
            <w:r w:rsidRPr="18F335A7">
              <w:rPr>
                <w:rFonts w:ascii="Arial" w:hAnsi="Arial" w:eastAsia="Arial" w:cs="Arial"/>
                <w:szCs w:val="20"/>
              </w:rPr>
              <w:t>deactivation activities in the audit trail.</w:t>
            </w:r>
          </w:p>
          <w:p>
            <w:pPr>
              <w:pStyle w:val="ListParagraph"/>
              <w:numPr>
                <w:ilvl w:val="0"/>
                <w:numId w:val="36"/>
              </w:numPr>
              <w:rPr>
                <w:rFonts w:ascii="Arial" w:hAnsi="Arial" w:cs="Arial"/>
              </w:rPr>
            </w:pPr>
            <w:r>
              <w:rPr>
                <w:rFonts w:ascii="Arial" w:hAnsi="Arial" w:cs="Arial"/>
                <w:shd w:val="clear" w:color="auto" w:fill="FFF59D"/>
              </w:rPr>
              <w:t xml:space="preserve">Where the deactivation is requested in the system (FRUM.009.04), the system shall deactivate the user when the request is approved, or on its effective date, with its reason (Resigned, Transferred to another unit, Long leave, Security, Others).</w:t>
            </w:r>
          </w:p>
          <w:p>
            <w:pPr>
              <w:pStyle w:val="ListParagraph"/>
              <w:numPr>
                <w:ilvl w:val="0"/>
                <w:numId w:val="36"/>
              </w:numPr>
              <w:rPr>
                <w:rFonts w:ascii="Arial" w:hAnsi="Arial" w:cs="Arial"/>
              </w:rPr>
            </w:pPr>
            <w:r>
              <w:rPr>
                <w:rFonts w:ascii="Arial" w:hAnsi="Arial" w:cs="Arial"/>
                <w:shd w:val="clear" w:color="auto" w:fill="FFF59D"/>
              </w:rPr>
              <w:t xml:space="preserve">The system shall keep the group profiles of a deactivated user so that a reactivation restores them.</w:t>
            </w:r>
          </w:p>
          <w:p>
            <w:pPr>
              <w:pStyle w:val="ListParagraph"/>
              <w:numPr>
                <w:ilvl w:val="0"/>
                <w:numId w:val="36"/>
              </w:numPr>
              <w:rPr>
                <w:rFonts w:ascii="Arial" w:hAnsi="Arial" w:cs="Arial"/>
              </w:rPr>
            </w:pPr>
            <w:r>
              <w:rPr>
                <w:rFonts w:ascii="Arial" w:hAnsi="Arial" w:cs="Arial"/>
                <w:shd w:val="clear" w:color="auto" w:fill="FFF59D"/>
              </w:rPr>
              <w:t xml:space="preserve">The system shall refuse the sign-in of a deactivated user with the same message as a wrong password.</w:t>
            </w:r>
          </w:p>
          <w:p>
            <w:pPr>
              <w:pStyle w:val="ListParagraph"/>
              <w:numPr>
                <w:ilvl w:val="0"/>
                <w:numId w:val="36"/>
              </w:numPr>
              <w:rPr>
                <w:rFonts w:ascii="Arial" w:hAnsi="Arial" w:cs="Arial"/>
              </w:rPr>
            </w:pPr>
            <w:r>
              <w:rPr>
                <w:rFonts w:ascii="Arial" w:hAnsi="Arial" w:cs="Arial"/>
                <w:shd w:val="clear" w:color="auto" w:fill="FFF59D"/>
              </w:rPr>
              <w:t xml:space="preserve">The system shall end the open sessions of the user when a deactivation is applied, from a request, from UIDM-ISC or from the dormant-user run (Annex Q).</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29"/>
              </w:numPr>
              <w:rPr>
                <w:rFonts w:ascii="Arial" w:hAnsi="Arial" w:cs="Arial"/>
              </w:rPr>
            </w:pPr>
            <w:r>
              <w:rPr>
                <w:rFonts w:ascii="Arial" w:hAnsi="Arial" w:cs="Arial"/>
                <w:shd w:val="clear" w:color="auto" w:fill="FFF59D"/>
              </w:rPr>
              <w:t xml:space="preserve">After the approved deactivation the user cannot sign in, and the User Access Report shows the deactivation with the approver.</w:t>
            </w:r>
          </w:p>
          <w:p>
            <w:pPr>
              <w:pStyle w:val="ListParagraph"/>
              <w:numPr>
                <w:ilvl w:val="0"/>
                <w:numId w:val="129"/>
              </w:numPr>
              <w:rPr>
                <w:rFonts w:ascii="Arial" w:hAnsi="Arial" w:cs="Arial"/>
              </w:rPr>
            </w:pPr>
            <w:r>
              <w:rPr>
                <w:rFonts w:ascii="Arial" w:hAnsi="Arial" w:cs="Arial"/>
                <w:shd w:val="clear" w:color="auto" w:fill="FFF59D"/>
              </w:rPr>
              <w:t xml:space="preserve">A deactivation with the effective date 30th is applied on the 30th.</w:t>
            </w:r>
          </w:p>
          <w:p>
            <w:pPr>
              <w:pStyle w:val="ListParagraph"/>
              <w:numPr>
                <w:ilvl w:val="0"/>
                <w:numId w:val="129"/>
              </w:numPr>
              <w:rPr>
                <w:rFonts w:ascii="Arial" w:hAnsi="Arial" w:cs="Arial"/>
              </w:rPr>
            </w:pPr>
            <w:r>
              <w:rPr>
                <w:rFonts w:ascii="Arial" w:hAnsi="Arial" w:cs="Arial"/>
                <w:shd w:val="clear" w:color="auto" w:fill="FFF59D"/>
              </w:rPr>
              <w:t xml:space="preserve">The open session of a deactivated user ends at the user's next action.</w:t>
            </w:r>
          </w:p>
          <w:p w:rsidR="18F335A7" w:rsidP="18F335A7" w:rsidRDefault="18F335A7" w14:paraId="61AA0F4C" w14:textId="3F93333E">
            <w:pPr>
              <w:rPr>
                <w:rFonts w:ascii="Arial" w:hAnsi="Arial" w:eastAsia="Arial" w:cs="Arial"/>
                <w:szCs w:val="20"/>
              </w:rPr>
            </w:pPr>
          </w:p>
          <w:p w:rsidR="65555587" w:rsidP="18F335A7" w:rsidRDefault="65555587" w14:paraId="0B9B1C05" w14:textId="492594F0">
            <w:pPr>
              <w:rPr>
                <w:rFonts w:ascii="Arial" w:hAnsi="Arial" w:eastAsia="Arial" w:cs="Arial"/>
                <w:b/>
                <w:bCs/>
                <w:szCs w:val="20"/>
              </w:rPr>
            </w:pPr>
            <w:r w:rsidRPr="18F335A7">
              <w:rPr>
                <w:rFonts w:ascii="Arial" w:hAnsi="Arial" w:eastAsia="Arial" w:cs="Arial"/>
                <w:b/>
                <w:bCs/>
                <w:color w:val="000000" w:themeColor="text1"/>
                <w:szCs w:val="20"/>
              </w:rPr>
              <w:t xml:space="preserve">FRUM.003.02.02 </w:t>
            </w:r>
            <w:r w:rsidRPr="18F335A7">
              <w:rPr>
                <w:rFonts w:ascii="Arial" w:hAnsi="Arial" w:eastAsia="Arial" w:cs="Arial"/>
                <w:b/>
                <w:bCs/>
                <w:szCs w:val="20"/>
              </w:rPr>
              <w:t xml:space="preserve">Reactivate </w:t>
            </w:r>
            <w:r w:rsidRPr="18F335A7" w:rsidR="5B65D564">
              <w:rPr>
                <w:rFonts w:ascii="Arial" w:hAnsi="Arial" w:eastAsia="Arial" w:cs="Arial"/>
                <w:b/>
                <w:bCs/>
                <w:szCs w:val="20"/>
              </w:rPr>
              <w:t>User</w:t>
            </w:r>
          </w:p>
          <w:p w:rsidR="65555587" w:rsidP="18F335A7" w:rsidRDefault="65555587" w14:paraId="4B611B9B" w14:textId="18DC721A">
            <w:pPr>
              <w:pStyle w:val="ListParagraph"/>
              <w:numPr>
                <w:ilvl w:val="0"/>
                <w:numId w:val="35"/>
              </w:numPr>
              <w:rPr>
                <w:rFonts w:ascii="Arial" w:hAnsi="Arial" w:eastAsia="Arial" w:cs="Arial"/>
                <w:szCs w:val="20"/>
              </w:rPr>
            </w:pPr>
            <w:r w:rsidRPr="18F335A7">
              <w:rPr>
                <w:rFonts w:ascii="Arial" w:hAnsi="Arial" w:eastAsia="Arial" w:cs="Arial"/>
                <w:szCs w:val="20"/>
              </w:rPr>
              <w:t xml:space="preserve">The system shall retrieve </w:t>
            </w:r>
            <w:r w:rsidRPr="18F335A7" w:rsidR="7E5C5C74">
              <w:rPr>
                <w:rFonts w:ascii="Arial" w:hAnsi="Arial" w:eastAsia="Arial" w:cs="Arial"/>
                <w:szCs w:val="20"/>
              </w:rPr>
              <w:t xml:space="preserve">user </w:t>
            </w:r>
            <w:r w:rsidRPr="18F335A7">
              <w:rPr>
                <w:rFonts w:ascii="Arial" w:hAnsi="Arial" w:eastAsia="Arial" w:cs="Arial"/>
                <w:szCs w:val="20"/>
              </w:rPr>
              <w:t>reactivation status changes from the Enterprise SSO platform.</w:t>
            </w:r>
          </w:p>
          <w:p w:rsidR="65555587" w:rsidP="18F335A7" w:rsidRDefault="65555587" w14:paraId="70121DC5" w14:textId="1138532B">
            <w:pPr>
              <w:pStyle w:val="ListParagraph"/>
              <w:numPr>
                <w:ilvl w:val="0"/>
                <w:numId w:val="35"/>
              </w:numPr>
              <w:rPr>
                <w:rFonts w:ascii="Arial" w:hAnsi="Arial" w:eastAsia="Arial" w:cs="Arial"/>
                <w:szCs w:val="20"/>
              </w:rPr>
            </w:pPr>
            <w:r w:rsidRPr="18F335A7">
              <w:rPr>
                <w:rFonts w:ascii="Arial" w:hAnsi="Arial" w:eastAsia="Arial" w:cs="Arial"/>
                <w:szCs w:val="20"/>
              </w:rPr>
              <w:t>The system shall synchronize user reactivation status to BDOI-BROKERSYS.</w:t>
            </w:r>
          </w:p>
          <w:p w:rsidR="65555587" w:rsidP="18F335A7" w:rsidRDefault="65555587" w14:paraId="3D30BEE5" w14:textId="115C89AD">
            <w:pPr>
              <w:pStyle w:val="ListParagraph"/>
              <w:numPr>
                <w:ilvl w:val="0"/>
                <w:numId w:val="35"/>
              </w:numPr>
              <w:rPr>
                <w:rFonts w:ascii="Arial" w:hAnsi="Arial" w:eastAsia="Arial" w:cs="Arial"/>
                <w:szCs w:val="20"/>
              </w:rPr>
            </w:pPr>
            <w:r w:rsidRPr="18F335A7">
              <w:rPr>
                <w:rFonts w:ascii="Arial" w:hAnsi="Arial" w:eastAsia="Arial" w:cs="Arial"/>
                <w:szCs w:val="20"/>
              </w:rPr>
              <w:t xml:space="preserve">The system shall restore application access for users whose </w:t>
            </w:r>
            <w:r w:rsidRPr="18F335A7" w:rsidR="62A80074">
              <w:rPr>
                <w:rFonts w:ascii="Arial" w:hAnsi="Arial" w:eastAsia="Arial" w:cs="Arial"/>
                <w:szCs w:val="20"/>
              </w:rPr>
              <w:t xml:space="preserve">user </w:t>
            </w:r>
            <w:r w:rsidRPr="18F335A7">
              <w:rPr>
                <w:rFonts w:ascii="Arial" w:hAnsi="Arial" w:eastAsia="Arial" w:cs="Arial"/>
                <w:szCs w:val="20"/>
              </w:rPr>
              <w:t>status is changed to Active</w:t>
            </w:r>
            <w:r w:rsidRPr="18F335A7" w:rsidR="1ACC262C">
              <w:rPr>
                <w:rFonts w:ascii="Arial" w:hAnsi="Arial" w:eastAsia="Arial" w:cs="Arial"/>
                <w:szCs w:val="20"/>
              </w:rPr>
              <w:t>.</w:t>
            </w:r>
          </w:p>
          <w:p w:rsidR="65555587" w:rsidP="18F335A7" w:rsidRDefault="65555587" w14:paraId="55506899" w14:textId="03D71373">
            <w:pPr>
              <w:pStyle w:val="ListParagraph"/>
              <w:numPr>
                <w:ilvl w:val="0"/>
                <w:numId w:val="35"/>
              </w:numPr>
              <w:rPr>
                <w:rFonts w:ascii="Arial" w:hAnsi="Arial" w:eastAsia="Arial" w:cs="Arial"/>
                <w:szCs w:val="20"/>
              </w:rPr>
            </w:pPr>
            <w:r w:rsidRPr="18F335A7">
              <w:rPr>
                <w:rFonts w:ascii="Arial" w:hAnsi="Arial" w:eastAsia="Arial" w:cs="Arial"/>
                <w:szCs w:val="20"/>
              </w:rPr>
              <w:t>The system shall maintain previously assigned application roles</w:t>
            </w:r>
            <w:r w:rsidRPr="18F335A7" w:rsidR="14DA65FA">
              <w:rPr>
                <w:rFonts w:ascii="Arial" w:hAnsi="Arial" w:eastAsia="Arial" w:cs="Arial"/>
                <w:szCs w:val="20"/>
              </w:rPr>
              <w:t xml:space="preserve"> and</w:t>
            </w:r>
            <w:r w:rsidRPr="18F335A7">
              <w:rPr>
                <w:rFonts w:ascii="Arial" w:hAnsi="Arial" w:eastAsia="Arial" w:cs="Arial"/>
                <w:szCs w:val="20"/>
              </w:rPr>
              <w:t xml:space="preserve"> permissions</w:t>
            </w:r>
            <w:r w:rsidRPr="18F335A7" w:rsidR="493EBC25">
              <w:rPr>
                <w:rFonts w:ascii="Arial" w:hAnsi="Arial" w:eastAsia="Arial" w:cs="Arial"/>
                <w:szCs w:val="20"/>
              </w:rPr>
              <w:t>.</w:t>
            </w:r>
          </w:p>
          <w:p w:rsidR="65555587" w:rsidP="18F335A7" w:rsidRDefault="65555587" w14:paraId="4E677E57" w14:textId="66BCCF5D">
            <w:pPr>
              <w:pStyle w:val="ListParagraph"/>
              <w:numPr>
                <w:ilvl w:val="0"/>
                <w:numId w:val="35"/>
              </w:numPr>
              <w:rPr>
                <w:rFonts w:ascii="Arial" w:hAnsi="Arial" w:eastAsia="Arial" w:cs="Arial"/>
                <w:szCs w:val="20"/>
              </w:rPr>
            </w:pPr>
            <w:r w:rsidRPr="18F335A7">
              <w:rPr>
                <w:rFonts w:ascii="Arial" w:hAnsi="Arial" w:eastAsia="Arial" w:cs="Arial"/>
                <w:szCs w:val="20"/>
              </w:rPr>
              <w:t>The system shall allow reactivated users to access the application through Enterprise SSO authentication.</w:t>
            </w:r>
          </w:p>
          <w:p w:rsidR="65555587" w:rsidP="18F335A7" w:rsidRDefault="65555587" w14:paraId="746EE6F3" w14:textId="3AC33EA8">
            <w:pPr>
              <w:pStyle w:val="ListParagraph"/>
              <w:numPr>
                <w:ilvl w:val="0"/>
                <w:numId w:val="35"/>
              </w:numPr>
              <w:rPr>
                <w:rFonts w:ascii="Arial" w:hAnsi="Arial" w:eastAsia="Arial" w:cs="Arial"/>
                <w:szCs w:val="20"/>
              </w:rPr>
            </w:pPr>
            <w:r w:rsidRPr="18F335A7">
              <w:rPr>
                <w:rFonts w:ascii="Arial" w:hAnsi="Arial" w:eastAsia="Arial" w:cs="Arial"/>
                <w:szCs w:val="20"/>
              </w:rPr>
              <w:t xml:space="preserve">The system shall record </w:t>
            </w:r>
            <w:r w:rsidRPr="18F335A7" w:rsidR="39ACC14A">
              <w:rPr>
                <w:rFonts w:ascii="Arial" w:hAnsi="Arial" w:eastAsia="Arial" w:cs="Arial"/>
                <w:szCs w:val="20"/>
              </w:rPr>
              <w:t xml:space="preserve">user </w:t>
            </w:r>
            <w:r w:rsidRPr="18F335A7">
              <w:rPr>
                <w:rFonts w:ascii="Arial" w:hAnsi="Arial" w:eastAsia="Arial" w:cs="Arial"/>
                <w:szCs w:val="20"/>
              </w:rPr>
              <w:t>reactivation activities in the audit trail.</w:t>
            </w:r>
          </w:p>
          <w:p>
            <w:pPr>
              <w:pStyle w:val="ListParagraph"/>
              <w:numPr>
                <w:ilvl w:val="0"/>
                <w:numId w:val="35"/>
              </w:numPr>
              <w:rPr>
                <w:rFonts w:ascii="Arial" w:hAnsi="Arial" w:cs="Arial"/>
              </w:rPr>
            </w:pPr>
            <w:r>
              <w:rPr>
                <w:rFonts w:ascii="Arial" w:hAnsi="Arial" w:cs="Arial"/>
                <w:shd w:val="clear" w:color="auto" w:fill="FFF59D"/>
              </w:rPr>
              <w:t xml:space="preserve">Where the reactivation is requested in the system (FRUM.009.05), the system shall reactivate the user when the request is approved, with the group profiles held before, and unlock the account when the request asks for it.</w:t>
            </w:r>
          </w:p>
          <w:p>
            <w:pPr>
              <w:pStyle w:val="ListParagraph"/>
              <w:numPr>
                <w:ilvl w:val="0"/>
                <w:numId w:val="35"/>
              </w:numPr>
              <w:rPr>
                <w:rFonts w:ascii="Arial" w:hAnsi="Arial" w:cs="Arial"/>
              </w:rPr>
            </w:pPr>
            <w:r>
              <w:rPr>
                <w:rFonts w:ascii="Arial" w:hAnsi="Arial" w:cs="Arial"/>
                <w:shd w:val="clear" w:color="auto" w:fill="FFF59D"/>
              </w:rPr>
              <w:t xml:space="preserve">The system shall refuse the reactivation of an active user ("User &lt;user&gt; is already active").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30"/>
              </w:numPr>
              <w:rPr>
                <w:rFonts w:ascii="Arial" w:hAnsi="Arial" w:cs="Arial"/>
              </w:rPr>
            </w:pPr>
            <w:r>
              <w:rPr>
                <w:rFonts w:ascii="Arial" w:hAnsi="Arial" w:cs="Arial"/>
                <w:shd w:val="clear" w:color="auto" w:fill="FFF59D"/>
              </w:rPr>
              <w:t xml:space="preserve">After the approved reactivation the user signs in with the group profiles held before the deactivation.</w:t>
            </w:r>
          </w:p>
          <w:p>
            <w:pPr>
              <w:pStyle w:val="ListParagraph"/>
              <w:numPr>
                <w:ilvl w:val="0"/>
                <w:numId w:val="130"/>
              </w:numPr>
              <w:rPr>
                <w:rFonts w:ascii="Arial" w:hAnsi="Arial" w:cs="Arial"/>
              </w:rPr>
            </w:pPr>
            <w:r>
              <w:rPr>
                <w:rFonts w:ascii="Arial" w:hAnsi="Arial" w:cs="Arial"/>
                <w:shd w:val="clear" w:color="auto" w:fill="FFF59D"/>
              </w:rPr>
              <w:t xml:space="preserve">A locked user reactivated with "Also unlock the account" can sign in again.</w:t>
            </w:r>
          </w:p>
          <w:p w:rsidR="18F335A7" w:rsidP="18F335A7" w:rsidRDefault="18F335A7" w14:paraId="7759CF80" w14:textId="5E93B6A5">
            <w:pPr>
              <w:rPr>
                <w:rFonts w:ascii="Arial" w:hAnsi="Arial" w:eastAsia="Arial" w:cs="Arial"/>
                <w:b/>
                <w:bCs/>
                <w:color w:val="000000" w:themeColor="text1"/>
                <w:szCs w:val="20"/>
              </w:rPr>
            </w:pPr>
          </w:p>
          <w:p w:rsidR="18F335A7" w:rsidP="18F335A7" w:rsidRDefault="18F335A7" w14:paraId="5C95F24E" w14:textId="00BB8AFE">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w:t>
            </w:r>
            <w:r w:rsidRPr="18F335A7" w:rsidR="46FD0E2C">
              <w:rPr>
                <w:rFonts w:ascii="Arial" w:hAnsi="Arial" w:eastAsia="Arial" w:cs="Arial"/>
                <w:b/>
                <w:bCs/>
                <w:color w:val="000000" w:themeColor="text1"/>
                <w:szCs w:val="20"/>
              </w:rPr>
              <w:t>3</w:t>
            </w:r>
            <w:r w:rsidRPr="18F335A7">
              <w:rPr>
                <w:rFonts w:ascii="Arial" w:hAnsi="Arial" w:eastAsia="Arial" w:cs="Arial"/>
                <w:b/>
                <w:bCs/>
                <w:color w:val="000000" w:themeColor="text1"/>
                <w:szCs w:val="20"/>
              </w:rPr>
              <w:t>.0</w:t>
            </w:r>
            <w:r w:rsidRPr="18F335A7" w:rsidR="578C6F5C">
              <w:rPr>
                <w:rFonts w:ascii="Arial" w:hAnsi="Arial" w:eastAsia="Arial" w:cs="Arial"/>
                <w:b/>
                <w:bCs/>
                <w:color w:val="000000" w:themeColor="text1"/>
                <w:szCs w:val="20"/>
              </w:rPr>
              <w:t>3</w:t>
            </w:r>
            <w:r w:rsidRPr="18F335A7">
              <w:rPr>
                <w:rFonts w:ascii="Arial" w:hAnsi="Arial" w:eastAsia="Arial" w:cs="Arial"/>
                <w:b/>
                <w:bCs/>
                <w:color w:val="000000" w:themeColor="text1"/>
                <w:szCs w:val="20"/>
              </w:rPr>
              <w:t xml:space="preserve"> </w:t>
            </w:r>
            <w:r w:rsidRPr="18F335A7" w:rsidR="48CFDDE2">
              <w:rPr>
                <w:rFonts w:ascii="Arial" w:hAnsi="Arial" w:eastAsia="Arial" w:cs="Arial"/>
                <w:b/>
                <w:bCs/>
                <w:color w:val="000000" w:themeColor="text1"/>
                <w:szCs w:val="20"/>
              </w:rPr>
              <w:t xml:space="preserve">User </w:t>
            </w:r>
            <w:r w:rsidRPr="18F335A7">
              <w:rPr>
                <w:rFonts w:ascii="Arial" w:hAnsi="Arial" w:eastAsia="Arial" w:cs="Arial"/>
                <w:b/>
                <w:bCs/>
                <w:color w:val="000000" w:themeColor="text1"/>
                <w:szCs w:val="20"/>
              </w:rPr>
              <w:t xml:space="preserve">details sync to </w:t>
            </w:r>
            <w:r w:rsidRPr="18F335A7">
              <w:rPr>
                <w:rFonts w:ascii="Arial" w:hAnsi="Arial" w:eastAsia="Arial" w:cs="Arial"/>
                <w:b/>
                <w:bCs/>
                <w:szCs w:val="20"/>
              </w:rPr>
              <w:t>BDOI</w:t>
            </w:r>
            <w:r w:rsidRPr="18F335A7">
              <w:rPr>
                <w:rFonts w:ascii="Arial" w:hAnsi="Arial" w:eastAsia="Arial" w:cs="Arial"/>
                <w:b/>
                <w:bCs/>
                <w:color w:val="000000" w:themeColor="text1"/>
                <w:szCs w:val="20"/>
              </w:rPr>
              <w:t>-BROKERSYS application</w:t>
            </w:r>
          </w:p>
          <w:p w:rsidR="3E2ACE1E" w:rsidP="18F335A7" w:rsidRDefault="3E2ACE1E" w14:paraId="1CD2564C" w14:textId="707952E8">
            <w:pPr>
              <w:pStyle w:val="ListParagraph"/>
              <w:numPr>
                <w:ilvl w:val="0"/>
                <w:numId w:val="34"/>
              </w:numPr>
              <w:rPr>
                <w:rFonts w:ascii="Arial" w:hAnsi="Arial" w:eastAsia="Arial" w:cs="Arial"/>
                <w:szCs w:val="20"/>
              </w:rPr>
            </w:pPr>
            <w:r w:rsidRPr="3BCA049D" w:rsidR="4E1F65D6">
              <w:rPr>
                <w:rFonts w:ascii="Arial" w:hAnsi="Arial" w:eastAsia="Arial" w:cs="Arial"/>
              </w:rPr>
              <w:t xml:space="preserve">The system shall integrate with the Enterprise SSO platform as the source of user </w:t>
            </w:r>
            <w:r w:rsidRPr="3BCA049D" w:rsidR="509CCD64">
              <w:rPr>
                <w:rFonts w:ascii="Arial" w:hAnsi="Arial" w:eastAsia="Arial" w:cs="Arial"/>
              </w:rPr>
              <w:t xml:space="preserve">details </w:t>
            </w:r>
          </w:p>
          <w:p w:rsidR="5BBB6DA7" w:rsidP="3BCA049D" w:rsidRDefault="5BBB6DA7" w14:paraId="6879CF06" w14:textId="16C28ABB">
            <w:pPr>
              <w:pStyle w:val="ListParagraph"/>
              <w:numPr>
                <w:ilvl w:val="0"/>
                <w:numId w:val="34"/>
              </w:numPr>
              <w:rPr>
                <w:rFonts w:ascii="Arial" w:hAnsi="Arial" w:eastAsia="Arial" w:cs="Arial"/>
                <w:b w:val="0"/>
                <w:bCs w:val="0"/>
                <w:i w:val="0"/>
                <w:iCs w:val="0"/>
                <w:noProof w:val="0"/>
                <w:lang w:val="en-CA"/>
              </w:rPr>
            </w:pPr>
            <w:r w:rsidRPr="3BCA049D" w:rsidR="5BBB6DA7">
              <w:rPr>
                <w:rFonts w:ascii="Arial" w:hAnsi="Arial" w:eastAsia="Arial" w:cs="Arial"/>
                <w:b w:val="0"/>
                <w:bCs w:val="0"/>
                <w:i w:val="0"/>
                <w:iCs w:val="0"/>
                <w:noProof w:val="0"/>
                <w:lang w:val="en-CA"/>
              </w:rPr>
              <w:t>The system shall retrieve and synchronize user details and status from the Enterprise SSO platform and update BDOI-BROKERSYS whenever changes are detected.</w:t>
            </w:r>
          </w:p>
          <w:p w:rsidR="5BBB6DA7" w:rsidP="3BCA049D" w:rsidRDefault="5BBB6DA7" w14:paraId="2B9145F9" w14:textId="6B230620">
            <w:pPr>
              <w:pStyle w:val="ListParagraph"/>
              <w:numPr>
                <w:ilvl w:val="0"/>
                <w:numId w:val="34"/>
              </w:numPr>
              <w:rPr>
                <w:rFonts w:ascii="Arial" w:hAnsi="Arial" w:eastAsia="Arial" w:cs="Arial"/>
              </w:rPr>
            </w:pPr>
            <w:r w:rsidRPr="3BCA049D" w:rsidR="5BBB6DA7">
              <w:rPr>
                <w:rFonts w:ascii="Arial" w:hAnsi="Arial" w:eastAsia="Arial" w:cs="Arial"/>
              </w:rPr>
              <w:t>The system shall maintain data consistency between the Enterprise SSO platform and BDOI-BROKERSYS based on configured synchronization rules.</w:t>
            </w:r>
          </w:p>
          <w:p w:rsidR="3E2ACE1E" w:rsidP="3BCA049D" w:rsidRDefault="3E2ACE1E" w14:paraId="0A00FC57" w14:textId="63CAD6A7">
            <w:pPr>
              <w:pStyle w:val="ListParagraph"/>
              <w:numPr>
                <w:ilvl w:val="0"/>
                <w:numId w:val="34"/>
              </w:numPr>
              <w:rPr>
                <w:rFonts w:ascii="Arial" w:hAnsi="Arial" w:eastAsia="Arial" w:cs="Arial"/>
              </w:rPr>
            </w:pPr>
            <w:r w:rsidRPr="3BCA049D" w:rsidR="4E1F65D6">
              <w:rPr>
                <w:rFonts w:ascii="Arial" w:hAnsi="Arial" w:eastAsia="Arial" w:cs="Arial"/>
              </w:rPr>
              <w:t xml:space="preserve">The system shall synchronize </w:t>
            </w:r>
            <w:r w:rsidRPr="3BCA049D" w:rsidR="1ED78D00">
              <w:rPr>
                <w:rFonts w:ascii="Arial" w:hAnsi="Arial" w:eastAsia="Arial" w:cs="Arial"/>
              </w:rPr>
              <w:t xml:space="preserve">user </w:t>
            </w:r>
            <w:r w:rsidRPr="3BCA049D" w:rsidR="4E1F65D6">
              <w:rPr>
                <w:rFonts w:ascii="Arial" w:hAnsi="Arial" w:eastAsia="Arial" w:cs="Arial"/>
              </w:rPr>
              <w:t>status including Active, Inactive, Locked, Disabled, Deactivated, and Reactivated statuses</w:t>
            </w:r>
            <w:r w:rsidRPr="3BCA049D" w:rsidR="56A10390">
              <w:rPr>
                <w:rFonts w:ascii="Arial" w:hAnsi="Arial" w:eastAsia="Arial" w:cs="Arial"/>
              </w:rPr>
              <w:t xml:space="preserve"> and reflect immediately to BIBS</w:t>
            </w:r>
            <w:r w:rsidRPr="3BCA049D" w:rsidR="4E1F65D6">
              <w:rPr>
                <w:rFonts w:ascii="Arial" w:hAnsi="Arial" w:eastAsia="Arial" w:cs="Arial"/>
              </w:rPr>
              <w:t>.</w:t>
            </w:r>
          </w:p>
          <w:p w:rsidR="3E2ACE1E" w:rsidP="3BCA049D" w:rsidRDefault="3E2ACE1E" w14:paraId="4A2AE7AD" w14:textId="47929FA2">
            <w:pPr>
              <w:pStyle w:val="ListParagraph"/>
              <w:numPr>
                <w:ilvl w:val="0"/>
                <w:numId w:val="34"/>
              </w:numPr>
              <w:rPr>
                <w:rFonts w:ascii="Arial" w:hAnsi="Arial" w:eastAsia="Arial" w:cs="Arial"/>
              </w:rPr>
            </w:pPr>
            <w:r w:rsidRPr="3BCA049D" w:rsidR="4E1F65D6">
              <w:rPr>
                <w:rFonts w:ascii="Arial" w:hAnsi="Arial" w:eastAsia="Arial" w:cs="Arial"/>
              </w:rPr>
              <w:t>The system shall preserve application-specific roles</w:t>
            </w:r>
            <w:r w:rsidRPr="3BCA049D" w:rsidR="0E7B29F9">
              <w:rPr>
                <w:rFonts w:ascii="Arial" w:hAnsi="Arial" w:eastAsia="Arial" w:cs="Arial"/>
              </w:rPr>
              <w:t xml:space="preserve"> and</w:t>
            </w:r>
            <w:r w:rsidRPr="3BCA049D" w:rsidR="4E1F65D6">
              <w:rPr>
                <w:rFonts w:ascii="Arial" w:hAnsi="Arial" w:eastAsia="Arial" w:cs="Arial"/>
              </w:rPr>
              <w:t xml:space="preserve"> permissions </w:t>
            </w:r>
            <w:r w:rsidRPr="3BCA049D" w:rsidR="4E1F65D6">
              <w:rPr>
                <w:rFonts w:ascii="Arial" w:hAnsi="Arial" w:eastAsia="Arial" w:cs="Arial"/>
              </w:rPr>
              <w:t>maintained</w:t>
            </w:r>
            <w:r w:rsidRPr="3BCA049D" w:rsidR="4E1F65D6">
              <w:rPr>
                <w:rFonts w:ascii="Arial" w:hAnsi="Arial" w:eastAsia="Arial" w:cs="Arial"/>
              </w:rPr>
              <w:t xml:space="preserve"> within BDOI-BROKERSYS unless explicitly configured</w:t>
            </w:r>
            <w:r w:rsidRPr="3BCA049D" w:rsidR="15543AB6">
              <w:rPr>
                <w:rFonts w:ascii="Arial" w:hAnsi="Arial" w:eastAsia="Arial" w:cs="Arial"/>
              </w:rPr>
              <w:t>.</w:t>
            </w:r>
          </w:p>
          <w:p w:rsidR="3E2ACE1E" w:rsidP="18F335A7" w:rsidRDefault="3E2ACE1E" w14:paraId="6876AF49" w14:textId="12C5B9F6">
            <w:pPr>
              <w:pStyle w:val="ListParagraph"/>
              <w:numPr>
                <w:ilvl w:val="0"/>
                <w:numId w:val="34"/>
              </w:numPr>
              <w:rPr>
                <w:rFonts w:ascii="Arial" w:hAnsi="Arial" w:eastAsia="Arial" w:cs="Arial"/>
                <w:szCs w:val="20"/>
              </w:rPr>
            </w:pPr>
            <w:r w:rsidRPr="18F335A7">
              <w:rPr>
                <w:rFonts w:ascii="Arial" w:hAnsi="Arial" w:eastAsia="Arial" w:cs="Arial"/>
                <w:szCs w:val="20"/>
              </w:rPr>
              <w:t>The system shall prevent duplicate user records from being created during synchronization.</w:t>
            </w:r>
          </w:p>
          <w:p w:rsidR="3E2ACE1E" w:rsidP="18F335A7" w:rsidRDefault="3E2ACE1E" w14:paraId="2E53ED0C" w14:textId="39256F9C">
            <w:pPr>
              <w:pStyle w:val="ListParagraph"/>
              <w:numPr>
                <w:ilvl w:val="0"/>
                <w:numId w:val="34"/>
              </w:numPr>
              <w:rPr>
                <w:rFonts w:ascii="Arial" w:hAnsi="Arial" w:eastAsia="Arial" w:cs="Arial"/>
                <w:szCs w:val="20"/>
              </w:rPr>
            </w:pPr>
            <w:r w:rsidRPr="18F335A7">
              <w:rPr>
                <w:rFonts w:ascii="Arial" w:hAnsi="Arial" w:eastAsia="Arial" w:cs="Arial"/>
                <w:szCs w:val="20"/>
              </w:rPr>
              <w:t xml:space="preserve">The system shall maintain the association between the Enterprise SSO account and the corresponding BDOI-BROKERSYS </w:t>
            </w:r>
            <w:r w:rsidRPr="18F335A7" w:rsidR="14D03C90">
              <w:rPr>
                <w:rFonts w:ascii="Arial" w:hAnsi="Arial" w:eastAsia="Arial" w:cs="Arial"/>
                <w:szCs w:val="20"/>
              </w:rPr>
              <w:t>user</w:t>
            </w:r>
            <w:r w:rsidRPr="18F335A7">
              <w:rPr>
                <w:rFonts w:ascii="Arial" w:hAnsi="Arial" w:eastAsia="Arial" w:cs="Arial"/>
                <w:szCs w:val="20"/>
              </w:rPr>
              <w:t>.</w:t>
            </w:r>
          </w:p>
          <w:p w:rsidR="3E2ACE1E" w:rsidP="18F335A7" w:rsidRDefault="3E2ACE1E" w14:paraId="5B3E160B" w14:textId="1BAEFD64">
            <w:pPr>
              <w:pStyle w:val="ListParagraph"/>
              <w:numPr>
                <w:ilvl w:val="0"/>
                <w:numId w:val="34"/>
              </w:numPr>
              <w:rPr>
                <w:rFonts w:ascii="Arial" w:hAnsi="Arial" w:eastAsia="Arial" w:cs="Arial"/>
                <w:szCs w:val="20"/>
              </w:rPr>
            </w:pPr>
            <w:r w:rsidRPr="3BCA049D" w:rsidR="4E1F65D6">
              <w:rPr>
                <w:rFonts w:ascii="Arial" w:hAnsi="Arial" w:eastAsia="Arial" w:cs="Arial"/>
              </w:rPr>
              <w:t xml:space="preserve">The system shall deny access to users whose synchronized </w:t>
            </w:r>
            <w:r w:rsidRPr="3BCA049D" w:rsidR="5BC5ED03">
              <w:rPr>
                <w:rFonts w:ascii="Arial" w:hAnsi="Arial" w:eastAsia="Arial" w:cs="Arial"/>
              </w:rPr>
              <w:t xml:space="preserve">user </w:t>
            </w:r>
            <w:r w:rsidRPr="3BCA049D" w:rsidR="4E1F65D6">
              <w:rPr>
                <w:rFonts w:ascii="Arial" w:hAnsi="Arial" w:eastAsia="Arial" w:cs="Arial"/>
              </w:rPr>
              <w:t>status indicates Inactive, Locked, Disabled, Deactivated, or Unauthorized status.</w:t>
            </w:r>
          </w:p>
          <w:p w:rsidR="3E2ACE1E" w:rsidP="18F335A7" w:rsidRDefault="3E2ACE1E" w14:paraId="37A5185F" w14:textId="2BA4AE5C">
            <w:pPr>
              <w:pStyle w:val="ListParagraph"/>
              <w:numPr>
                <w:ilvl w:val="0"/>
                <w:numId w:val="34"/>
              </w:numPr>
              <w:rPr>
                <w:rFonts w:ascii="Arial" w:hAnsi="Arial" w:eastAsia="Arial" w:cs="Arial"/>
                <w:szCs w:val="20"/>
              </w:rPr>
            </w:pPr>
            <w:r w:rsidRPr="18F335A7">
              <w:rPr>
                <w:rFonts w:ascii="Arial" w:hAnsi="Arial" w:eastAsia="Arial" w:cs="Arial"/>
                <w:szCs w:val="20"/>
              </w:rPr>
              <w:t>The system shall record all synchronization activities including successful and failed synchronization events in the audit trail.</w:t>
            </w:r>
          </w:p>
          <w:p w:rsidR="3E2ACE1E" w:rsidP="18F335A7" w:rsidRDefault="3E2ACE1E" w14:paraId="66C66E8B" w14:textId="29E3783D">
            <w:pPr>
              <w:pStyle w:val="ListParagraph"/>
              <w:numPr>
                <w:ilvl w:val="0"/>
                <w:numId w:val="34"/>
              </w:numPr>
              <w:rPr>
                <w:rFonts w:ascii="Arial" w:hAnsi="Arial" w:eastAsia="Arial" w:cs="Arial"/>
                <w:szCs w:val="20"/>
              </w:rPr>
            </w:pPr>
            <w:r w:rsidRPr="18F335A7">
              <w:rPr>
                <w:rFonts w:ascii="Arial" w:hAnsi="Arial" w:eastAsia="Arial" w:cs="Arial"/>
                <w:szCs w:val="20"/>
              </w:rPr>
              <w:t xml:space="preserve">The system shall identify, record, and notify authorized </w:t>
            </w:r>
            <w:r w:rsidRPr="18F335A7" w:rsidR="1AC95259">
              <w:rPr>
                <w:rFonts w:ascii="Arial" w:hAnsi="Arial" w:eastAsia="Arial" w:cs="Arial"/>
                <w:szCs w:val="20"/>
              </w:rPr>
              <w:t xml:space="preserve">users </w:t>
            </w:r>
            <w:r w:rsidRPr="18F335A7">
              <w:rPr>
                <w:rFonts w:ascii="Arial" w:hAnsi="Arial" w:eastAsia="Arial" w:cs="Arial"/>
                <w:szCs w:val="20"/>
              </w:rPr>
              <w:t>of synchronization failures.</w:t>
            </w:r>
          </w:p>
          <w:p w:rsidR="3E2ACE1E" w:rsidP="28E9851D" w:rsidRDefault="3E2ACE1E" w14:paraId="388308F9" w14:textId="530276B3">
            <w:pPr>
              <w:pStyle w:val="ListParagraph"/>
              <w:numPr>
                <w:ilvl w:val="0"/>
                <w:numId w:val="34"/>
              </w:numPr>
              <w:rPr>
                <w:rFonts w:ascii="Arial" w:hAnsi="Arial" w:eastAsia="Arial" w:cs="Arial"/>
              </w:rPr>
            </w:pPr>
            <w:r w:rsidRPr="3BCA049D" w:rsidR="4E1F65D6">
              <w:rPr>
                <w:rFonts w:ascii="Arial" w:hAnsi="Arial" w:eastAsia="Arial" w:cs="Arial"/>
              </w:rPr>
              <w:t>The system shall display the latest synchronization status and timestamp for each user.</w:t>
            </w:r>
          </w:p>
          <w:p>
            <w:pPr>
              <w:pStyle w:val="ListParagraph"/>
              <w:numPr>
                <w:ilvl w:val="0"/>
                <w:numId w:val="34"/>
              </w:numPr>
              <w:rPr>
                <w:rFonts w:ascii="Arial" w:hAnsi="Arial" w:cs="Arial"/>
              </w:rPr>
            </w:pPr>
            <w:r>
              <w:rPr>
                <w:rFonts w:ascii="Arial" w:hAnsi="Arial" w:cs="Arial"/>
                <w:shd w:val="clear" w:color="auto" w:fill="FFF59D"/>
              </w:rPr>
              <w:t xml:space="preserve">Where UIDM-ISC provisioning is used, the system shall apply its leaver and rehire events as the deactivation and the reactivation of the user (FRUM.003.02).</w:t>
            </w:r>
          </w:p>
          <w:p>
            <w:pPr>
              <w:pStyle w:val="ListParagraph"/>
              <w:numPr>
                <w:ilvl w:val="0"/>
                <w:numId w:val="34"/>
              </w:numPr>
              <w:rPr>
                <w:rFonts w:ascii="Arial" w:hAnsi="Arial" w:cs="Arial"/>
              </w:rPr>
            </w:pPr>
            <w:r>
              <w:rPr>
                <w:rFonts w:ascii="Arial" w:hAnsi="Arial" w:cs="Arial"/>
                <w:shd w:val="clear" w:color="auto" w:fill="FFF59D"/>
              </w:rPr>
              <w:t xml:space="preserve">A user whose EIAM account is disabled or locked shall not reach the system, because EIAM does not complete the sign-in.</w:t>
            </w:r>
          </w:p>
          <w:p>
            <w:pPr>
              <w:pStyle w:val="ListParagraph"/>
              <w:numPr>
                <w:ilvl w:val="0"/>
                <w:numId w:val="34"/>
              </w:numPr>
              <w:rPr>
                <w:rFonts w:ascii="Arial" w:hAnsi="Arial" w:cs="Arial"/>
              </w:rPr>
            </w:pPr>
            <w:r>
              <w:rPr>
                <w:rFonts w:ascii="Arial" w:hAnsi="Arial" w:cs="Arial"/>
                <w:shd w:val="clear" w:color="auto" w:fill="FFF59D"/>
              </w:rPr>
              <w:t xml:space="preserve">The system shall notify the System Administrators of every refused provisioning event (Annex L).</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31"/>
              </w:numPr>
              <w:rPr>
                <w:rFonts w:ascii="Arial" w:hAnsi="Arial" w:cs="Arial"/>
              </w:rPr>
            </w:pPr>
            <w:r>
              <w:rPr>
                <w:rFonts w:ascii="Arial" w:hAnsi="Arial" w:cs="Arial"/>
                <w:shd w:val="clear" w:color="auto" w:fill="FFF59D"/>
              </w:rPr>
              <w:t xml:space="preserve">A leaver event of UIDM-ISC deactivates the user, and the user's next action is refused.</w:t>
            </w:r>
          </w:p>
          <w:p>
            <w:pPr>
              <w:pStyle w:val="ListParagraph"/>
              <w:numPr>
                <w:ilvl w:val="0"/>
                <w:numId w:val="131"/>
              </w:numPr>
              <w:rPr>
                <w:rFonts w:ascii="Arial" w:hAnsi="Arial" w:cs="Arial"/>
              </w:rPr>
            </w:pPr>
            <w:r>
              <w:rPr>
                <w:rFonts w:ascii="Arial" w:hAnsi="Arial" w:cs="Arial"/>
                <w:shd w:val="clear" w:color="auto" w:fill="FFF59D"/>
              </w:rPr>
              <w:t xml:space="preserve">A disabled EIAM account cannot sign in to the system.</w:t>
            </w:r>
          </w:p>
          <w:p>
            <w:pPr>
              <w:rPr>
                <w:rFonts w:ascii="Arial" w:hAnsi="Arial" w:cs="Arial"/>
              </w:rPr>
            </w:pPr>
          </w:p>
          <w:p>
            <w:pPr>
              <w:keepNext/>
              <w:rPr>
                <w:rFonts w:ascii="Arial" w:hAnsi="Arial" w:cs="Arial"/>
              </w:rPr>
            </w:pPr>
            <w:r>
              <w:rPr>
                <w:rFonts w:ascii="Arial" w:hAnsi="Arial" w:cs="Arial"/>
                <w:b/>
                <w:bCs/>
                <w:shd w:val="clear" w:color="auto" w:fill="FFF59D"/>
              </w:rPr>
              <w:t xml:space="preserve">FRUM.003.04 Dormant Users</w:t>
            </w:r>
          </w:p>
          <w:p>
            <w:pPr>
              <w:pStyle w:val="ListParagraph"/>
              <w:numPr>
                <w:ilvl w:val="0"/>
                <w:numId w:val="151"/>
              </w:numPr>
              <w:rPr>
                <w:rFonts w:ascii="Arial" w:hAnsi="Arial" w:cs="Arial"/>
              </w:rPr>
            </w:pPr>
            <w:r>
              <w:rPr>
                <w:rFonts w:ascii="Arial" w:hAnsi="Arial" w:cs="Arial"/>
                <w:shd w:val="clear" w:color="auto" w:fill="FFF59D"/>
              </w:rPr>
              <w:t xml:space="preserve">Every night the system shall deactivate the users who have not signed in for the dormancy period (90 days as delivered), counted from the last sign-in, or from the creation or the last reactivation when later.</w:t>
            </w:r>
          </w:p>
          <w:p>
            <w:pPr>
              <w:pStyle w:val="ListParagraph"/>
              <w:numPr>
                <w:ilvl w:val="0"/>
                <w:numId w:val="151"/>
              </w:numPr>
              <w:rPr>
                <w:rFonts w:ascii="Arial" w:hAnsi="Arial" w:cs="Arial"/>
              </w:rPr>
            </w:pPr>
            <w:r>
              <w:rPr>
                <w:rFonts w:ascii="Arial" w:hAnsi="Arial" w:cs="Arial"/>
                <w:shd w:val="clear" w:color="auto" w:fill="FFF59D"/>
              </w:rPr>
              <w:t xml:space="preserve">The system shall tell the user, in the system and by e-mail, the notice period before the deactivation (7 days as delivered).</w:t>
            </w:r>
          </w:p>
          <w:p>
            <w:pPr>
              <w:pStyle w:val="ListParagraph"/>
              <w:numPr>
                <w:ilvl w:val="0"/>
                <w:numId w:val="151"/>
              </w:numPr>
              <w:rPr>
                <w:rFonts w:ascii="Arial" w:hAnsi="Arial" w:cs="Arial"/>
              </w:rPr>
            </w:pPr>
            <w:r>
              <w:rPr>
                <w:rFonts w:ascii="Arial" w:hAnsi="Arial" w:cs="Arial"/>
                <w:shd w:val="clear" w:color="auto" w:fill="FFF59D"/>
              </w:rPr>
              <w:t xml:space="preserve">Each deactivation shall be a Deactivate user request with the reason "No sign-in for the dormancy period", approved and applied by the system, with its history and notices.</w:t>
            </w:r>
          </w:p>
          <w:p>
            <w:pPr>
              <w:pStyle w:val="ListParagraph"/>
              <w:numPr>
                <w:ilvl w:val="0"/>
                <w:numId w:val="151"/>
              </w:numPr>
              <w:rPr>
                <w:rFonts w:ascii="Arial" w:hAnsi="Arial" w:cs="Arial"/>
              </w:rPr>
            </w:pPr>
            <w:r>
              <w:rPr>
                <w:rFonts w:ascii="Arial" w:hAnsi="Arial" w:cs="Arial"/>
                <w:shd w:val="clear" w:color="auto" w:fill="FFF59D"/>
              </w:rPr>
              <w:t xml:space="preserve">The holders of the System Administrator profile shall never be deactivated this way.</w:t>
            </w:r>
          </w:p>
          <w:p>
            <w:pPr>
              <w:pStyle w:val="ListParagraph"/>
              <w:numPr>
                <w:ilvl w:val="0"/>
                <w:numId w:val="151"/>
              </w:numPr>
              <w:rPr>
                <w:rFonts w:ascii="Arial" w:hAnsi="Arial" w:cs="Arial"/>
              </w:rPr>
            </w:pPr>
            <w:r>
              <w:rPr>
                <w:rFonts w:ascii="Arial" w:hAnsi="Arial" w:cs="Arial"/>
                <w:shd w:val="clear" w:color="auto" w:fill="FFF59D"/>
              </w:rPr>
              <w:t xml:space="preserve">A dormancy period of 0 switches the deactivation off; a change of the values applies after the approval of Information Security (FRUM.012.02).</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52"/>
              </w:numPr>
              <w:rPr>
                <w:rFonts w:ascii="Arial" w:hAnsi="Arial" w:cs="Arial"/>
              </w:rPr>
            </w:pPr>
            <w:r>
              <w:rPr>
                <w:rFonts w:ascii="Arial" w:hAnsi="Arial" w:cs="Arial"/>
                <w:shd w:val="clear" w:color="auto" w:fill="FFF59D"/>
              </w:rPr>
              <w:t xml:space="preserve">A user without a sign-in for 91 days is deactivated with the reason "No sign-in for the dormancy period".</w:t>
            </w:r>
          </w:p>
          <w:p>
            <w:pPr>
              <w:pStyle w:val="ListParagraph"/>
              <w:numPr>
                <w:ilvl w:val="0"/>
                <w:numId w:val="152"/>
              </w:numPr>
              <w:rPr>
                <w:rFonts w:ascii="Arial" w:hAnsi="Arial" w:cs="Arial"/>
              </w:rPr>
            </w:pPr>
            <w:r>
              <w:rPr>
                <w:rFonts w:ascii="Arial" w:hAnsi="Arial" w:cs="Arial"/>
                <w:shd w:val="clear" w:color="auto" w:fill="FFF59D"/>
              </w:rPr>
              <w:t xml:space="preserve">A user whose deactivation is 7 days away receives the notice and stays active.</w:t>
            </w:r>
          </w:p>
          <w:p>
            <w:pPr>
              <w:pStyle w:val="ListParagraph"/>
              <w:numPr>
                <w:ilvl w:val="0"/>
                <w:numId w:val="152"/>
              </w:numPr>
              <w:rPr>
                <w:rFonts w:ascii="Arial" w:hAnsi="Arial" w:cs="Arial"/>
              </w:rPr>
            </w:pPr>
            <w:r>
              <w:rPr>
                <w:rFonts w:ascii="Arial" w:hAnsi="Arial" w:cs="Arial"/>
                <w:shd w:val="clear" w:color="auto" w:fill="FFF59D"/>
              </w:rPr>
              <w:t xml:space="preserve">A System Administrator without a sign-in for 91 days stays active.</w:t>
            </w:r>
          </w:p>
        </w:tc>
        <w:tc>
          <w:tcPr>
            <w:tcW w:w="943" w:type="dxa"/>
            <w:tcMar/>
          </w:tcPr>
          <w:p w:rsidR="18F335A7" w:rsidP="18F335A7" w:rsidRDefault="18F335A7" w14:paraId="07CC3A68" w14:textId="77777777">
            <w:pPr>
              <w:rPr>
                <w:rFonts w:ascii="Arial" w:hAnsi="Arial" w:cs="Arial"/>
              </w:rPr>
            </w:pPr>
          </w:p>
        </w:tc>
      </w:tr>
      <w:tr w:rsidR="18F335A7" w:rsidTr="5BDA26B3" w14:paraId="57F32EE7" w14:textId="77777777">
        <w:tblPrEx>
          <w:tblW w:w="1008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Change w:author="John V. Barbachano [CONT]" w:date="2026-10-07T02:43:00Z" w:id="35">
            <w:tblPrEx>
              <w:tblW w:w="1008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blPrExChange>
        </w:tblPrEx>
        <w:trPr>
          <w:trHeight w:val="8145"/>
          <w:trPrChange w:author="John V. Barbachano [CONT]" w:date="2026-10-07T02:43:00Z" w:id="36">
            <w:trPr>
              <w:gridAfter w:val="1"/>
              <w:trHeight w:val="1755"/>
            </w:trPr>
          </w:trPrChange>
        </w:trPr>
        <w:tc>
          <w:tcPr>
            <w:tcW w:w="1457" w:type="dxa"/>
            <w:tcBorders>
              <w:top w:val="single" w:color="auto" w:sz="4"/>
              <w:left w:val="single" w:color="auto" w:sz="4"/>
              <w:bottom w:val="single" w:color="auto" w:sz="4"/>
              <w:right w:val="single" w:color="auto" w:sz="4"/>
            </w:tcBorders>
            <w:tcMar/>
            <w:tcPrChange w:author="John V. Barbachano [CONT]" w:date="2026-10-07T02:43:00Z" w:id="37">
              <w:tcPr>
                <w:tcW w:w="1457" w:type="dxa"/>
                <w:gridSpan w:val="2"/>
              </w:tcPr>
            </w:tcPrChange>
          </w:tcPr>
          <w:p w:rsidR="35F3A2D2" w:rsidP="18F335A7" w:rsidRDefault="35F3A2D2" w14:paraId="6074DB7B" w14:textId="41D7EE93">
            <w:pPr>
              <w:spacing w:line="259" w:lineRule="auto"/>
            </w:pPr>
            <w:r w:rsidRPr="18F335A7">
              <w:rPr>
                <w:rFonts w:ascii="Arial" w:hAnsi="Arial" w:eastAsia="Arial" w:cs="Arial"/>
                <w:color w:val="000000" w:themeColor="text1"/>
                <w:szCs w:val="20"/>
              </w:rPr>
              <w:t>FRUM-004</w:t>
            </w:r>
          </w:p>
        </w:tc>
        <w:tc>
          <w:tcPr>
            <w:tcW w:w="1151" w:type="dxa"/>
            <w:tcBorders>
              <w:top w:val="single" w:color="auto" w:sz="4"/>
              <w:left w:val="single" w:color="auto" w:sz="4"/>
              <w:bottom w:val="single" w:color="auto" w:sz="4"/>
              <w:right w:val="single" w:color="auto" w:sz="4"/>
            </w:tcBorders>
            <w:tcMar/>
            <w:tcPrChange w:author="John V. Barbachano [CONT]" w:date="2026-10-07T02:43:00Z" w:id="38">
              <w:tcPr>
                <w:tcW w:w="1151" w:type="dxa"/>
              </w:tcPr>
            </w:tcPrChange>
          </w:tcPr>
          <w:p w:rsidR="0E610114" w:rsidP="18F335A7" w:rsidRDefault="0E610114" w14:paraId="5BC94249" w14:textId="44D4D785">
            <w:pPr>
              <w:spacing w:line="259" w:lineRule="auto"/>
            </w:pPr>
            <w:r w:rsidRPr="18F335A7">
              <w:rPr>
                <w:rFonts w:ascii="Arial" w:hAnsi="Arial" w:eastAsia="Arial" w:cs="Arial"/>
                <w:color w:val="000000" w:themeColor="text1"/>
                <w:szCs w:val="20"/>
              </w:rPr>
              <w:t xml:space="preserve">User </w:t>
            </w:r>
            <w:r w:rsidRPr="18F335A7" w:rsidR="35F3A2D2">
              <w:rPr>
                <w:rFonts w:ascii="Arial" w:hAnsi="Arial" w:eastAsia="Arial" w:cs="Arial"/>
                <w:color w:val="000000" w:themeColor="text1"/>
                <w:szCs w:val="20"/>
              </w:rPr>
              <w:t>Management</w:t>
            </w:r>
          </w:p>
        </w:tc>
        <w:tc>
          <w:tcPr>
            <w:tcW w:w="1958" w:type="dxa"/>
            <w:tcBorders>
              <w:top w:val="single" w:color="auto" w:sz="4"/>
              <w:left w:val="single" w:color="auto" w:sz="4"/>
              <w:bottom w:val="single" w:color="auto" w:sz="4"/>
              <w:right w:val="single" w:color="auto" w:sz="4"/>
            </w:tcBorders>
            <w:tcMar/>
            <w:tcPrChange w:author="John V. Barbachano [CONT]" w:date="2026-10-07T02:43:00Z" w:id="39">
              <w:tcPr>
                <w:tcW w:w="1958" w:type="dxa"/>
                <w:gridSpan w:val="3"/>
              </w:tcPr>
            </w:tcPrChange>
          </w:tcPr>
          <w:p w:rsidR="2A6E2608" w:rsidP="18F335A7" w:rsidRDefault="2A6E2608" w14:paraId="13E9AE78" w14:textId="1C14A6F0">
            <w:pPr>
              <w:spacing w:line="259" w:lineRule="auto"/>
            </w:pPr>
            <w:r w:rsidRPr="18F335A7">
              <w:rPr>
                <w:rFonts w:ascii="Arial" w:hAnsi="Arial" w:eastAsia="Arial" w:cs="Arial"/>
                <w:color w:val="000000" w:themeColor="text1"/>
                <w:szCs w:val="20"/>
              </w:rPr>
              <w:t>Password Maintenance</w:t>
            </w:r>
          </w:p>
        </w:tc>
        <w:tc>
          <w:tcPr>
            <w:tcW w:w="4571" w:type="dxa"/>
            <w:tcBorders>
              <w:top w:val="single" w:color="auto" w:sz="4"/>
              <w:left w:val="single" w:color="auto" w:sz="4"/>
              <w:bottom w:val="single" w:color="auto" w:sz="4"/>
              <w:right w:val="single" w:color="auto" w:sz="4"/>
            </w:tcBorders>
            <w:tcMar/>
            <w:tcPrChange w:author="John V. Barbachano [CONT]" w:date="2026-10-07T02:43:00Z" w:id="40">
              <w:tcPr>
                <w:tcW w:w="4571" w:type="dxa"/>
                <w:tcMar/>
              </w:tcPr>
            </w:tcPrChange>
          </w:tcPr>
          <w:p w:rsidR="75CFA105" w:rsidP="18F335A7" w:rsidRDefault="75CFA105" w14:paraId="6EB4FA8E" w14:textId="51F91B1D">
            <w:pPr>
              <w:spacing w:line="259" w:lineRule="auto"/>
            </w:pPr>
            <w:r w:rsidRPr="18F335A7">
              <w:rPr>
                <w:rFonts w:ascii="Arial" w:hAnsi="Arial" w:eastAsia="Arial" w:cs="Arial"/>
                <w:b/>
                <w:bCs/>
                <w:color w:val="000000" w:themeColor="text1"/>
                <w:szCs w:val="20"/>
              </w:rPr>
              <w:t>In-Scope:</w:t>
            </w:r>
            <w:r w:rsidRPr="18F335A7">
              <w:rPr>
                <w:rFonts w:ascii="Arial" w:hAnsi="Arial" w:eastAsia="Arial" w:cs="Arial"/>
                <w:color w:val="000000" w:themeColor="text1"/>
                <w:szCs w:val="20"/>
              </w:rPr>
              <w:t xml:space="preserve"> All password maintenance activities should reflect immediately to </w:t>
            </w:r>
            <w:r w:rsidRPr="18F335A7">
              <w:rPr>
                <w:rFonts w:ascii="Arial" w:hAnsi="Arial" w:cs="Arial"/>
              </w:rPr>
              <w:t>the BDOI</w:t>
            </w:r>
            <w:r w:rsidRPr="18F335A7">
              <w:rPr>
                <w:rFonts w:ascii="Arial" w:hAnsi="Arial" w:eastAsia="Arial" w:cs="Arial"/>
                <w:color w:val="000000" w:themeColor="text1"/>
                <w:szCs w:val="20"/>
              </w:rPr>
              <w:t>-BROKERSYS application.</w:t>
            </w:r>
          </w:p>
          <w:p w:rsidR="18F335A7" w:rsidP="18F335A7" w:rsidRDefault="18F335A7" w14:paraId="613F32F4" w14:textId="152A5B91">
            <w:pPr>
              <w:spacing w:line="259" w:lineRule="auto"/>
              <w:rPr>
                <w:rFonts w:ascii="Arial" w:hAnsi="Arial" w:cs="Arial"/>
                <w:b/>
                <w:bCs/>
              </w:rPr>
            </w:pPr>
          </w:p>
          <w:p w:rsidR="6445DA71" w:rsidP="18F335A7" w:rsidRDefault="6445DA71" w14:paraId="693B47E8" w14:textId="57FD09B1">
            <w:pPr>
              <w:spacing w:line="259" w:lineRule="auto"/>
              <w:rPr>
                <w:rFonts w:ascii="Arial" w:hAnsi="Arial" w:eastAsia="Arial" w:cs="Arial"/>
                <w:color w:val="000000" w:themeColor="text1"/>
                <w:szCs w:val="20"/>
              </w:rPr>
            </w:pPr>
            <w:r w:rsidRPr="18F335A7">
              <w:rPr>
                <w:rFonts w:ascii="Arial" w:hAnsi="Arial" w:cs="Arial"/>
                <w:b/>
                <w:bCs/>
              </w:rPr>
              <w:t xml:space="preserve">Out of Scope: </w:t>
            </w:r>
            <w:r w:rsidRPr="18F335A7">
              <w:rPr>
                <w:rFonts w:ascii="Arial" w:hAnsi="Arial" w:cs="Arial"/>
              </w:rPr>
              <w:t xml:space="preserve">All password maintenance requests </w:t>
            </w:r>
            <w:r w:rsidRPr="18F335A7" w:rsidR="29DBEDFD">
              <w:rPr>
                <w:rFonts w:ascii="Arial" w:hAnsi="Arial" w:cs="Arial"/>
              </w:rPr>
              <w:t xml:space="preserve">and servicing </w:t>
            </w:r>
            <w:r w:rsidRPr="18F335A7">
              <w:rPr>
                <w:rFonts w:ascii="Arial" w:hAnsi="Arial" w:cs="Arial"/>
              </w:rPr>
              <w:t>are done outside the BDOI</w:t>
            </w:r>
            <w:r w:rsidRPr="18F335A7">
              <w:rPr>
                <w:rFonts w:ascii="Arial" w:hAnsi="Arial" w:eastAsia="Arial" w:cs="Arial"/>
                <w:color w:val="000000" w:themeColor="text1"/>
                <w:szCs w:val="20"/>
              </w:rPr>
              <w:t>-BROKERSYS application.</w:t>
            </w:r>
            <w:r w:rsidRPr="18F335A7" w:rsidR="60061470">
              <w:rPr>
                <w:rFonts w:ascii="Arial" w:hAnsi="Arial" w:eastAsia="Arial" w:cs="Arial"/>
                <w:color w:val="000000" w:themeColor="text1"/>
                <w:szCs w:val="20"/>
              </w:rPr>
              <w:t xml:space="preserve"> </w:t>
            </w:r>
          </w:p>
          <w:p w:rsidR="18F335A7" w:rsidP="18F335A7" w:rsidRDefault="18F335A7" w14:paraId="48461C8E" w14:textId="45525A94">
            <w:pPr>
              <w:spacing w:line="259" w:lineRule="auto"/>
              <w:rPr>
                <w:rFonts w:ascii="Arial" w:hAnsi="Arial" w:eastAsia="Arial" w:cs="Arial"/>
                <w:color w:val="000000" w:themeColor="text1"/>
                <w:szCs w:val="20"/>
              </w:rPr>
            </w:pPr>
          </w:p>
          <w:p w:rsidR="18FFD20D" w:rsidP="18F335A7" w:rsidRDefault="18FFD20D" w14:paraId="66ACBE43" w14:textId="0EC697A4">
            <w:pPr>
              <w:spacing w:line="259" w:lineRule="auto"/>
            </w:pPr>
            <w:r w:rsidRPr="18F335A7">
              <w:rPr>
                <w:rFonts w:ascii="Arial" w:hAnsi="Arial" w:eastAsia="Arial" w:cs="Arial"/>
                <w:b/>
                <w:bCs/>
                <w:color w:val="000000" w:themeColor="text1"/>
                <w:szCs w:val="20"/>
              </w:rPr>
              <w:t>FRUM-004</w:t>
            </w:r>
            <w:r w:rsidRPr="18F335A7">
              <w:rPr>
                <w:rFonts w:ascii="Arial" w:hAnsi="Arial" w:cs="Arial"/>
                <w:b/>
                <w:bCs/>
              </w:rPr>
              <w:t xml:space="preserve">.01 </w:t>
            </w:r>
            <w:r w:rsidRPr="18F335A7" w:rsidR="35F3A2D2">
              <w:rPr>
                <w:rFonts w:ascii="Arial" w:hAnsi="Arial" w:cs="Arial"/>
                <w:b/>
                <w:bCs/>
              </w:rPr>
              <w:t>Password Expiry</w:t>
            </w:r>
          </w:p>
          <w:p w:rsidR="7760B108" w:rsidP="18F335A7" w:rsidRDefault="7760B108" w14:paraId="6D5A2582" w14:textId="58F4BD5F">
            <w:pPr>
              <w:pStyle w:val="ListParagraph"/>
              <w:numPr>
                <w:ilvl w:val="0"/>
                <w:numId w:val="28"/>
              </w:numPr>
              <w:rPr>
                <w:rFonts w:ascii="Arial" w:hAnsi="Arial" w:eastAsia="Arial" w:cs="Arial"/>
                <w:szCs w:val="20"/>
              </w:rPr>
            </w:pPr>
            <w:r w:rsidRPr="18F335A7">
              <w:rPr>
                <w:rFonts w:ascii="Arial" w:hAnsi="Arial" w:eastAsia="Arial" w:cs="Arial"/>
                <w:szCs w:val="20"/>
              </w:rPr>
              <w:t>The system shall integrate with the Enterprise SSO platform for user authentication.</w:t>
            </w:r>
          </w:p>
          <w:p w:rsidR="7760B108" w:rsidP="28E9851D" w:rsidRDefault="7760B108" w14:paraId="31AF530B" w14:textId="014515BF">
            <w:pPr>
              <w:pStyle w:val="ListParagraph"/>
              <w:numPr>
                <w:ilvl w:val="0"/>
                <w:numId w:val="28"/>
              </w:numPr>
              <w:rPr>
                <w:rFonts w:ascii="Arial" w:hAnsi="Arial" w:eastAsia="Arial" w:cs="Arial"/>
              </w:rPr>
            </w:pPr>
            <w:r w:rsidRPr="28E9851D" w:rsidR="7760B108">
              <w:rPr>
                <w:rFonts w:ascii="Arial" w:hAnsi="Arial" w:eastAsia="Arial" w:cs="Arial"/>
              </w:rPr>
              <w:t xml:space="preserve">The system shall rely on the Enterprise SSO platform for </w:t>
            </w:r>
            <w:r w:rsidRPr="28E9851D" w:rsidR="7760B108">
              <w:rPr>
                <w:rFonts w:ascii="Arial" w:hAnsi="Arial" w:eastAsia="Arial" w:cs="Arial"/>
              </w:rPr>
              <w:t>password</w:t>
            </w:r>
            <w:r w:rsidRPr="28E9851D" w:rsidR="7760B108">
              <w:rPr>
                <w:rFonts w:ascii="Arial" w:hAnsi="Arial" w:eastAsia="Arial" w:cs="Arial"/>
              </w:rPr>
              <w:t xml:space="preserve"> expiry validation.</w:t>
            </w:r>
          </w:p>
          <w:p w:rsidR="5817AC39" w:rsidP="28E9851D" w:rsidRDefault="5817AC39" w14:paraId="0C0289F1" w14:textId="02C940BA">
            <w:pPr>
              <w:pStyle w:val="ListParagraph"/>
              <w:numPr>
                <w:ilvl w:val="1"/>
                <w:numId w:val="28"/>
              </w:numPr>
              <w:rPr>
                <w:rFonts w:ascii="Arial" w:hAnsi="Arial" w:eastAsia="Arial" w:cs="Arial"/>
              </w:rPr>
            </w:pPr>
            <w:r w:rsidRPr="3BCA049D" w:rsidR="4ED97A8B">
              <w:rPr>
                <w:rFonts w:ascii="Arial" w:hAnsi="Arial" w:eastAsia="Arial" w:cs="Arial"/>
              </w:rPr>
              <w:t>Expires</w:t>
            </w:r>
            <w:r w:rsidRPr="3BCA049D" w:rsidR="0494C9E7">
              <w:rPr>
                <w:rFonts w:ascii="Arial" w:hAnsi="Arial" w:eastAsia="Arial" w:cs="Arial"/>
              </w:rPr>
              <w:t xml:space="preserve"> at least once</w:t>
            </w:r>
            <w:r w:rsidRPr="3BCA049D" w:rsidR="4ED97A8B">
              <w:rPr>
                <w:rFonts w:ascii="Arial" w:hAnsi="Arial" w:eastAsia="Arial" w:cs="Arial"/>
              </w:rPr>
              <w:t xml:space="preserve"> every 90 days.</w:t>
            </w:r>
          </w:p>
          <w:p w:rsidR="7760B108" w:rsidP="18F335A7" w:rsidRDefault="7760B108" w14:paraId="6E2F0BE6" w14:textId="031627A5">
            <w:pPr>
              <w:pStyle w:val="ListParagraph"/>
              <w:numPr>
                <w:ilvl w:val="0"/>
                <w:numId w:val="28"/>
              </w:numPr>
              <w:rPr>
                <w:rFonts w:ascii="Arial" w:hAnsi="Arial" w:eastAsia="Arial" w:cs="Arial"/>
                <w:szCs w:val="20"/>
              </w:rPr>
            </w:pPr>
            <w:r w:rsidRPr="18F335A7">
              <w:rPr>
                <w:rFonts w:ascii="Arial" w:hAnsi="Arial" w:eastAsia="Arial" w:cs="Arial"/>
                <w:szCs w:val="20"/>
              </w:rPr>
              <w:t>The system shall prevent user access when the Enterprise SSO platform indicates that the user's password has expired.</w:t>
            </w:r>
          </w:p>
          <w:p w:rsidR="7760B108" w:rsidP="28E9851D" w:rsidRDefault="7760B108" w14:paraId="39B8CC71" w14:textId="0C4DA5B1">
            <w:pPr>
              <w:pStyle w:val="ListParagraph"/>
              <w:numPr>
                <w:ilvl w:val="0"/>
                <w:numId w:val="28"/>
              </w:numPr>
              <w:rPr>
                <w:rFonts w:ascii="Arial" w:hAnsi="Arial" w:eastAsia="Arial" w:cs="Arial"/>
              </w:rPr>
            </w:pPr>
            <w:r w:rsidRPr="28E9851D" w:rsidR="7760B108">
              <w:rPr>
                <w:rFonts w:ascii="Arial" w:hAnsi="Arial" w:eastAsia="Arial" w:cs="Arial"/>
              </w:rPr>
              <w:t xml:space="preserve">The system shall redirect users with expired passwords to the </w:t>
            </w:r>
            <w:r w:rsidRPr="28E9851D" w:rsidR="70E61846">
              <w:rPr>
                <w:rFonts w:ascii="Arial" w:hAnsi="Arial" w:eastAsia="Arial" w:cs="Arial"/>
              </w:rPr>
              <w:t>Login Page displaying applicable error message</w:t>
            </w:r>
            <w:r w:rsidRPr="28E9851D" w:rsidR="7760B108">
              <w:rPr>
                <w:rFonts w:ascii="Arial" w:hAnsi="Arial" w:eastAsia="Arial" w:cs="Arial"/>
              </w:rPr>
              <w:t>.</w:t>
            </w:r>
          </w:p>
          <w:p w:rsidR="33586022" w:rsidP="28E9851D" w:rsidRDefault="33586022" w14:paraId="0F2B20FE" w14:textId="2E70A89E">
            <w:pPr>
              <w:pStyle w:val="ListParagraph"/>
              <w:numPr>
                <w:ilvl w:val="1"/>
                <w:numId w:val="28"/>
              </w:numPr>
              <w:rPr>
                <w:rFonts w:ascii="Arial" w:hAnsi="Arial" w:eastAsia="Arial" w:cs="Arial"/>
              </w:rPr>
            </w:pPr>
            <w:r w:rsidRPr="28E9851D" w:rsidR="33586022">
              <w:rPr>
                <w:rFonts w:ascii="Arial" w:hAnsi="Arial" w:eastAsia="Arial" w:cs="Arial"/>
              </w:rPr>
              <w:t>Error messages should not give clues on exact error.</w:t>
            </w:r>
          </w:p>
          <w:p w:rsidR="7760B108" w:rsidP="18F335A7" w:rsidRDefault="7760B108" w14:paraId="3C15BCD2" w14:textId="201904F1">
            <w:pPr>
              <w:pStyle w:val="ListParagraph"/>
              <w:numPr>
                <w:ilvl w:val="0"/>
                <w:numId w:val="28"/>
              </w:numPr>
              <w:rPr>
                <w:rFonts w:ascii="Arial" w:hAnsi="Arial" w:eastAsia="Arial" w:cs="Arial"/>
                <w:szCs w:val="20"/>
              </w:rPr>
            </w:pPr>
            <w:r w:rsidRPr="18F335A7">
              <w:rPr>
                <w:rFonts w:ascii="Arial" w:hAnsi="Arial" w:eastAsia="Arial" w:cs="Arial"/>
                <w:szCs w:val="20"/>
              </w:rPr>
              <w:t>The system shall not allow users to bypass password expiry requirements enforced by the Enterprise SSO platform.</w:t>
            </w:r>
          </w:p>
          <w:p w:rsidR="7760B108" w:rsidP="18F335A7" w:rsidRDefault="7760B108" w14:paraId="453CF434" w14:textId="00FC5CE3">
            <w:pPr>
              <w:pStyle w:val="ListParagraph"/>
              <w:numPr>
                <w:ilvl w:val="0"/>
                <w:numId w:val="28"/>
              </w:numPr>
              <w:rPr>
                <w:rFonts w:ascii="Arial" w:hAnsi="Arial" w:eastAsia="Arial" w:cs="Arial"/>
                <w:szCs w:val="20"/>
              </w:rPr>
            </w:pPr>
            <w:r w:rsidRPr="18F335A7">
              <w:rPr>
                <w:rFonts w:ascii="Arial" w:hAnsi="Arial" w:eastAsia="Arial" w:cs="Arial"/>
                <w:szCs w:val="20"/>
              </w:rPr>
              <w:t>The system shall automatically recognize password expiry status changes upon the user's next authentication attempt.</w:t>
            </w:r>
          </w:p>
          <w:p w:rsidR="7760B108" w:rsidP="18F335A7" w:rsidRDefault="7760B108" w14:paraId="4C6C7A33" w14:textId="57FFD990">
            <w:pPr>
              <w:pStyle w:val="ListParagraph"/>
              <w:numPr>
                <w:ilvl w:val="0"/>
                <w:numId w:val="28"/>
              </w:numPr>
              <w:rPr>
                <w:rFonts w:ascii="Arial" w:hAnsi="Arial" w:eastAsia="Arial" w:cs="Arial"/>
                <w:szCs w:val="20"/>
              </w:rPr>
            </w:pPr>
            <w:r w:rsidRPr="18F335A7">
              <w:rPr>
                <w:rFonts w:ascii="Arial" w:hAnsi="Arial" w:eastAsia="Arial" w:cs="Arial"/>
                <w:szCs w:val="20"/>
              </w:rPr>
              <w:t>The system shall display an appropriate message when access is denied due to password expiry.</w:t>
            </w:r>
          </w:p>
          <w:p w:rsidR="7760B108" w:rsidP="18F335A7" w:rsidRDefault="7760B108" w14:paraId="78E1E11D" w14:textId="2065169B">
            <w:pPr>
              <w:pStyle w:val="ListParagraph"/>
              <w:numPr>
                <w:ilvl w:val="0"/>
                <w:numId w:val="28"/>
              </w:numPr>
              <w:rPr>
                <w:rFonts w:ascii="Arial" w:hAnsi="Arial" w:eastAsia="Arial" w:cs="Arial"/>
                <w:szCs w:val="20"/>
              </w:rPr>
            </w:pPr>
            <w:r w:rsidRPr="18F335A7">
              <w:rPr>
                <w:rFonts w:ascii="Arial" w:hAnsi="Arial" w:eastAsia="Arial" w:cs="Arial"/>
                <w:szCs w:val="20"/>
              </w:rPr>
              <w:t>The system shall record authentication failures related to password expiry in the audit trail.</w:t>
            </w:r>
          </w:p>
          <w:p>
            <w:pPr>
              <w:pStyle w:val="ListParagraph"/>
              <w:numPr>
                <w:ilvl w:val="0"/>
                <w:numId w:val="28"/>
              </w:numPr>
              <w:rPr>
                <w:rFonts w:ascii="Arial" w:hAnsi="Arial" w:cs="Arial"/>
              </w:rPr>
            </w:pPr>
            <w:r>
              <w:rPr>
                <w:rFonts w:ascii="Arial" w:hAnsi="Arial" w:cs="Arial"/>
                <w:shd w:val="clear" w:color="auto" w:fill="FFF59D"/>
              </w:rPr>
              <w:t xml:space="preserve">For the break-glass accounts (local password, FRUM.001.06), the system shall require a new password after 90 days, refuse a second change within 1 day, and ask for the new password at sign-in when the password has expired.</w:t>
            </w:r>
          </w:p>
          <w:p>
            <w:pPr>
              <w:pStyle w:val="ListParagraph"/>
              <w:numPr>
                <w:ilvl w:val="0"/>
                <w:numId w:val="28"/>
              </w:numPr>
              <w:rPr>
                <w:rFonts w:ascii="Arial" w:hAnsi="Arial" w:cs="Arial"/>
              </w:rPr>
            </w:pPr>
            <w:r>
              <w:rPr>
                <w:rFonts w:ascii="Arial" w:hAnsi="Arial" w:cs="Arial"/>
                <w:shd w:val="clear" w:color="auto" w:fill="FFF59D"/>
              </w:rPr>
              <w:t xml:space="preserve">The system shall notify the holder of a local account 7 days before the password expires.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32"/>
              </w:numPr>
              <w:rPr>
                <w:rFonts w:ascii="Arial" w:hAnsi="Arial" w:cs="Arial"/>
              </w:rPr>
            </w:pPr>
            <w:r>
              <w:rPr>
                <w:rFonts w:ascii="Arial" w:hAnsi="Arial" w:cs="Arial"/>
                <w:shd w:val="clear" w:color="auto" w:fill="FFF59D"/>
              </w:rPr>
              <w:t xml:space="preserve">A break-glass administrator whose password is 91 days old must set a new one before the home page opens.</w:t>
            </w:r>
          </w:p>
          <w:p>
            <w:pPr>
              <w:pStyle w:val="ListParagraph"/>
              <w:numPr>
                <w:ilvl w:val="0"/>
                <w:numId w:val="132"/>
              </w:numPr>
              <w:rPr>
                <w:rFonts w:ascii="Arial" w:hAnsi="Arial" w:cs="Arial"/>
              </w:rPr>
            </w:pPr>
            <w:r>
              <w:rPr>
                <w:rFonts w:ascii="Arial" w:hAnsi="Arial" w:cs="Arial"/>
                <w:shd w:val="clear" w:color="auto" w:fill="FFF59D"/>
              </w:rPr>
              <w:t xml:space="preserve">A single sign-on user is never asked for a password by the system.</w:t>
            </w:r>
          </w:p>
          <w:p w:rsidR="18F335A7" w:rsidP="18F335A7" w:rsidRDefault="18F335A7" w14:paraId="1BFB62D1" w14:textId="209C327F">
            <w:pPr>
              <w:rPr>
                <w:rFonts w:ascii="Arial" w:hAnsi="Arial" w:eastAsia="Arial" w:cs="Arial"/>
                <w:b/>
                <w:bCs/>
                <w:szCs w:val="20"/>
              </w:rPr>
            </w:pPr>
          </w:p>
          <w:p w:rsidR="0AB89AA4" w:rsidP="18F335A7" w:rsidRDefault="0AB89AA4" w14:paraId="24B3FB2D" w14:textId="00659605">
            <w:pPr>
              <w:rPr>
                <w:rFonts w:ascii="Arial" w:hAnsi="Arial" w:eastAsia="Arial" w:cs="Arial"/>
                <w:b/>
                <w:bCs/>
                <w:szCs w:val="20"/>
              </w:rPr>
            </w:pPr>
            <w:r w:rsidRPr="18F335A7">
              <w:rPr>
                <w:rFonts w:ascii="Arial" w:hAnsi="Arial" w:eastAsia="Arial" w:cs="Arial"/>
                <w:b/>
                <w:bCs/>
                <w:color w:val="000000" w:themeColor="text1"/>
                <w:szCs w:val="20"/>
              </w:rPr>
              <w:t>FRUM-004</w:t>
            </w:r>
            <w:r w:rsidRPr="18F335A7">
              <w:rPr>
                <w:rFonts w:ascii="Arial" w:hAnsi="Arial" w:eastAsia="Arial" w:cs="Arial"/>
                <w:b/>
                <w:bCs/>
                <w:szCs w:val="20"/>
              </w:rPr>
              <w:t xml:space="preserve">.02 </w:t>
            </w:r>
            <w:r w:rsidRPr="18F335A7" w:rsidR="7CDE9DC7">
              <w:rPr>
                <w:rFonts w:ascii="Arial" w:hAnsi="Arial" w:eastAsia="Arial" w:cs="Arial"/>
                <w:b/>
                <w:bCs/>
                <w:szCs w:val="20"/>
              </w:rPr>
              <w:t>Reset Password</w:t>
            </w:r>
          </w:p>
          <w:p w:rsidR="1BB1DEF5" w:rsidP="28E9851D" w:rsidRDefault="1BB1DEF5" w14:paraId="274AC589" w14:textId="6E0B9337">
            <w:pPr>
              <w:pStyle w:val="ListParagraph"/>
              <w:numPr>
                <w:ilvl w:val="0"/>
                <w:numId w:val="27"/>
              </w:numPr>
              <w:rPr>
                <w:rFonts w:ascii="Arial" w:hAnsi="Arial" w:eastAsia="Arial" w:cs="Arial"/>
              </w:rPr>
            </w:pPr>
            <w:r w:rsidRPr="28E9851D" w:rsidR="1BB1DEF5">
              <w:rPr>
                <w:rFonts w:ascii="Arial" w:hAnsi="Arial" w:eastAsia="Arial" w:cs="Arial"/>
              </w:rPr>
              <w:t>The system shall not provide a password reset function within the BDOI-BROKERSYS application.</w:t>
            </w:r>
          </w:p>
          <w:p w:rsidR="5692F4CE" w:rsidP="3BCA049D" w:rsidRDefault="5692F4CE" w14:paraId="14071977" w14:textId="4189659D">
            <w:pPr>
              <w:pStyle w:val="ListParagraph"/>
              <w:numPr>
                <w:ilvl w:val="1"/>
                <w:numId w:val="27"/>
              </w:numPr>
              <w:rPr>
                <w:rFonts w:ascii="Arial" w:hAnsi="Arial" w:eastAsia="Arial" w:cs="Arial"/>
              </w:rPr>
            </w:pPr>
            <w:r w:rsidRPr="3BCA049D" w:rsidR="51B6143F">
              <w:rPr>
                <w:rFonts w:ascii="Arial" w:hAnsi="Arial" w:eastAsia="Arial" w:cs="Arial"/>
              </w:rPr>
              <w:t>P</w:t>
            </w:r>
            <w:r w:rsidRPr="3BCA049D" w:rsidR="2384CFED">
              <w:rPr>
                <w:rFonts w:ascii="Arial" w:hAnsi="Arial" w:eastAsia="Arial" w:cs="Arial"/>
              </w:rPr>
              <w:t>revent reuse of at least the last ten (10) passwords.</w:t>
            </w:r>
          </w:p>
          <w:p w:rsidR="1BB1DEF5" w:rsidP="18F335A7" w:rsidRDefault="1BB1DEF5" w14:paraId="6C80AA82" w14:textId="26BBEFFC">
            <w:pPr>
              <w:pStyle w:val="ListParagraph"/>
              <w:numPr>
                <w:ilvl w:val="0"/>
                <w:numId w:val="27"/>
              </w:numPr>
              <w:rPr>
                <w:rFonts w:ascii="Arial" w:hAnsi="Arial" w:eastAsia="Arial" w:cs="Arial"/>
                <w:szCs w:val="20"/>
              </w:rPr>
            </w:pPr>
            <w:r w:rsidRPr="18F335A7">
              <w:rPr>
                <w:rFonts w:ascii="Arial" w:hAnsi="Arial" w:eastAsia="Arial" w:cs="Arial"/>
                <w:szCs w:val="20"/>
              </w:rPr>
              <w:t>The system shall rely on the Enterprise SSO platform to validate user credentials during authentication.</w:t>
            </w:r>
          </w:p>
          <w:p w:rsidR="1BB1DEF5" w:rsidP="18F335A7" w:rsidRDefault="1BB1DEF5" w14:paraId="7108B04D" w14:textId="3B3AF930">
            <w:pPr>
              <w:pStyle w:val="ListParagraph"/>
              <w:numPr>
                <w:ilvl w:val="0"/>
                <w:numId w:val="27"/>
              </w:numPr>
              <w:rPr>
                <w:rFonts w:ascii="Arial" w:hAnsi="Arial" w:eastAsia="Arial" w:cs="Arial"/>
                <w:szCs w:val="20"/>
              </w:rPr>
            </w:pPr>
            <w:r w:rsidRPr="18F335A7">
              <w:rPr>
                <w:rFonts w:ascii="Arial" w:hAnsi="Arial" w:eastAsia="Arial" w:cs="Arial"/>
                <w:szCs w:val="20"/>
              </w:rPr>
              <w:t>The system shall allow users to authenticate using their newly reset password</w:t>
            </w:r>
            <w:r w:rsidRPr="18F335A7" w:rsidR="6AAA89CA">
              <w:rPr>
                <w:rFonts w:ascii="Arial" w:hAnsi="Arial" w:eastAsia="Arial" w:cs="Arial"/>
                <w:szCs w:val="20"/>
              </w:rPr>
              <w:t>.</w:t>
            </w:r>
          </w:p>
          <w:p w:rsidR="1BB1DEF5" w:rsidP="18F335A7" w:rsidRDefault="1BB1DEF5" w14:paraId="700215F7" w14:textId="410A6AC4">
            <w:pPr>
              <w:pStyle w:val="ListParagraph"/>
              <w:numPr>
                <w:ilvl w:val="0"/>
                <w:numId w:val="27"/>
              </w:numPr>
              <w:rPr>
                <w:rFonts w:ascii="Arial" w:hAnsi="Arial" w:eastAsia="Arial" w:cs="Arial"/>
                <w:szCs w:val="20"/>
              </w:rPr>
            </w:pPr>
            <w:r w:rsidRPr="18F335A7">
              <w:rPr>
                <w:rFonts w:ascii="Arial" w:hAnsi="Arial" w:eastAsia="Arial" w:cs="Arial"/>
                <w:szCs w:val="20"/>
              </w:rPr>
              <w:t>The system shall invalidate existing application sessions when required by the Enterprise SSO platform following a password reset.</w:t>
            </w:r>
          </w:p>
          <w:p w:rsidR="1BB1DEF5" w:rsidP="18F335A7" w:rsidRDefault="1BB1DEF5" w14:paraId="151EB6EA" w14:textId="6690EA40">
            <w:pPr>
              <w:pStyle w:val="ListParagraph"/>
              <w:numPr>
                <w:ilvl w:val="0"/>
                <w:numId w:val="27"/>
              </w:numPr>
              <w:rPr>
                <w:rFonts w:ascii="Arial" w:hAnsi="Arial" w:eastAsia="Arial" w:cs="Arial"/>
                <w:szCs w:val="20"/>
              </w:rPr>
            </w:pPr>
            <w:r w:rsidRPr="18F335A7">
              <w:rPr>
                <w:rFonts w:ascii="Arial" w:hAnsi="Arial" w:eastAsia="Arial" w:cs="Arial"/>
                <w:szCs w:val="20"/>
              </w:rPr>
              <w:t>The system shall require re-authentication after a password reset has been completed.</w:t>
            </w:r>
          </w:p>
          <w:p w:rsidR="1BB1DEF5" w:rsidP="18F335A7" w:rsidRDefault="1BB1DEF5" w14:paraId="4A04E776" w14:textId="27FB7770">
            <w:pPr>
              <w:pStyle w:val="ListParagraph"/>
              <w:numPr>
                <w:ilvl w:val="0"/>
                <w:numId w:val="27"/>
              </w:numPr>
              <w:rPr>
                <w:rFonts w:ascii="Arial" w:hAnsi="Arial" w:eastAsia="Arial" w:cs="Arial"/>
                <w:szCs w:val="20"/>
              </w:rPr>
            </w:pPr>
            <w:r w:rsidRPr="18F335A7">
              <w:rPr>
                <w:rFonts w:ascii="Arial" w:hAnsi="Arial" w:eastAsia="Arial" w:cs="Arial"/>
                <w:szCs w:val="20"/>
              </w:rPr>
              <w:t>The system shall prevent access when authentication using the updated credentials fails.</w:t>
            </w:r>
          </w:p>
          <w:p w:rsidR="1BB1DEF5" w:rsidP="18F335A7" w:rsidRDefault="1BB1DEF5" w14:paraId="60331BBB" w14:textId="527FDA85">
            <w:pPr>
              <w:pStyle w:val="ListParagraph"/>
              <w:numPr>
                <w:ilvl w:val="0"/>
                <w:numId w:val="27"/>
              </w:numPr>
              <w:rPr>
                <w:rFonts w:ascii="Arial" w:hAnsi="Arial" w:eastAsia="Arial" w:cs="Arial"/>
                <w:szCs w:val="20"/>
              </w:rPr>
            </w:pPr>
            <w:r w:rsidRPr="18F335A7">
              <w:rPr>
                <w:rFonts w:ascii="Arial" w:hAnsi="Arial" w:eastAsia="Arial" w:cs="Arial"/>
                <w:szCs w:val="20"/>
              </w:rPr>
              <w:t>The system shall record authentication events following password reset activities in the audit trail.</w:t>
            </w:r>
          </w:p>
          <w:p>
            <w:pPr>
              <w:pStyle w:val="ListParagraph"/>
              <w:numPr>
                <w:ilvl w:val="0"/>
                <w:numId w:val="27"/>
              </w:numPr>
              <w:rPr>
                <w:rFonts w:ascii="Arial" w:hAnsi="Arial" w:cs="Arial"/>
              </w:rPr>
            </w:pPr>
            <w:r>
              <w:rPr>
                <w:rFonts w:ascii="Arial" w:hAnsi="Arial" w:cs="Arial"/>
                <w:shd w:val="clear" w:color="auto" w:fill="FFF59D"/>
              </w:rPr>
              <w:t xml:space="preserve">For the break-glass accounts only, a System Administrator other than the holder shall reset the password; the system shall show the temporary password once and require a change at the next sign-in (Annex Q).</w:t>
            </w:r>
          </w:p>
          <w:p>
            <w:pPr>
              <w:pStyle w:val="ListParagraph"/>
              <w:numPr>
                <w:ilvl w:val="0"/>
                <w:numId w:val="27"/>
              </w:numPr>
              <w:rPr>
                <w:rFonts w:ascii="Arial" w:hAnsi="Arial" w:cs="Arial"/>
              </w:rPr>
            </w:pPr>
            <w:r>
              <w:rPr>
                <w:rFonts w:ascii="Arial" w:hAnsi="Arial" w:cs="Arial"/>
                <w:shd w:val="clear" w:color="auto" w:fill="FFF59D"/>
              </w:rPr>
              <w:t xml:space="preserve">The system shall refuse the reuse of the last ten (10) passwords of a local account ("You used this password recently. Choose another one").</w:t>
            </w:r>
          </w:p>
          <w:p>
            <w:pPr>
              <w:pStyle w:val="ListParagraph"/>
              <w:numPr>
                <w:ilvl w:val="0"/>
                <w:numId w:val="27"/>
              </w:numPr>
              <w:rPr>
                <w:rFonts w:ascii="Arial" w:hAnsi="Arial" w:cs="Arial"/>
              </w:rPr>
            </w:pPr>
            <w:r>
              <w:rPr>
                <w:rFonts w:ascii="Arial" w:hAnsi="Arial" w:cs="Arial"/>
                <w:shd w:val="clear" w:color="auto" w:fill="FFF59D"/>
              </w:rPr>
              <w:t xml:space="preserve">A new local password shall have at least 10 characters with upper- and lower-case letters, a digit and a symbol; the screen shows what is still needed as the user types.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33"/>
              </w:numPr>
              <w:rPr>
                <w:rFonts w:ascii="Arial" w:hAnsi="Arial" w:cs="Arial"/>
              </w:rPr>
            </w:pPr>
            <w:r>
              <w:rPr>
                <w:rFonts w:ascii="Arial" w:hAnsi="Arial" w:cs="Arial"/>
                <w:shd w:val="clear" w:color="auto" w:fill="FFF59D"/>
              </w:rPr>
              <w:t xml:space="preserve">A reset password must be changed at the next sign-in.</w:t>
            </w:r>
          </w:p>
          <w:p>
            <w:pPr>
              <w:pStyle w:val="ListParagraph"/>
              <w:numPr>
                <w:ilvl w:val="0"/>
                <w:numId w:val="133"/>
              </w:numPr>
              <w:rPr>
                <w:rFonts w:ascii="Arial" w:hAnsi="Arial" w:cs="Arial"/>
              </w:rPr>
            </w:pPr>
            <w:r>
              <w:rPr>
                <w:rFonts w:ascii="Arial" w:hAnsi="Arial" w:cs="Arial"/>
                <w:shd w:val="clear" w:color="auto" w:fill="FFF59D"/>
              </w:rPr>
              <w:t xml:space="preserve">A new password equal to one of the last ten is refused.</w:t>
            </w:r>
          </w:p>
          <w:p>
            <w:pPr>
              <w:pStyle w:val="ListParagraph"/>
              <w:numPr>
                <w:ilvl w:val="0"/>
                <w:numId w:val="133"/>
              </w:numPr>
              <w:rPr>
                <w:rFonts w:ascii="Arial" w:hAnsi="Arial" w:cs="Arial"/>
              </w:rPr>
            </w:pPr>
            <w:r>
              <w:rPr>
                <w:rFonts w:ascii="Arial" w:hAnsi="Arial" w:cs="Arial"/>
                <w:shd w:val="clear" w:color="auto" w:fill="FFF59D"/>
              </w:rPr>
              <w:t xml:space="preserve">A password without a symbol is refused, and the screen lists "A symbol" as still needed.</w:t>
            </w:r>
          </w:p>
          <w:p w:rsidR="18F335A7" w:rsidP="18F335A7" w:rsidRDefault="18F335A7" w14:paraId="19300224" w14:textId="23AFD835">
            <w:pPr>
              <w:rPr>
                <w:rFonts w:ascii="Arial" w:hAnsi="Arial" w:eastAsia="Arial" w:cs="Arial"/>
                <w:b/>
                <w:bCs/>
                <w:szCs w:val="20"/>
              </w:rPr>
            </w:pPr>
          </w:p>
          <w:p w:rsidR="4C2FF7D8" w:rsidP="18F335A7" w:rsidRDefault="4C2FF7D8" w14:paraId="23D33AFA" w14:textId="5CE52B27">
            <w:pPr>
              <w:rPr>
                <w:rFonts w:ascii="Arial" w:hAnsi="Arial" w:eastAsia="Arial" w:cs="Arial"/>
                <w:b/>
                <w:bCs/>
                <w:szCs w:val="20"/>
              </w:rPr>
            </w:pPr>
            <w:r w:rsidRPr="18F335A7">
              <w:rPr>
                <w:rFonts w:ascii="Arial" w:hAnsi="Arial" w:eastAsia="Arial" w:cs="Arial"/>
                <w:b/>
                <w:bCs/>
                <w:color w:val="000000" w:themeColor="text1"/>
                <w:szCs w:val="20"/>
              </w:rPr>
              <w:t>FRUM-004</w:t>
            </w:r>
            <w:r w:rsidRPr="18F335A7">
              <w:rPr>
                <w:rFonts w:ascii="Arial" w:hAnsi="Arial" w:eastAsia="Arial" w:cs="Arial"/>
                <w:b/>
                <w:bCs/>
                <w:szCs w:val="20"/>
              </w:rPr>
              <w:t xml:space="preserve">.03 </w:t>
            </w:r>
            <w:r w:rsidRPr="18F335A7" w:rsidR="35F3A2D2">
              <w:rPr>
                <w:rFonts w:ascii="Arial" w:hAnsi="Arial" w:eastAsia="Arial" w:cs="Arial"/>
                <w:b/>
                <w:bCs/>
                <w:szCs w:val="20"/>
              </w:rPr>
              <w:t>Forgot Password</w:t>
            </w:r>
          </w:p>
          <w:p w:rsidR="022BA375" w:rsidP="3BCA049D" w:rsidRDefault="022BA375" w14:paraId="559B9AF4" w14:textId="6E89E5FC">
            <w:pPr>
              <w:pStyle w:val="ListParagraph"/>
              <w:numPr>
                <w:ilvl w:val="0"/>
                <w:numId w:val="26"/>
              </w:numPr>
              <w:rPr>
                <w:rFonts w:ascii="Arial" w:hAnsi="Arial" w:eastAsia="Arial" w:cs="Arial"/>
              </w:rPr>
            </w:pPr>
            <w:r w:rsidRPr="3BCA049D" w:rsidR="230A3F6E">
              <w:rPr>
                <w:rFonts w:ascii="Arial" w:hAnsi="Arial" w:eastAsia="Arial" w:cs="Arial"/>
              </w:rPr>
              <w:t>The system shall not provide a forgot password function within the BDOI-BROKERSYS application.</w:t>
            </w:r>
          </w:p>
          <w:p w:rsidR="30334660" w:rsidP="3BCA049D" w:rsidRDefault="30334660" w14:paraId="6E7E0016" w14:textId="721F6FAF">
            <w:pPr>
              <w:pStyle w:val="ListParagraph"/>
              <w:numPr>
                <w:ilvl w:val="1"/>
                <w:numId w:val="26"/>
              </w:numPr>
              <w:rPr>
                <w:rFonts w:ascii="Arial" w:hAnsi="Arial" w:eastAsia="Arial" w:cs="Arial"/>
              </w:rPr>
            </w:pPr>
            <w:r w:rsidRPr="3BCA049D" w:rsidR="30334660">
              <w:rPr>
                <w:rFonts w:ascii="Arial" w:hAnsi="Arial" w:eastAsia="Arial" w:cs="Arial"/>
              </w:rPr>
              <w:t>Prevent reuse of at least the last ten (10) passwords.</w:t>
            </w:r>
          </w:p>
          <w:p w:rsidR="022BA375" w:rsidP="28E9851D" w:rsidRDefault="022BA375" w14:paraId="3416432B" w14:textId="1F609CC3">
            <w:pPr>
              <w:pStyle w:val="ListParagraph"/>
              <w:numPr>
                <w:ilvl w:val="0"/>
                <w:numId w:val="26"/>
              </w:numPr>
              <w:rPr>
                <w:rFonts w:ascii="Arial" w:hAnsi="Arial" w:eastAsia="Arial" w:cs="Arial"/>
              </w:rPr>
            </w:pPr>
            <w:r w:rsidRPr="3BCA049D" w:rsidR="230A3F6E">
              <w:rPr>
                <w:rFonts w:ascii="Arial" w:hAnsi="Arial" w:eastAsia="Arial" w:cs="Arial"/>
              </w:rPr>
              <w:t>The system shall rely on the Enterprise SSO platform to perform identity verification and password recovery activities.</w:t>
            </w:r>
          </w:p>
          <w:p w:rsidR="022BA375" w:rsidP="3BCA049D" w:rsidRDefault="022BA375" w14:paraId="614045DE" w14:textId="3D164BA9">
            <w:pPr>
              <w:pStyle w:val="ListParagraph"/>
              <w:numPr>
                <w:ilvl w:val="0"/>
                <w:numId w:val="26"/>
              </w:numPr>
              <w:rPr>
                <w:rFonts w:ascii="Arial" w:hAnsi="Arial" w:eastAsia="Arial" w:cs="Arial"/>
              </w:rPr>
            </w:pPr>
            <w:r w:rsidRPr="3BCA049D" w:rsidR="230A3F6E">
              <w:rPr>
                <w:rFonts w:ascii="Arial" w:hAnsi="Arial" w:eastAsia="Arial" w:cs="Arial"/>
              </w:rPr>
              <w:t>The system shall not store, manag</w:t>
            </w:r>
            <w:r w:rsidRPr="3BCA049D" w:rsidR="230A3F6E">
              <w:rPr>
                <w:rFonts w:ascii="Arial" w:hAnsi="Arial" w:eastAsia="Arial" w:cs="Arial"/>
              </w:rPr>
              <w:t xml:space="preserve">e, retrieve, or </w:t>
            </w:r>
            <w:r w:rsidRPr="3BCA049D" w:rsidR="230A3F6E">
              <w:rPr>
                <w:rFonts w:ascii="Arial" w:hAnsi="Arial" w:eastAsia="Arial" w:cs="Arial"/>
              </w:rPr>
              <w:t>disclose</w:t>
            </w:r>
            <w:r w:rsidRPr="3BCA049D" w:rsidR="230A3F6E">
              <w:rPr>
                <w:rFonts w:ascii="Arial" w:hAnsi="Arial" w:eastAsia="Arial" w:cs="Arial"/>
              </w:rPr>
              <w:t xml:space="preserve"> user passwords.</w:t>
            </w:r>
          </w:p>
          <w:p w:rsidR="022BA375" w:rsidP="18F335A7" w:rsidRDefault="022BA375" w14:paraId="60EAB4CA" w14:textId="27869A66">
            <w:pPr>
              <w:pStyle w:val="ListParagraph"/>
              <w:numPr>
                <w:ilvl w:val="0"/>
                <w:numId w:val="26"/>
              </w:numPr>
              <w:rPr>
                <w:rFonts w:ascii="Arial" w:hAnsi="Arial" w:eastAsia="Arial" w:cs="Arial"/>
                <w:szCs w:val="20"/>
              </w:rPr>
            </w:pPr>
            <w:r w:rsidRPr="18F335A7">
              <w:rPr>
                <w:rFonts w:ascii="Arial" w:hAnsi="Arial" w:eastAsia="Arial" w:cs="Arial"/>
                <w:szCs w:val="20"/>
              </w:rPr>
              <w:t>The system shall allow users to authenticate after successful completion of the Enterprise SSO password recovery process.</w:t>
            </w:r>
          </w:p>
          <w:p w:rsidR="022BA375" w:rsidP="18F335A7" w:rsidRDefault="022BA375" w14:paraId="3B08F712" w14:textId="1D767D47">
            <w:pPr>
              <w:pStyle w:val="ListParagraph"/>
              <w:numPr>
                <w:ilvl w:val="0"/>
                <w:numId w:val="26"/>
              </w:numPr>
              <w:rPr>
                <w:rFonts w:ascii="Arial" w:hAnsi="Arial" w:eastAsia="Arial" w:cs="Arial"/>
                <w:szCs w:val="20"/>
              </w:rPr>
            </w:pPr>
            <w:r w:rsidRPr="18F335A7">
              <w:rPr>
                <w:rFonts w:ascii="Arial" w:hAnsi="Arial" w:eastAsia="Arial" w:cs="Arial"/>
                <w:szCs w:val="20"/>
              </w:rPr>
              <w:t>The system shall require successful authentication through the Enterprise SSO platform before granting access to the application.</w:t>
            </w:r>
          </w:p>
          <w:p w:rsidR="022BA375" w:rsidP="28E9851D" w:rsidRDefault="022BA375" w14:paraId="5C5B2D99" w14:textId="18AFCB37">
            <w:pPr>
              <w:pStyle w:val="ListParagraph"/>
              <w:numPr>
                <w:ilvl w:val="0"/>
                <w:numId w:val="26"/>
              </w:numPr>
              <w:rPr>
                <w:rFonts w:ascii="Arial" w:hAnsi="Arial" w:eastAsia="Arial" w:cs="Arial"/>
              </w:rPr>
            </w:pPr>
            <w:r w:rsidRPr="28E9851D" w:rsidR="022BA375">
              <w:rPr>
                <w:rFonts w:ascii="Arial" w:hAnsi="Arial" w:eastAsia="Arial" w:cs="Arial"/>
              </w:rPr>
              <w:t xml:space="preserve">The system shall display </w:t>
            </w:r>
            <w:r w:rsidRPr="28E9851D" w:rsidR="022BA375">
              <w:rPr>
                <w:rFonts w:ascii="Arial" w:hAnsi="Arial" w:eastAsia="Arial" w:cs="Arial"/>
              </w:rPr>
              <w:t xml:space="preserve">an appropriate </w:t>
            </w:r>
            <w:r w:rsidRPr="28E9851D" w:rsidR="022BA375">
              <w:rPr>
                <w:rFonts w:ascii="Arial" w:hAnsi="Arial" w:eastAsia="Arial" w:cs="Arial"/>
              </w:rPr>
              <w:t>error</w:t>
            </w:r>
            <w:r w:rsidRPr="28E9851D" w:rsidR="022BA375">
              <w:rPr>
                <w:rFonts w:ascii="Arial" w:hAnsi="Arial" w:eastAsia="Arial" w:cs="Arial"/>
              </w:rPr>
              <w:t xml:space="preserve"> message when authentication fails</w:t>
            </w:r>
            <w:r w:rsidRPr="28E9851D" w:rsidR="0D93B58B">
              <w:rPr>
                <w:rFonts w:ascii="Arial" w:hAnsi="Arial" w:eastAsia="Arial" w:cs="Arial"/>
              </w:rPr>
              <w:t>.</w:t>
            </w:r>
          </w:p>
          <w:p w:rsidR="0D93B58B" w:rsidP="28E9851D" w:rsidRDefault="0D93B58B" w14:paraId="2C7032FE" w14:textId="1C6F4AC7">
            <w:pPr>
              <w:pStyle w:val="ListParagraph"/>
              <w:numPr>
                <w:ilvl w:val="1"/>
                <w:numId w:val="26"/>
              </w:numPr>
              <w:rPr>
                <w:rFonts w:ascii="Arial" w:hAnsi="Arial" w:eastAsia="Arial" w:cs="Arial"/>
              </w:rPr>
            </w:pPr>
            <w:r w:rsidRPr="28E9851D" w:rsidR="0D93B58B">
              <w:rPr>
                <w:rFonts w:ascii="Arial" w:hAnsi="Arial" w:eastAsia="Arial" w:cs="Arial"/>
              </w:rPr>
              <w:t>Error messages should not give clues on exact error.</w:t>
            </w:r>
          </w:p>
          <w:p w:rsidR="022BA375" w:rsidP="18F335A7" w:rsidRDefault="022BA375" w14:paraId="32317336" w14:textId="5033CF88">
            <w:pPr>
              <w:pStyle w:val="ListParagraph"/>
              <w:numPr>
                <w:ilvl w:val="0"/>
                <w:numId w:val="26"/>
              </w:numPr>
              <w:rPr>
                <w:rFonts w:ascii="Arial" w:hAnsi="Arial" w:eastAsia="Arial" w:cs="Arial"/>
                <w:szCs w:val="20"/>
              </w:rPr>
            </w:pPr>
            <w:r w:rsidRPr="18F335A7">
              <w:rPr>
                <w:rFonts w:ascii="Arial" w:hAnsi="Arial" w:eastAsia="Arial" w:cs="Arial"/>
                <w:szCs w:val="20"/>
              </w:rPr>
              <w:t>The system shall maintain audit logs of login attempts and authentication outcomes.</w:t>
            </w:r>
          </w:p>
          <w:p w:rsidR="022BA375" w:rsidP="18F335A7" w:rsidRDefault="022BA375" w14:paraId="2EC6E049" w14:textId="133237D6">
            <w:pPr>
              <w:pStyle w:val="ListParagraph"/>
              <w:numPr>
                <w:ilvl w:val="0"/>
                <w:numId w:val="26"/>
              </w:numPr>
              <w:rPr>
                <w:rFonts w:ascii="Arial" w:hAnsi="Arial" w:eastAsia="Arial" w:cs="Arial"/>
                <w:szCs w:val="20"/>
              </w:rPr>
            </w:pPr>
            <w:r w:rsidRPr="18F335A7">
              <w:rPr>
                <w:rFonts w:ascii="Arial" w:hAnsi="Arial" w:eastAsia="Arial" w:cs="Arial"/>
                <w:szCs w:val="20"/>
              </w:rPr>
              <w:t>The system shall ensure that all password-related activities remain governed by the Enterprise SSO platform.</w:t>
            </w:r>
          </w:p>
          <w:p>
            <w:pPr>
              <w:pStyle w:val="ListParagraph"/>
              <w:numPr>
                <w:ilvl w:val="0"/>
                <w:numId w:val="26"/>
              </w:numPr>
              <w:rPr>
                <w:rFonts w:ascii="Arial" w:hAnsi="Arial" w:cs="Arial"/>
              </w:rPr>
            </w:pPr>
            <w:r>
              <w:rPr>
                <w:rFonts w:ascii="Arial" w:hAnsi="Arial" w:cs="Arial"/>
                <w:shd w:val="clear" w:color="auto" w:fill="FFF59D"/>
              </w:rPr>
              <w:t xml:space="preserve">The system shall offer no forgotten-password function to single sign-on users; for the break-glass accounts the self-service reset link (single use, valid 30 minutes) shall be switched off in production (Annex Q).</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34"/>
              </w:numPr>
              <w:rPr>
                <w:rFonts w:ascii="Arial" w:hAnsi="Arial" w:cs="Arial"/>
              </w:rPr>
            </w:pPr>
            <w:r>
              <w:rPr>
                <w:rFonts w:ascii="Arial" w:hAnsi="Arial" w:cs="Arial"/>
                <w:shd w:val="clear" w:color="auto" w:fill="FFF59D"/>
              </w:rPr>
              <w:t xml:space="preserve">The Login page shows no forgotten-password function when single sign-on is switched on.</w:t>
            </w:r>
          </w:p>
          <w:p w:rsidR="18F335A7" w:rsidP="18F335A7" w:rsidRDefault="18F335A7" w14:paraId="7137F2E3" w14:textId="64FF373C">
            <w:pPr>
              <w:spacing w:line="259" w:lineRule="auto"/>
              <w:rPr>
                <w:rFonts w:ascii="Arial" w:hAnsi="Arial" w:cs="Arial"/>
                <w:b/>
                <w:bCs/>
              </w:rPr>
            </w:pPr>
          </w:p>
        </w:tc>
        <w:tc>
          <w:tcPr>
            <w:tcW w:w="943" w:type="dxa"/>
            <w:tcBorders>
              <w:top w:val="single" w:color="auto" w:sz="4"/>
              <w:left w:val="single" w:color="auto" w:sz="4"/>
              <w:bottom w:val="single" w:color="auto" w:sz="4"/>
              <w:right w:val="single" w:color="auto" w:sz="4"/>
            </w:tcBorders>
            <w:tcMar/>
            <w:tcPrChange w:author="John V. Barbachano [CONT]" w:date="2026-10-07T02:43:00Z" w:id="41">
              <w:tcPr>
                <w:tcW w:w="943" w:type="dxa"/>
                <w:gridSpan w:val="2"/>
              </w:tcPr>
            </w:tcPrChange>
          </w:tcPr>
          <w:p w:rsidR="18F335A7" w:rsidP="18F335A7" w:rsidRDefault="18F335A7" w14:paraId="2D58CF7F" w14:textId="30A3F4F8">
            <w:pPr>
              <w:rPr>
                <w:rFonts w:ascii="Arial" w:hAnsi="Arial" w:cs="Arial"/>
              </w:rPr>
            </w:pPr>
          </w:p>
        </w:tc>
      </w:tr>
      <w:tr w:rsidR="18F335A7" w:rsidTr="5BDA26B3" w14:paraId="593AB564" w14:textId="77777777">
        <w:trPr>
          <w:trHeight w:val="1530"/>
        </w:trPr>
        <w:tc>
          <w:tcPr>
            <w:tcW w:w="1457" w:type="dxa"/>
            <w:tcMar/>
          </w:tcPr>
          <w:p w:rsidR="465264F5" w:rsidP="18F335A7" w:rsidRDefault="465264F5" w14:paraId="347F0893" w14:textId="66A3A19B">
            <w:pPr>
              <w:spacing w:line="259" w:lineRule="auto"/>
            </w:pPr>
            <w:r w:rsidRPr="18F335A7">
              <w:rPr>
                <w:rFonts w:ascii="Arial" w:hAnsi="Arial" w:eastAsia="Arial" w:cs="Arial"/>
                <w:color w:val="000000" w:themeColor="text1"/>
                <w:szCs w:val="20"/>
              </w:rPr>
              <w:t>FRUM.00</w:t>
            </w:r>
            <w:r w:rsidRPr="18F335A7" w:rsidR="2CC6A2BA">
              <w:rPr>
                <w:rFonts w:ascii="Arial" w:hAnsi="Arial" w:eastAsia="Arial" w:cs="Arial"/>
                <w:color w:val="000000" w:themeColor="text1"/>
                <w:szCs w:val="20"/>
              </w:rPr>
              <w:t>5</w:t>
            </w:r>
          </w:p>
        </w:tc>
        <w:tc>
          <w:tcPr>
            <w:tcW w:w="1151" w:type="dxa"/>
            <w:tcMar/>
          </w:tcPr>
          <w:p w:rsidR="465264F5" w:rsidP="18F335A7" w:rsidRDefault="465264F5" w14:paraId="62EAC93D" w14:textId="44F869A9">
            <w:pPr>
              <w:spacing w:line="259" w:lineRule="auto"/>
            </w:pPr>
            <w:r w:rsidRPr="18F335A7">
              <w:rPr>
                <w:rFonts w:ascii="Arial" w:hAnsi="Arial" w:eastAsia="Arial" w:cs="Arial"/>
                <w:color w:val="000000" w:themeColor="text1"/>
                <w:szCs w:val="20"/>
              </w:rPr>
              <w:t>Roles Management</w:t>
            </w:r>
          </w:p>
        </w:tc>
        <w:tc>
          <w:tcPr>
            <w:tcW w:w="1958" w:type="dxa"/>
            <w:tcMar/>
          </w:tcPr>
          <w:p w:rsidR="3C2A0630" w:rsidP="18F335A7" w:rsidRDefault="3C2A0630" w14:paraId="2EC2A2CD" w14:textId="62E6FF81">
            <w:pPr>
              <w:spacing w:line="259" w:lineRule="auto"/>
            </w:pPr>
            <w:r w:rsidRPr="18F335A7">
              <w:rPr>
                <w:rFonts w:ascii="Arial" w:hAnsi="Arial" w:eastAsia="Arial" w:cs="Arial"/>
                <w:color w:val="000000" w:themeColor="text1"/>
                <w:szCs w:val="20"/>
              </w:rPr>
              <w:t>Role Creation</w:t>
            </w:r>
          </w:p>
        </w:tc>
        <w:tc>
          <w:tcPr>
            <w:tcW w:w="4571" w:type="dxa"/>
            <w:tcMar/>
          </w:tcPr>
          <w:p w:rsidR="24B8F917" w:rsidP="18F335A7" w:rsidRDefault="24B8F917" w14:paraId="0911B19F" w14:textId="272244BA">
            <w:pPr>
              <w:rPr>
                <w:rFonts w:ascii="Arial" w:hAnsi="Arial" w:eastAsia="Arial" w:cs="Arial"/>
                <w:color w:val="000000" w:themeColor="text1"/>
                <w:szCs w:val="20"/>
              </w:rPr>
            </w:pPr>
            <w:r w:rsidRPr="18F335A7">
              <w:rPr>
                <w:rFonts w:ascii="Arial" w:hAnsi="Arial" w:eastAsia="Arial" w:cs="Arial"/>
                <w:b/>
                <w:bCs/>
                <w:color w:val="000000" w:themeColor="text1"/>
                <w:szCs w:val="20"/>
              </w:rPr>
              <w:t xml:space="preserve">In-Scope: </w:t>
            </w:r>
            <w:r w:rsidRPr="18F335A7">
              <w:rPr>
                <w:rFonts w:ascii="Arial" w:hAnsi="Arial" w:eastAsia="Arial" w:cs="Arial"/>
                <w:color w:val="000000" w:themeColor="text1"/>
                <w:szCs w:val="20"/>
              </w:rPr>
              <w:t xml:space="preserve">Role creation and permission configuration in </w:t>
            </w:r>
            <w:r w:rsidRPr="18F335A7">
              <w:rPr>
                <w:rFonts w:ascii="Arial" w:hAnsi="Arial" w:eastAsia="Arial" w:cs="Arial"/>
                <w:szCs w:val="20"/>
              </w:rPr>
              <w:t>BDOI</w:t>
            </w:r>
            <w:r w:rsidRPr="18F335A7">
              <w:rPr>
                <w:rFonts w:ascii="Arial" w:hAnsi="Arial" w:eastAsia="Arial" w:cs="Arial"/>
                <w:color w:val="000000" w:themeColor="text1"/>
                <w:szCs w:val="20"/>
              </w:rPr>
              <w:t>-BROKERSYS application.</w:t>
            </w:r>
          </w:p>
          <w:p w:rsidR="18F335A7" w:rsidP="18F335A7" w:rsidRDefault="18F335A7" w14:paraId="57DA166A" w14:textId="62E221E3">
            <w:pPr>
              <w:rPr>
                <w:rFonts w:ascii="Arial" w:hAnsi="Arial" w:eastAsia="Arial" w:cs="Arial"/>
                <w:b/>
                <w:bCs/>
                <w:szCs w:val="20"/>
              </w:rPr>
            </w:pPr>
          </w:p>
          <w:p w:rsidR="799E06EF" w:rsidP="18F335A7" w:rsidRDefault="799E06EF" w14:paraId="7930DA97" w14:textId="6293CB89">
            <w:pPr>
              <w:rPr>
                <w:rFonts w:ascii="Arial" w:hAnsi="Arial" w:eastAsia="Arial" w:cs="Arial"/>
                <w:color w:val="000000" w:themeColor="text1"/>
                <w:szCs w:val="20"/>
              </w:rPr>
            </w:pPr>
            <w:r w:rsidRPr="18F335A7">
              <w:rPr>
                <w:rFonts w:ascii="Arial" w:hAnsi="Arial" w:eastAsia="Arial" w:cs="Arial"/>
                <w:b/>
                <w:bCs/>
                <w:szCs w:val="20"/>
              </w:rPr>
              <w:t xml:space="preserve">Out of Scope: </w:t>
            </w:r>
            <w:r w:rsidRPr="18F335A7" w:rsidR="099FCF18">
              <w:rPr>
                <w:rFonts w:ascii="Arial" w:hAnsi="Arial" w:eastAsia="Arial" w:cs="Arial"/>
                <w:szCs w:val="20"/>
              </w:rPr>
              <w:t xml:space="preserve">AD Group </w:t>
            </w:r>
            <w:r w:rsidRPr="18F335A7" w:rsidR="24FA65CE">
              <w:rPr>
                <w:rFonts w:ascii="Arial" w:hAnsi="Arial" w:eastAsia="Arial" w:cs="Arial"/>
                <w:szCs w:val="20"/>
              </w:rPr>
              <w:t xml:space="preserve">creation </w:t>
            </w:r>
            <w:r w:rsidRPr="18F335A7">
              <w:rPr>
                <w:rFonts w:ascii="Arial" w:hAnsi="Arial" w:eastAsia="Arial" w:cs="Arial"/>
                <w:szCs w:val="20"/>
              </w:rPr>
              <w:t>request</w:t>
            </w:r>
            <w:r w:rsidRPr="18F335A7" w:rsidR="324308CF">
              <w:rPr>
                <w:rFonts w:ascii="Arial" w:hAnsi="Arial" w:eastAsia="Arial" w:cs="Arial"/>
                <w:szCs w:val="20"/>
              </w:rPr>
              <w:t xml:space="preserve"> and AD Group creation</w:t>
            </w:r>
            <w:r w:rsidRPr="18F335A7">
              <w:rPr>
                <w:rFonts w:ascii="Arial" w:hAnsi="Arial" w:eastAsia="Arial" w:cs="Arial"/>
                <w:szCs w:val="20"/>
              </w:rPr>
              <w:t xml:space="preserve"> </w:t>
            </w:r>
            <w:r w:rsidRPr="18F335A7" w:rsidR="3E1F0676">
              <w:rPr>
                <w:rFonts w:ascii="Arial" w:hAnsi="Arial" w:eastAsia="Arial" w:cs="Arial"/>
                <w:szCs w:val="20"/>
              </w:rPr>
              <w:t>are</w:t>
            </w:r>
            <w:r w:rsidRPr="18F335A7" w:rsidR="226822B5">
              <w:rPr>
                <w:rFonts w:ascii="Arial" w:hAnsi="Arial" w:eastAsia="Arial" w:cs="Arial"/>
                <w:szCs w:val="20"/>
              </w:rPr>
              <w:t xml:space="preserve"> </w:t>
            </w:r>
            <w:r w:rsidRPr="18F335A7">
              <w:rPr>
                <w:rFonts w:ascii="Arial" w:hAnsi="Arial" w:eastAsia="Arial" w:cs="Arial"/>
                <w:szCs w:val="20"/>
              </w:rPr>
              <w:t xml:space="preserve">done outside </w:t>
            </w:r>
            <w:r w:rsidRPr="18F335A7" w:rsidR="43A4DBC7">
              <w:rPr>
                <w:rFonts w:ascii="Arial" w:hAnsi="Arial" w:eastAsia="Arial" w:cs="Arial"/>
                <w:szCs w:val="20"/>
              </w:rPr>
              <w:t>the BDOI</w:t>
            </w:r>
            <w:r w:rsidRPr="18F335A7" w:rsidR="43A4DBC7">
              <w:rPr>
                <w:rFonts w:ascii="Arial" w:hAnsi="Arial" w:eastAsia="Arial" w:cs="Arial"/>
                <w:color w:val="000000" w:themeColor="text1"/>
                <w:szCs w:val="20"/>
              </w:rPr>
              <w:t>-BROKERSYS application.</w:t>
            </w:r>
          </w:p>
          <w:p w:rsidR="18F335A7" w:rsidP="18F335A7" w:rsidRDefault="18F335A7" w14:paraId="678413E3" w14:textId="7B68DBD1">
            <w:pPr>
              <w:rPr>
                <w:rFonts w:ascii="Arial" w:hAnsi="Arial" w:eastAsia="Arial" w:cs="Arial"/>
                <w:color w:val="000000" w:themeColor="text1"/>
                <w:szCs w:val="20"/>
              </w:rPr>
            </w:pPr>
          </w:p>
          <w:p w:rsidR="747F2982" w:rsidP="18F335A7" w:rsidRDefault="747F2982" w14:paraId="0887CCEA" w14:textId="50C0A580">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FRUM.005</w:t>
            </w:r>
            <w:r w:rsidRPr="18F335A7" w:rsidR="73700561">
              <w:rPr>
                <w:rFonts w:ascii="Arial" w:hAnsi="Arial" w:eastAsia="Arial" w:cs="Arial"/>
                <w:b/>
                <w:bCs/>
                <w:color w:val="000000" w:themeColor="text1"/>
                <w:szCs w:val="20"/>
              </w:rPr>
              <w:t>.01</w:t>
            </w:r>
            <w:r w:rsidRPr="18F335A7">
              <w:rPr>
                <w:rFonts w:ascii="Arial" w:hAnsi="Arial" w:eastAsia="Arial" w:cs="Arial"/>
                <w:b/>
                <w:bCs/>
                <w:color w:val="000000" w:themeColor="text1"/>
                <w:szCs w:val="20"/>
              </w:rPr>
              <w:t xml:space="preserve"> </w:t>
            </w:r>
            <w:r w:rsidRPr="18F335A7" w:rsidR="7486D625">
              <w:rPr>
                <w:rFonts w:ascii="Arial" w:hAnsi="Arial" w:eastAsia="Arial" w:cs="Arial"/>
                <w:b/>
                <w:bCs/>
                <w:color w:val="000000" w:themeColor="text1"/>
                <w:szCs w:val="20"/>
              </w:rPr>
              <w:t>Role Creation</w:t>
            </w:r>
            <w:r w:rsidRPr="18F335A7" w:rsidR="4D18B676">
              <w:rPr>
                <w:rFonts w:ascii="Arial" w:hAnsi="Arial" w:eastAsia="Arial" w:cs="Arial"/>
                <w:b/>
                <w:bCs/>
                <w:color w:val="000000" w:themeColor="text1"/>
                <w:szCs w:val="20"/>
              </w:rPr>
              <w:t xml:space="preserve"> and Permission </w:t>
            </w:r>
            <w:r w:rsidRPr="18F335A7" w:rsidR="4608F2A6">
              <w:rPr>
                <w:rFonts w:ascii="Arial" w:hAnsi="Arial" w:eastAsia="Arial" w:cs="Arial"/>
                <w:b/>
                <w:bCs/>
                <w:color w:val="000000" w:themeColor="text1"/>
                <w:szCs w:val="20"/>
              </w:rPr>
              <w:t>configuration</w:t>
            </w:r>
          </w:p>
          <w:p w:rsidR="6F454A34" w:rsidP="18F335A7" w:rsidRDefault="6F454A34" w14:paraId="7D293F7A" w14:textId="2AFD7F96">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3D6E298E">
              <w:rPr>
                <w:rFonts w:ascii="Arial" w:hAnsi="Arial" w:eastAsia="Arial" w:cs="Arial"/>
                <w:szCs w:val="20"/>
              </w:rPr>
              <w:t xml:space="preserve">users </w:t>
            </w:r>
            <w:r w:rsidRPr="18F335A7">
              <w:rPr>
                <w:rFonts w:ascii="Arial" w:hAnsi="Arial" w:eastAsia="Arial" w:cs="Arial"/>
                <w:szCs w:val="20"/>
              </w:rPr>
              <w:t>to create application roles within BDOI-BROKERSYS</w:t>
            </w:r>
            <w:r w:rsidRPr="18F335A7" w:rsidR="7893947E">
              <w:rPr>
                <w:rFonts w:ascii="Arial" w:hAnsi="Arial" w:eastAsia="Arial" w:cs="Arial"/>
                <w:szCs w:val="20"/>
              </w:rPr>
              <w:t xml:space="preserve"> Application</w:t>
            </w:r>
            <w:r w:rsidRPr="18F335A7">
              <w:rPr>
                <w:rFonts w:ascii="Arial" w:hAnsi="Arial" w:eastAsia="Arial" w:cs="Arial"/>
                <w:szCs w:val="20"/>
              </w:rPr>
              <w:t>.</w:t>
            </w:r>
          </w:p>
          <w:p w:rsidR="6F454A34" w:rsidP="18F335A7" w:rsidRDefault="6F454A34" w14:paraId="6AABFFAB" w14:textId="3FF04025">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04E1BF03">
              <w:rPr>
                <w:rFonts w:ascii="Arial" w:hAnsi="Arial" w:eastAsia="Arial" w:cs="Arial"/>
                <w:szCs w:val="20"/>
              </w:rPr>
              <w:t xml:space="preserve">users </w:t>
            </w:r>
            <w:r w:rsidRPr="18F335A7">
              <w:rPr>
                <w:rFonts w:ascii="Arial" w:hAnsi="Arial" w:eastAsia="Arial" w:cs="Arial"/>
                <w:szCs w:val="20"/>
              </w:rPr>
              <w:t>to define a unique role name and role description.</w:t>
            </w:r>
          </w:p>
          <w:p w:rsidR="6F454A34" w:rsidP="18F335A7" w:rsidRDefault="6F454A34" w14:paraId="0B8614AB" w14:textId="2293F5B4">
            <w:pPr>
              <w:pStyle w:val="ListParagraph"/>
              <w:numPr>
                <w:ilvl w:val="0"/>
                <w:numId w:val="32"/>
              </w:numPr>
              <w:rPr>
                <w:rFonts w:ascii="Arial" w:hAnsi="Arial" w:eastAsia="Arial" w:cs="Arial"/>
                <w:szCs w:val="20"/>
              </w:rPr>
            </w:pPr>
            <w:r w:rsidRPr="18F335A7">
              <w:rPr>
                <w:rFonts w:ascii="Arial" w:hAnsi="Arial" w:eastAsia="Arial" w:cs="Arial"/>
                <w:szCs w:val="20"/>
              </w:rPr>
              <w:t>The system shall prevent the creation of duplicate role names.</w:t>
            </w:r>
          </w:p>
          <w:p w:rsidR="6F454A34" w:rsidP="18F335A7" w:rsidRDefault="6F454A34" w14:paraId="5A29C100" w14:textId="02D8D1DD">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597DF79D">
              <w:rPr>
                <w:rFonts w:ascii="Arial" w:hAnsi="Arial" w:eastAsia="Arial" w:cs="Arial"/>
                <w:szCs w:val="20"/>
              </w:rPr>
              <w:t xml:space="preserve">users </w:t>
            </w:r>
            <w:r w:rsidRPr="18F335A7">
              <w:rPr>
                <w:rFonts w:ascii="Arial" w:hAnsi="Arial" w:eastAsia="Arial" w:cs="Arial"/>
                <w:szCs w:val="20"/>
              </w:rPr>
              <w:t>to configure permissions for each role.</w:t>
            </w:r>
          </w:p>
          <w:p w:rsidR="6F454A34" w:rsidP="18F335A7" w:rsidRDefault="6F454A34" w14:paraId="5C5F5941" w14:textId="2E548D5E">
            <w:pPr>
              <w:pStyle w:val="ListParagraph"/>
              <w:numPr>
                <w:ilvl w:val="0"/>
                <w:numId w:val="32"/>
              </w:numPr>
              <w:rPr>
                <w:rFonts w:ascii="Arial" w:hAnsi="Arial" w:eastAsia="Arial" w:cs="Arial"/>
                <w:szCs w:val="20"/>
              </w:rPr>
            </w:pPr>
            <w:r w:rsidRPr="18F335A7">
              <w:rPr>
                <w:rFonts w:ascii="Arial" w:hAnsi="Arial" w:eastAsia="Arial" w:cs="Arial"/>
                <w:szCs w:val="20"/>
              </w:rPr>
              <w:t>The system shall allow permissions to be assigned based on modules, functions, transactions, pages, and actions within the application.</w:t>
            </w:r>
          </w:p>
          <w:p w:rsidR="6F454A34" w:rsidP="18F335A7" w:rsidRDefault="6F454A34" w14:paraId="58D0DEFA" w14:textId="66AA7E52">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32BBAEB1">
              <w:rPr>
                <w:rFonts w:ascii="Arial" w:hAnsi="Arial" w:eastAsia="Arial" w:cs="Arial"/>
                <w:szCs w:val="20"/>
              </w:rPr>
              <w:t xml:space="preserve">users </w:t>
            </w:r>
            <w:r w:rsidRPr="18F335A7">
              <w:rPr>
                <w:rFonts w:ascii="Arial" w:hAnsi="Arial" w:eastAsia="Arial" w:cs="Arial"/>
                <w:szCs w:val="20"/>
              </w:rPr>
              <w:t>to configure record ownership access rules.</w:t>
            </w:r>
          </w:p>
          <w:p w:rsidR="6F454A34" w:rsidP="18F335A7" w:rsidRDefault="6F454A34" w14:paraId="7DEBFA04" w14:textId="198A92F5">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363850A9">
              <w:rPr>
                <w:rFonts w:ascii="Arial" w:hAnsi="Arial" w:eastAsia="Arial" w:cs="Arial"/>
                <w:szCs w:val="20"/>
              </w:rPr>
              <w:t xml:space="preserve">users </w:t>
            </w:r>
            <w:r w:rsidRPr="18F335A7">
              <w:rPr>
                <w:rFonts w:ascii="Arial" w:hAnsi="Arial" w:eastAsia="Arial" w:cs="Arial"/>
                <w:szCs w:val="20"/>
              </w:rPr>
              <w:t>to configure supervisory access rules for users managing subordinate personnel.</w:t>
            </w:r>
          </w:p>
          <w:p w:rsidR="6F454A34" w:rsidP="18F335A7" w:rsidRDefault="6F454A34" w14:paraId="0F778D2D" w14:textId="5A2D71FE">
            <w:pPr>
              <w:pStyle w:val="ListParagraph"/>
              <w:numPr>
                <w:ilvl w:val="0"/>
                <w:numId w:val="32"/>
              </w:numPr>
              <w:rPr>
                <w:rFonts w:ascii="Arial" w:hAnsi="Arial" w:eastAsia="Arial" w:cs="Arial"/>
                <w:szCs w:val="20"/>
              </w:rPr>
            </w:pPr>
            <w:r w:rsidRPr="18F335A7">
              <w:rPr>
                <w:rFonts w:ascii="Arial" w:hAnsi="Arial" w:eastAsia="Arial" w:cs="Arial"/>
                <w:szCs w:val="20"/>
              </w:rPr>
              <w:t>The system shall enforce configured permissions during user access and transaction processing.</w:t>
            </w:r>
          </w:p>
          <w:p w:rsidR="6F454A34" w:rsidP="18F335A7" w:rsidRDefault="6F454A34" w14:paraId="16028C1F" w14:textId="1D103B43">
            <w:pPr>
              <w:pStyle w:val="ListParagraph"/>
              <w:numPr>
                <w:ilvl w:val="0"/>
                <w:numId w:val="32"/>
              </w:numPr>
              <w:rPr>
                <w:rFonts w:ascii="Arial" w:hAnsi="Arial" w:eastAsia="Arial" w:cs="Arial"/>
                <w:szCs w:val="20"/>
              </w:rPr>
            </w:pPr>
            <w:r w:rsidRPr="18F335A7">
              <w:rPr>
                <w:rFonts w:ascii="Arial" w:hAnsi="Arial" w:eastAsia="Arial" w:cs="Arial"/>
                <w:szCs w:val="20"/>
              </w:rPr>
              <w:t>The system shall prevent users from accessing functions and records not included in their assigned role.</w:t>
            </w:r>
          </w:p>
          <w:p w:rsidR="6F454A34" w:rsidP="18F335A7" w:rsidRDefault="6F454A34" w14:paraId="1AFE64A1" w14:textId="4591A026">
            <w:pPr>
              <w:pStyle w:val="ListParagraph"/>
              <w:numPr>
                <w:ilvl w:val="0"/>
                <w:numId w:val="32"/>
              </w:numPr>
              <w:rPr>
                <w:rFonts w:ascii="Arial" w:hAnsi="Arial" w:eastAsia="Arial" w:cs="Arial"/>
                <w:szCs w:val="20"/>
              </w:rPr>
            </w:pPr>
            <w:r w:rsidRPr="18F335A7">
              <w:rPr>
                <w:rFonts w:ascii="Arial" w:hAnsi="Arial" w:eastAsia="Arial" w:cs="Arial"/>
                <w:szCs w:val="20"/>
              </w:rPr>
              <w:t>The system shall maintain role creation and permission configuration activities in the audit trail.</w:t>
            </w:r>
          </w:p>
          <w:p w:rsidR="6F454A34" w:rsidP="18F335A7" w:rsidRDefault="6F454A34" w14:paraId="33C92853" w14:textId="1936673F">
            <w:pPr>
              <w:pStyle w:val="ListParagraph"/>
              <w:numPr>
                <w:ilvl w:val="0"/>
                <w:numId w:val="32"/>
              </w:numPr>
              <w:rPr>
                <w:rFonts w:ascii="Arial" w:hAnsi="Arial" w:eastAsia="Arial" w:cs="Arial"/>
                <w:szCs w:val="20"/>
              </w:rPr>
            </w:pPr>
            <w:r w:rsidRPr="18F335A7">
              <w:rPr>
                <w:rFonts w:ascii="Arial" w:hAnsi="Arial" w:eastAsia="Arial" w:cs="Arial"/>
                <w:szCs w:val="20"/>
              </w:rPr>
              <w:t xml:space="preserve">The system shall allow authorized </w:t>
            </w:r>
            <w:r w:rsidRPr="18F335A7" w:rsidR="6FF0F93B">
              <w:rPr>
                <w:rFonts w:ascii="Arial" w:hAnsi="Arial" w:eastAsia="Arial" w:cs="Arial"/>
                <w:szCs w:val="20"/>
              </w:rPr>
              <w:t xml:space="preserve">users </w:t>
            </w:r>
            <w:r w:rsidRPr="18F335A7">
              <w:rPr>
                <w:rFonts w:ascii="Arial" w:hAnsi="Arial" w:eastAsia="Arial" w:cs="Arial"/>
                <w:szCs w:val="20"/>
              </w:rPr>
              <w:t>to view all configured roles and associated permissions.</w:t>
            </w:r>
          </w:p>
          <w:p>
            <w:pPr>
              <w:pStyle w:val="ListParagraph"/>
              <w:numPr>
                <w:ilvl w:val="0"/>
                <w:numId w:val="32"/>
              </w:numPr>
              <w:rPr>
                <w:rFonts w:ascii="Arial" w:hAnsi="Arial" w:cs="Arial"/>
              </w:rPr>
            </w:pPr>
            <w:r>
              <w:rPr>
                <w:rFonts w:ascii="Arial" w:hAnsi="Arial" w:cs="Arial"/>
                <w:shd w:val="clear" w:color="auto" w:fill="FFF59D"/>
              </w:rPr>
              <w:t xml:space="preserve">The system shall create and change roles (group profiles) through approved group-profile requests (FRUM.005.02 to FRUM.005.04); the authorised user who configures the role in the system is the System Administrator who implements the approved request.</w:t>
            </w:r>
          </w:p>
          <w:p>
            <w:pPr>
              <w:pStyle w:val="ListParagraph"/>
              <w:numPr>
                <w:ilvl w:val="0"/>
                <w:numId w:val="32"/>
              </w:numPr>
              <w:rPr>
                <w:rFonts w:ascii="Arial" w:hAnsi="Arial" w:cs="Arial"/>
              </w:rPr>
            </w:pPr>
            <w:r>
              <w:rPr>
                <w:rFonts w:ascii="Arial" w:hAnsi="Arial" w:cs="Arial"/>
                <w:shd w:val="clear" w:color="auto" w:fill="FFF59D"/>
              </w:rPr>
              <w:t xml:space="preserve">The system shall hold for each role a code (capital letters, digits and underscore, up to 40 characters, unique), a name (up to 120 characters), a description (up to 500 characters), a privilege level (Low, Standard, High or Admin), a status and the permissions.</w:t>
            </w:r>
          </w:p>
          <w:p>
            <w:pPr>
              <w:pStyle w:val="ListParagraph"/>
              <w:numPr>
                <w:ilvl w:val="0"/>
                <w:numId w:val="32"/>
              </w:numPr>
              <w:rPr>
                <w:rFonts w:ascii="Arial" w:hAnsi="Arial" w:cs="Arial"/>
              </w:rPr>
            </w:pPr>
            <w:r>
              <w:rPr>
                <w:rFonts w:ascii="Arial" w:hAnsi="Arial" w:cs="Arial"/>
                <w:shd w:val="clear" w:color="auto" w:fill="FFF59D"/>
              </w:rPr>
              <w:t xml:space="preserve">The system shall give every function and action its own permission, with its module and action class (View, Create, Amend, Approve), so that each function can be granted to any role.</w:t>
            </w:r>
          </w:p>
          <w:p>
            <w:pPr>
              <w:pStyle w:val="ListParagraph"/>
              <w:numPr>
                <w:ilvl w:val="0"/>
                <w:numId w:val="32"/>
              </w:numPr>
              <w:rPr>
                <w:rFonts w:ascii="Arial" w:hAnsi="Arial" w:cs="Arial"/>
              </w:rPr>
            </w:pPr>
            <w:r>
              <w:rPr>
                <w:rFonts w:ascii="Arial" w:hAnsi="Arial" w:cs="Arial"/>
                <w:shd w:val="clear" w:color="auto" w:fill="FFF59D"/>
              </w:rPr>
              <w:t xml:space="preserve">The system shall refuse a direct change of a role outside an approved request ("Roles are changed through an approved group-profile request; implement the request instead") unless the emergency role edit is switched on with the approval of Information Security; each emergency change is recorded and alerted.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35"/>
              </w:numPr>
              <w:rPr>
                <w:rFonts w:ascii="Arial" w:hAnsi="Arial" w:cs="Arial"/>
              </w:rPr>
            </w:pPr>
            <w:r>
              <w:rPr>
                <w:rFonts w:ascii="Arial" w:hAnsi="Arial" w:cs="Arial"/>
                <w:shd w:val="clear" w:color="auto" w:fill="FFF59D"/>
              </w:rPr>
              <w:t xml:space="preserve">An approved request for a new role Processing Team Lead creates the role only when the System Administrator implements it.</w:t>
            </w:r>
          </w:p>
          <w:p>
            <w:pPr>
              <w:pStyle w:val="ListParagraph"/>
              <w:numPr>
                <w:ilvl w:val="0"/>
                <w:numId w:val="135"/>
              </w:numPr>
              <w:rPr>
                <w:rFonts w:ascii="Arial" w:hAnsi="Arial" w:cs="Arial"/>
              </w:rPr>
            </w:pPr>
            <w:r>
              <w:rPr>
                <w:rFonts w:ascii="Arial" w:hAnsi="Arial" w:cs="Arial"/>
                <w:shd w:val="clear" w:color="auto" w:fill="FFF59D"/>
              </w:rPr>
              <w:t xml:space="preserve">A role code that already exists is refused.</w:t>
            </w:r>
          </w:p>
          <w:p>
            <w:pPr>
              <w:pStyle w:val="ListParagraph"/>
              <w:numPr>
                <w:ilvl w:val="0"/>
                <w:numId w:val="135"/>
              </w:numPr>
              <w:rPr>
                <w:rFonts w:ascii="Arial" w:hAnsi="Arial" w:cs="Arial"/>
              </w:rPr>
            </w:pPr>
            <w:r>
              <w:rPr>
                <w:rFonts w:ascii="Arial" w:hAnsi="Arial" w:cs="Arial"/>
                <w:shd w:val="clear" w:color="auto" w:fill="FFF59D"/>
              </w:rPr>
              <w:t xml:space="preserve">A direct change of a role is refused while the emergency role edit is off.</w:t>
            </w:r>
          </w:p>
          <w:p w:rsidR="18F335A7" w:rsidP="18F335A7" w:rsidRDefault="18F335A7" w14:paraId="3CCFD44E" w14:textId="1A6E9213">
            <w:pPr>
              <w:ind w:left="720"/>
              <w:rPr>
                <w:rFonts w:ascii="Arial" w:hAnsi="Arial" w:eastAsia="Arial" w:cs="Arial"/>
                <w:szCs w:val="20"/>
              </w:rPr>
            </w:pPr>
          </w:p>
          <w:p>
            <w:pPr>
              <w:rPr>
                <w:rFonts w:ascii="Arial" w:hAnsi="Arial" w:cs="Arial"/>
              </w:rPr>
            </w:pPr>
          </w:p>
          <w:p>
            <w:pPr>
              <w:keepNext/>
              <w:rPr>
                <w:rFonts w:ascii="Arial" w:hAnsi="Arial" w:cs="Arial"/>
              </w:rPr>
            </w:pPr>
            <w:r>
              <w:rPr>
                <w:rFonts w:ascii="Arial" w:hAnsi="Arial" w:cs="Arial"/>
                <w:b/>
                <w:bCs/>
                <w:shd w:val="clear" w:color="auto" w:fill="FFF59D"/>
              </w:rPr>
              <w:t xml:space="preserve">FRUM.005.02 Group-Profile Request</w:t>
            </w:r>
          </w:p>
          <w:p>
            <w:pPr>
              <w:pStyle w:val="ListParagraph"/>
              <w:numPr>
                <w:ilvl w:val="0"/>
                <w:numId w:val="153"/>
              </w:numPr>
              <w:rPr>
                <w:rFonts w:ascii="Arial" w:hAnsi="Arial" w:cs="Arial"/>
              </w:rPr>
            </w:pPr>
            <w:r>
              <w:rPr>
                <w:rFonts w:ascii="Arial" w:hAnsi="Arial" w:cs="Arial"/>
                <w:shd w:val="clear" w:color="auto" w:fill="FFF59D"/>
              </w:rPr>
              <w:t xml:space="preserve">The system shall let the Business Administrator request a new group profile with its code, name, description, privilege level, the permissions picked by module and action, the approvers and the remarks.</w:t>
            </w:r>
          </w:p>
          <w:p>
            <w:pPr>
              <w:pStyle w:val="ListParagraph"/>
              <w:numPr>
                <w:ilvl w:val="0"/>
                <w:numId w:val="153"/>
              </w:numPr>
              <w:rPr>
                <w:rFonts w:ascii="Arial" w:hAnsi="Arial" w:cs="Arial"/>
              </w:rPr>
            </w:pPr>
            <w:r>
              <w:rPr>
                <w:rFonts w:ascii="Arial" w:hAnsi="Arial" w:cs="Arial"/>
                <w:shd w:val="clear" w:color="auto" w:fill="FFF59D"/>
              </w:rPr>
              <w:t xml:space="preserve">The request shall follow the request steps of FRUM.009.01 - draft, edit, cancel, submit - and keep every remark in its history.</w:t>
            </w:r>
          </w:p>
          <w:p>
            <w:pPr>
              <w:pStyle w:val="ListParagraph"/>
              <w:numPr>
                <w:ilvl w:val="0"/>
                <w:numId w:val="153"/>
              </w:numPr>
              <w:rPr>
                <w:rFonts w:ascii="Arial" w:hAnsi="Arial" w:cs="Arial"/>
              </w:rPr>
            </w:pPr>
            <w:r>
              <w:rPr>
                <w:rFonts w:ascii="Arial" w:hAnsi="Arial" w:cs="Arial"/>
                <w:shd w:val="clear" w:color="auto" w:fill="FFF59D"/>
              </w:rPr>
              <w:t xml:space="preserve">The system shall refuse a request without a permission ("Select at least one permission") or with a code that already exists.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54"/>
              </w:numPr>
              <w:rPr>
                <w:rFonts w:ascii="Arial" w:hAnsi="Arial" w:cs="Arial"/>
              </w:rPr>
            </w:pPr>
            <w:r>
              <w:rPr>
                <w:rFonts w:ascii="Arial" w:hAnsi="Arial" w:cs="Arial"/>
                <w:shd w:val="clear" w:color="auto" w:fill="FFF59D"/>
              </w:rPr>
              <w:t xml:space="preserve">A request for a new profile with its permissions reaches For Implementation after its approvers approve.</w:t>
            </w:r>
          </w:p>
          <w:p>
            <w:pPr>
              <w:pStyle w:val="ListParagraph"/>
              <w:numPr>
                <w:ilvl w:val="0"/>
                <w:numId w:val="154"/>
              </w:numPr>
              <w:rPr>
                <w:rFonts w:ascii="Arial" w:hAnsi="Arial" w:cs="Arial"/>
              </w:rPr>
            </w:pPr>
            <w:r>
              <w:rPr>
                <w:rFonts w:ascii="Arial" w:hAnsi="Arial" w:cs="Arial"/>
                <w:shd w:val="clear" w:color="auto" w:fill="FFF59D"/>
              </w:rPr>
              <w:t xml:space="preserve">A request without a permission cannot be submitted.</w:t>
            </w:r>
          </w:p>
          <w:p>
            <w:pPr>
              <w:rPr>
                <w:rFonts w:ascii="Arial" w:hAnsi="Arial" w:cs="Arial"/>
              </w:rPr>
            </w:pPr>
          </w:p>
          <w:p>
            <w:pPr>
              <w:keepNext/>
              <w:rPr>
                <w:rFonts w:ascii="Arial" w:hAnsi="Arial" w:cs="Arial"/>
              </w:rPr>
            </w:pPr>
            <w:r>
              <w:rPr>
                <w:rFonts w:ascii="Arial" w:hAnsi="Arial" w:cs="Arial"/>
                <w:b/>
                <w:bCs/>
                <w:shd w:val="clear" w:color="auto" w:fill="FFF59D"/>
              </w:rPr>
              <w:t xml:space="preserve">FRUM.005.03 Approvers in Order</w:t>
            </w:r>
          </w:p>
          <w:p>
            <w:pPr>
              <w:pStyle w:val="ListParagraph"/>
              <w:numPr>
                <w:ilvl w:val="0"/>
                <w:numId w:val="155"/>
              </w:numPr>
              <w:rPr>
                <w:rFonts w:ascii="Arial" w:hAnsi="Arial" w:cs="Arial"/>
              </w:rPr>
            </w:pPr>
            <w:r>
              <w:rPr>
                <w:rFonts w:ascii="Arial" w:hAnsi="Arial" w:cs="Arial"/>
                <w:shd w:val="clear" w:color="auto" w:fill="FFF59D"/>
              </w:rPr>
              <w:t xml:space="preserve">The system shall hold one or more approvers in order on a group-profile request; each approver decides in turn, the request moves to the next approver on approval, and all must approve.</w:t>
            </w:r>
          </w:p>
          <w:p>
            <w:pPr>
              <w:pStyle w:val="ListParagraph"/>
              <w:numPr>
                <w:ilvl w:val="0"/>
                <w:numId w:val="155"/>
              </w:numPr>
              <w:rPr>
                <w:rFonts w:ascii="Arial" w:hAnsi="Arial" w:cs="Arial"/>
              </w:rPr>
            </w:pPr>
            <w:r>
              <w:rPr>
                <w:rFonts w:ascii="Arial" w:hAnsi="Arial" w:cs="Arial"/>
                <w:shd w:val="clear" w:color="auto" w:fill="FFF59D"/>
              </w:rPr>
              <w:t xml:space="preserve">Any approver may reject or return the request; after a return and re-submission it starts again with the first approver.</w:t>
            </w:r>
          </w:p>
          <w:p>
            <w:pPr>
              <w:pStyle w:val="ListParagraph"/>
              <w:numPr>
                <w:ilvl w:val="0"/>
                <w:numId w:val="155"/>
              </w:numPr>
              <w:rPr>
                <w:rFonts w:ascii="Arial" w:hAnsi="Arial" w:cs="Arial"/>
              </w:rPr>
            </w:pPr>
            <w:r>
              <w:rPr>
                <w:rFonts w:ascii="Arial" w:hAnsi="Arial" w:cs="Arial"/>
                <w:shd w:val="clear" w:color="auto" w:fill="FFF59D"/>
              </w:rPr>
              <w:t xml:space="preserve">The system shall refuse an approver listed twice and the requester as an approver.</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56"/>
              </w:numPr>
              <w:rPr>
                <w:rFonts w:ascii="Arial" w:hAnsi="Arial" w:cs="Arial"/>
              </w:rPr>
            </w:pPr>
            <w:r>
              <w:rPr>
                <w:rFonts w:ascii="Arial" w:hAnsi="Arial" w:cs="Arial"/>
                <w:shd w:val="clear" w:color="auto" w:fill="FFF59D"/>
              </w:rPr>
              <w:t xml:space="preserve">With two approvers, the second is notified only after the first approves.</w:t>
            </w:r>
          </w:p>
          <w:p>
            <w:pPr>
              <w:pStyle w:val="ListParagraph"/>
              <w:numPr>
                <w:ilvl w:val="0"/>
                <w:numId w:val="156"/>
              </w:numPr>
              <w:rPr>
                <w:rFonts w:ascii="Arial" w:hAnsi="Arial" w:cs="Arial"/>
              </w:rPr>
            </w:pPr>
            <w:r>
              <w:rPr>
                <w:rFonts w:ascii="Arial" w:hAnsi="Arial" w:cs="Arial"/>
                <w:shd w:val="clear" w:color="auto" w:fill="FFF59D"/>
              </w:rPr>
              <w:t xml:space="preserve">A rejection by the first approver ends the request; the second approver is not asked.</w:t>
            </w:r>
          </w:p>
          <w:p>
            <w:pPr>
              <w:rPr>
                <w:rFonts w:ascii="Arial" w:hAnsi="Arial" w:cs="Arial"/>
              </w:rPr>
            </w:pPr>
          </w:p>
          <w:p>
            <w:pPr>
              <w:keepNext/>
              <w:rPr>
                <w:rFonts w:ascii="Arial" w:hAnsi="Arial" w:cs="Arial"/>
              </w:rPr>
            </w:pPr>
            <w:r>
              <w:rPr>
                <w:rFonts w:ascii="Arial" w:hAnsi="Arial" w:cs="Arial"/>
                <w:b/>
                <w:bCs/>
                <w:shd w:val="clear" w:color="auto" w:fill="FFF59D"/>
              </w:rPr>
              <w:t xml:space="preserve">FRUM.005.04 Implementation by the System Administrator</w:t>
            </w:r>
          </w:p>
          <w:p>
            <w:pPr>
              <w:pStyle w:val="ListParagraph"/>
              <w:numPr>
                <w:ilvl w:val="0"/>
                <w:numId w:val="157"/>
              </w:numPr>
              <w:rPr>
                <w:rFonts w:ascii="Arial" w:hAnsi="Arial" w:cs="Arial"/>
              </w:rPr>
            </w:pPr>
            <w:r>
              <w:rPr>
                <w:rFonts w:ascii="Arial" w:hAnsi="Arial" w:cs="Arial"/>
                <w:shd w:val="clear" w:color="auto" w:fill="FFF59D"/>
              </w:rPr>
              <w:t xml:space="preserve">The system shall list the approved group-profile requests under For Implementation; Implement Request opens the role with the approved change, and saving it applies the change and sets the request to Implemented.</w:t>
            </w:r>
          </w:p>
          <w:p>
            <w:pPr>
              <w:pStyle w:val="ListParagraph"/>
              <w:numPr>
                <w:ilvl w:val="0"/>
                <w:numId w:val="157"/>
              </w:numPr>
              <w:rPr>
                <w:rFonts w:ascii="Arial" w:hAnsi="Arial" w:cs="Arial"/>
              </w:rPr>
            </w:pPr>
            <w:r>
              <w:rPr>
                <w:rFonts w:ascii="Arial" w:hAnsi="Arial" w:cs="Arial"/>
                <w:shd w:val="clear" w:color="auto" w:fill="FFF59D"/>
              </w:rPr>
              <w:t xml:space="preserve">The implementer shall not be the requester ("A request is implemented by someone other than its requester").</w:t>
            </w:r>
          </w:p>
          <w:p>
            <w:pPr>
              <w:pStyle w:val="ListParagraph"/>
              <w:numPr>
                <w:ilvl w:val="0"/>
                <w:numId w:val="157"/>
              </w:numPr>
              <w:rPr>
                <w:rFonts w:ascii="Arial" w:hAnsi="Arial" w:cs="Arial"/>
              </w:rPr>
            </w:pPr>
            <w:r>
              <w:rPr>
                <w:rFonts w:ascii="Arial" w:hAnsi="Arial" w:cs="Arial"/>
                <w:shd w:val="clear" w:color="auto" w:fill="FFF59D"/>
              </w:rPr>
              <w:t xml:space="preserve">The system shall notify the System Administrators of each request to implement and the requester when it is implemented.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58"/>
              </w:numPr>
              <w:rPr>
                <w:rFonts w:ascii="Arial" w:hAnsi="Arial" w:cs="Arial"/>
              </w:rPr>
            </w:pPr>
            <w:r>
              <w:rPr>
                <w:rFonts w:ascii="Arial" w:hAnsi="Arial" w:cs="Arial"/>
                <w:shd w:val="clear" w:color="auto" w:fill="FFF59D"/>
              </w:rPr>
              <w:t xml:space="preserve">An approved new profile exists only after the System Administrator implements it.</w:t>
            </w:r>
          </w:p>
          <w:p>
            <w:pPr>
              <w:pStyle w:val="ListParagraph"/>
              <w:numPr>
                <w:ilvl w:val="0"/>
                <w:numId w:val="158"/>
              </w:numPr>
              <w:rPr>
                <w:rFonts w:ascii="Arial" w:hAnsi="Arial" w:cs="Arial"/>
              </w:rPr>
            </w:pPr>
            <w:r>
              <w:rPr>
                <w:rFonts w:ascii="Arial" w:hAnsi="Arial" w:cs="Arial"/>
                <w:shd w:val="clear" w:color="auto" w:fill="FFF59D"/>
              </w:rPr>
              <w:t xml:space="preserve">The requester of a group-profile request cannot implement it.</w:t>
            </w:r>
          </w:p>
          <w:p>
            <w:pPr>
              <w:rPr>
                <w:rFonts w:ascii="Arial" w:hAnsi="Arial" w:cs="Arial"/>
              </w:rPr>
            </w:pPr>
          </w:p>
          <w:p>
            <w:pPr>
              <w:keepNext/>
              <w:rPr>
                <w:rFonts w:ascii="Arial" w:hAnsi="Arial" w:cs="Arial"/>
              </w:rPr>
            </w:pPr>
            <w:r>
              <w:rPr>
                <w:rFonts w:ascii="Arial" w:hAnsi="Arial" w:cs="Arial"/>
                <w:b/>
                <w:bCs/>
                <w:shd w:val="clear" w:color="auto" w:fill="FFF59D"/>
              </w:rPr>
              <w:t xml:space="preserve">FRUM.005.05 Group Profiles of the Access Personas (BRD 4.002.1)</w:t>
            </w:r>
          </w:p>
          <w:p>
            <w:pPr>
              <w:pStyle w:val="ListParagraph"/>
              <w:numPr>
                <w:ilvl w:val="0"/>
                <w:numId w:val="159"/>
              </w:numPr>
              <w:rPr>
                <w:rFonts w:ascii="Arial" w:hAnsi="Arial" w:cs="Arial"/>
              </w:rPr>
            </w:pPr>
            <w:r>
              <w:rPr>
                <w:rFonts w:ascii="Arial" w:hAnsi="Arial" w:cs="Arial"/>
                <w:shd w:val="clear" w:color="auto" w:fill="FFF59D"/>
              </w:rPr>
              <w:t xml:space="preserve">The system shall provide the group profiles Requestor, Approver, Second Approver, Business Administrator, System Administrator, Auditor and Information Security Officer with the access permissions of Annex M; later changes to them are group-profile requests.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60"/>
              </w:numPr>
              <w:rPr>
                <w:rFonts w:ascii="Arial" w:hAnsi="Arial" w:cs="Arial"/>
              </w:rPr>
            </w:pPr>
            <w:r>
              <w:rPr>
                <w:rFonts w:ascii="Arial" w:hAnsi="Arial" w:cs="Arial"/>
                <w:shd w:val="clear" w:color="auto" w:fill="FFF59D"/>
              </w:rPr>
              <w:t xml:space="preserve">The Requestor, Approver and Business Administrator profiles exist with the permissions of Annex M.</w:t>
            </w:r>
          </w:p>
          <w:p>
            <w:pPr>
              <w:rPr>
                <w:rFonts w:ascii="Arial" w:hAnsi="Arial" w:cs="Arial"/>
              </w:rPr>
            </w:pPr>
          </w:p>
          <w:p>
            <w:pPr>
              <w:keepNext/>
              <w:rPr>
                <w:rFonts w:ascii="Arial" w:hAnsi="Arial" w:cs="Arial"/>
              </w:rPr>
            </w:pPr>
            <w:r>
              <w:rPr>
                <w:rFonts w:ascii="Arial" w:hAnsi="Arial" w:cs="Arial"/>
                <w:b/>
                <w:bCs/>
                <w:shd w:val="clear" w:color="auto" w:fill="FFF59D"/>
              </w:rPr>
              <w:t xml:space="preserve">FRUM.005.06 Functions Assigned to Group Profiles (BRD 4.002.2)</w:t>
            </w:r>
          </w:p>
          <w:p>
            <w:pPr>
              <w:pStyle w:val="ListParagraph"/>
              <w:numPr>
                <w:ilvl w:val="0"/>
                <w:numId w:val="161"/>
              </w:numPr>
              <w:rPr>
                <w:rFonts w:ascii="Arial" w:hAnsi="Arial" w:cs="Arial"/>
              </w:rPr>
            </w:pPr>
            <w:r>
              <w:rPr>
                <w:rFonts w:ascii="Arial" w:hAnsi="Arial" w:cs="Arial"/>
                <w:shd w:val="clear" w:color="auto" w:fill="FFF59D"/>
              </w:rPr>
              <w:t xml:space="preserve">Each access function of BRD 4.002.2 shall have its own permission - enrol, modify, deactivate and reactivate a user, apply correction, cancel a request, view requests, review and approve, submit group-profile requests, generate reports (Annex M); granting a permission to a role grants the function to all its members.</w:t>
            </w:r>
          </w:p>
          <w:p>
            <w:pPr>
              <w:pStyle w:val="ListParagraph"/>
              <w:numPr>
                <w:ilvl w:val="0"/>
                <w:numId w:val="161"/>
              </w:numPr>
              <w:rPr>
                <w:rFonts w:ascii="Arial" w:hAnsi="Arial" w:cs="Arial"/>
              </w:rPr>
            </w:pPr>
            <w:r>
              <w:rPr>
                <w:rFonts w:ascii="Arial" w:hAnsi="Arial" w:cs="Arial"/>
                <w:shd w:val="clear" w:color="auto" w:fill="FFF59D"/>
              </w:rPr>
              <w:t xml:space="preserve">The User Access Matrix shall show the roles by permission and by module and action class, with an Excel export.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62"/>
              </w:numPr>
              <w:rPr>
                <w:rFonts w:ascii="Arial" w:hAnsi="Arial" w:cs="Arial"/>
              </w:rPr>
            </w:pPr>
            <w:r>
              <w:rPr>
                <w:rFonts w:ascii="Arial" w:hAnsi="Arial" w:cs="Arial"/>
                <w:shd w:val="clear" w:color="auto" w:fill="FFF59D"/>
              </w:rPr>
              <w:t xml:space="preserve">A role without the cancel permission does not show Cancel Request.</w:t>
            </w:r>
          </w:p>
          <w:p>
            <w:pPr>
              <w:pStyle w:val="ListParagraph"/>
              <w:numPr>
                <w:ilvl w:val="0"/>
                <w:numId w:val="162"/>
              </w:numPr>
              <w:rPr>
                <w:rFonts w:ascii="Arial" w:hAnsi="Arial" w:cs="Arial"/>
              </w:rPr>
            </w:pPr>
            <w:r>
              <w:rPr>
                <w:rFonts w:ascii="Arial" w:hAnsi="Arial" w:cs="Arial"/>
                <w:shd w:val="clear" w:color="auto" w:fill="FFF59D"/>
              </w:rPr>
              <w:t xml:space="preserve">The User Access Matrix shows the enrol permission under the module User Access, action Create.</w:t>
            </w:r>
          </w:p>
        </w:tc>
        <w:tc>
          <w:tcPr>
            <w:tcW w:w="943" w:type="dxa"/>
            <w:tcMar/>
          </w:tcPr>
          <w:p w:rsidR="18F335A7" w:rsidP="18F335A7" w:rsidRDefault="18F335A7" w14:paraId="51264175" w14:textId="679D7A62">
            <w:pPr>
              <w:rPr>
                <w:rFonts w:ascii="Arial" w:hAnsi="Arial" w:cs="Arial"/>
              </w:rPr>
            </w:pPr>
          </w:p>
        </w:tc>
      </w:tr>
      <w:tr w:rsidR="18F335A7" w:rsidTr="5BDA26B3" w14:paraId="101077AE" w14:textId="77777777">
        <w:trPr>
          <w:trHeight w:val="479"/>
        </w:trPr>
        <w:tc>
          <w:tcPr>
            <w:tcW w:w="1457" w:type="dxa"/>
            <w:tcMar/>
          </w:tcPr>
          <w:p w:rsidR="18F335A7" w:rsidP="18F335A7" w:rsidRDefault="18F335A7" w14:paraId="44C1F662" w14:textId="13EAC8F2">
            <w:pPr>
              <w:spacing w:line="259" w:lineRule="auto"/>
            </w:pPr>
            <w:r w:rsidRPr="18F335A7">
              <w:rPr>
                <w:rFonts w:ascii="Arial" w:hAnsi="Arial" w:eastAsia="Arial" w:cs="Arial"/>
                <w:color w:val="000000" w:themeColor="text1"/>
                <w:szCs w:val="20"/>
              </w:rPr>
              <w:t>FRUM.00</w:t>
            </w:r>
            <w:r w:rsidRPr="18F335A7" w:rsidR="3CCD2161">
              <w:rPr>
                <w:rFonts w:ascii="Arial" w:hAnsi="Arial" w:eastAsia="Arial" w:cs="Arial"/>
                <w:color w:val="000000" w:themeColor="text1"/>
                <w:szCs w:val="20"/>
              </w:rPr>
              <w:t>6</w:t>
            </w:r>
          </w:p>
        </w:tc>
        <w:tc>
          <w:tcPr>
            <w:tcW w:w="1151" w:type="dxa"/>
            <w:tcMar/>
          </w:tcPr>
          <w:p w:rsidR="18F335A7" w:rsidP="18F335A7" w:rsidRDefault="18F335A7" w14:paraId="590924F2" w14:textId="44F869A9">
            <w:pPr>
              <w:spacing w:line="259" w:lineRule="auto"/>
            </w:pPr>
            <w:r w:rsidRPr="18F335A7">
              <w:rPr>
                <w:rFonts w:ascii="Arial" w:hAnsi="Arial" w:eastAsia="Arial" w:cs="Arial"/>
                <w:color w:val="000000" w:themeColor="text1"/>
                <w:szCs w:val="20"/>
              </w:rPr>
              <w:t>Roles Management</w:t>
            </w:r>
          </w:p>
        </w:tc>
        <w:tc>
          <w:tcPr>
            <w:tcW w:w="1958" w:type="dxa"/>
            <w:tcMar/>
          </w:tcPr>
          <w:p w:rsidR="18F335A7" w:rsidP="18F335A7" w:rsidRDefault="18F335A7" w14:paraId="721B5718" w14:textId="34C9AB6C">
            <w:pPr>
              <w:spacing w:line="259" w:lineRule="auto"/>
            </w:pPr>
            <w:r w:rsidRPr="18F335A7">
              <w:rPr>
                <w:rFonts w:ascii="Arial" w:hAnsi="Arial" w:eastAsia="Arial" w:cs="Arial"/>
                <w:color w:val="000000" w:themeColor="text1"/>
                <w:szCs w:val="20"/>
              </w:rPr>
              <w:t xml:space="preserve">Role </w:t>
            </w:r>
          </w:p>
          <w:p w:rsidR="31EDBB52" w:rsidP="18F335A7" w:rsidRDefault="31EDBB52" w14:paraId="463E0D79" w14:textId="2DDD9CC2">
            <w:pPr>
              <w:spacing w:line="259" w:lineRule="auto"/>
            </w:pPr>
            <w:r w:rsidRPr="18F335A7">
              <w:rPr>
                <w:rFonts w:ascii="Arial" w:hAnsi="Arial" w:eastAsia="Arial" w:cs="Arial"/>
                <w:color w:val="000000" w:themeColor="text1"/>
                <w:szCs w:val="20"/>
              </w:rPr>
              <w:t>Details Update</w:t>
            </w:r>
          </w:p>
        </w:tc>
        <w:tc>
          <w:tcPr>
            <w:tcW w:w="4571" w:type="dxa"/>
            <w:tcMar/>
          </w:tcPr>
          <w:p w:rsidR="7240939A" w:rsidP="18F335A7" w:rsidRDefault="7240939A" w14:paraId="6A76B1FC" w14:textId="65E686DE">
            <w:pPr>
              <w:spacing w:line="259" w:lineRule="auto"/>
            </w:pPr>
            <w:r w:rsidRPr="18F335A7">
              <w:rPr>
                <w:rFonts w:ascii="Arial" w:hAnsi="Arial" w:cs="Arial"/>
                <w:b/>
                <w:bCs/>
                <w:color w:val="000000" w:themeColor="text1"/>
              </w:rPr>
              <w:t xml:space="preserve">In-Scope: </w:t>
            </w:r>
            <w:r w:rsidRPr="18F335A7">
              <w:rPr>
                <w:rFonts w:ascii="Arial" w:hAnsi="Arial" w:cs="Arial"/>
                <w:color w:val="000000" w:themeColor="text1"/>
              </w:rPr>
              <w:t xml:space="preserve">Role update and permission update to </w:t>
            </w:r>
            <w:r w:rsidRPr="18F335A7">
              <w:rPr>
                <w:rFonts w:ascii="Arial" w:hAnsi="Arial" w:cs="Arial"/>
              </w:rPr>
              <w:t>BDOI</w:t>
            </w:r>
            <w:r w:rsidRPr="18F335A7">
              <w:rPr>
                <w:rFonts w:ascii="Arial" w:hAnsi="Arial" w:cs="Arial"/>
                <w:color w:val="000000" w:themeColor="text1"/>
              </w:rPr>
              <w:t>-BROKERSYS application.</w:t>
            </w:r>
          </w:p>
          <w:p w:rsidR="18F335A7" w:rsidP="18F335A7" w:rsidRDefault="18F335A7" w14:paraId="1BE1EB36" w14:textId="00BAE7EB">
            <w:pPr>
              <w:spacing w:line="259" w:lineRule="auto"/>
              <w:rPr>
                <w:rFonts w:ascii="Arial" w:hAnsi="Arial" w:cs="Arial"/>
                <w:b/>
                <w:bCs/>
              </w:rPr>
            </w:pPr>
          </w:p>
          <w:p w:rsidR="2FF7CD94" w:rsidP="18F335A7" w:rsidRDefault="2FF7CD94" w14:paraId="1D979DCE" w14:textId="2BF24AFC">
            <w:pPr>
              <w:spacing w:line="259" w:lineRule="auto"/>
            </w:pPr>
            <w:r w:rsidRPr="18F335A7">
              <w:rPr>
                <w:rFonts w:ascii="Arial" w:hAnsi="Arial" w:cs="Arial"/>
                <w:b/>
                <w:bCs/>
              </w:rPr>
              <w:t>Out of Scope:</w:t>
            </w:r>
            <w:r w:rsidRPr="18F335A7">
              <w:rPr>
                <w:rFonts w:ascii="Arial" w:hAnsi="Arial" w:cs="Arial"/>
              </w:rPr>
              <w:t xml:space="preserve"> </w:t>
            </w:r>
            <w:r w:rsidRPr="18F335A7" w:rsidR="0336EA9D">
              <w:rPr>
                <w:rFonts w:ascii="Arial" w:hAnsi="Arial" w:cs="Arial"/>
              </w:rPr>
              <w:t xml:space="preserve">Role </w:t>
            </w:r>
            <w:r w:rsidRPr="18F335A7">
              <w:rPr>
                <w:rFonts w:ascii="Arial" w:hAnsi="Arial" w:cs="Arial"/>
              </w:rPr>
              <w:t xml:space="preserve">update request, </w:t>
            </w:r>
            <w:r w:rsidRPr="18F335A7" w:rsidR="791EFAC7">
              <w:rPr>
                <w:rFonts w:ascii="Arial" w:hAnsi="Arial" w:cs="Arial"/>
              </w:rPr>
              <w:t>permission update request</w:t>
            </w:r>
            <w:r w:rsidRPr="18F335A7">
              <w:rPr>
                <w:rFonts w:ascii="Arial" w:hAnsi="Arial" w:cs="Arial"/>
              </w:rPr>
              <w:t xml:space="preserve"> </w:t>
            </w:r>
            <w:r w:rsidRPr="18F335A7" w:rsidR="5D593905">
              <w:rPr>
                <w:rFonts w:ascii="Arial" w:hAnsi="Arial" w:cs="Arial"/>
              </w:rPr>
              <w:t xml:space="preserve">are </w:t>
            </w:r>
            <w:r w:rsidRPr="18F335A7">
              <w:rPr>
                <w:rFonts w:ascii="Arial" w:hAnsi="Arial" w:cs="Arial"/>
              </w:rPr>
              <w:t xml:space="preserve">done outside the </w:t>
            </w:r>
            <w:r w:rsidRPr="18F335A7" w:rsidR="5416420D">
              <w:rPr>
                <w:rFonts w:ascii="Arial" w:hAnsi="Arial" w:cs="Arial"/>
              </w:rPr>
              <w:t>BDOI</w:t>
            </w:r>
            <w:r w:rsidRPr="18F335A7" w:rsidR="5416420D">
              <w:rPr>
                <w:rFonts w:ascii="Arial" w:hAnsi="Arial" w:cs="Arial"/>
                <w:color w:val="000000" w:themeColor="text1"/>
              </w:rPr>
              <w:t>-BROKERSYS application.</w:t>
            </w:r>
          </w:p>
          <w:p w:rsidR="18F335A7" w:rsidP="18F335A7" w:rsidRDefault="18F335A7" w14:paraId="7A549BAA" w14:textId="17F4BC1D">
            <w:pPr>
              <w:spacing w:line="259" w:lineRule="auto"/>
              <w:rPr>
                <w:rFonts w:ascii="Arial" w:hAnsi="Arial" w:cs="Arial"/>
                <w:color w:val="000000" w:themeColor="text1"/>
              </w:rPr>
            </w:pPr>
          </w:p>
          <w:p w:rsidR="2E38A074" w:rsidP="18F335A7" w:rsidRDefault="2E38A074" w14:paraId="5B72FFAD" w14:textId="2910D317">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FRUM.006.0</w:t>
            </w:r>
            <w:r w:rsidRPr="18F335A7" w:rsidR="1C8B9A94">
              <w:rPr>
                <w:rFonts w:ascii="Arial" w:hAnsi="Arial" w:eastAsia="Arial" w:cs="Arial"/>
                <w:b/>
                <w:bCs/>
                <w:color w:val="000000" w:themeColor="text1"/>
                <w:szCs w:val="20"/>
              </w:rPr>
              <w:t>1</w:t>
            </w:r>
            <w:r w:rsidRPr="18F335A7">
              <w:rPr>
                <w:rFonts w:ascii="Arial" w:hAnsi="Arial" w:eastAsia="Arial" w:cs="Arial"/>
                <w:b/>
                <w:bCs/>
                <w:color w:val="000000" w:themeColor="text1"/>
                <w:szCs w:val="20"/>
              </w:rPr>
              <w:t xml:space="preserve"> Role</w:t>
            </w:r>
            <w:r w:rsidRPr="18F335A7" w:rsidR="3FDC5D31">
              <w:rPr>
                <w:rFonts w:ascii="Arial" w:hAnsi="Arial" w:eastAsia="Arial" w:cs="Arial"/>
                <w:b/>
                <w:bCs/>
                <w:color w:val="000000" w:themeColor="text1"/>
                <w:szCs w:val="20"/>
              </w:rPr>
              <w:t xml:space="preserve"> Details</w:t>
            </w:r>
            <w:r w:rsidRPr="18F335A7">
              <w:rPr>
                <w:rFonts w:ascii="Arial" w:hAnsi="Arial" w:eastAsia="Arial" w:cs="Arial"/>
                <w:b/>
                <w:bCs/>
                <w:color w:val="000000" w:themeColor="text1"/>
                <w:szCs w:val="20"/>
              </w:rPr>
              <w:t xml:space="preserve"> Updates</w:t>
            </w:r>
          </w:p>
          <w:p w:rsidR="2E38A074" w:rsidP="18F335A7" w:rsidRDefault="2E38A074" w14:paraId="663D71BF" w14:textId="26331150">
            <w:pPr>
              <w:pStyle w:val="ListParagraph"/>
              <w:numPr>
                <w:ilvl w:val="0"/>
                <w:numId w:val="30"/>
              </w:numPr>
              <w:rPr>
                <w:rFonts w:ascii="Arial" w:hAnsi="Arial" w:eastAsia="Arial" w:cs="Arial"/>
                <w:szCs w:val="20"/>
              </w:rPr>
            </w:pPr>
            <w:r w:rsidRPr="18F335A7">
              <w:rPr>
                <w:rFonts w:ascii="Arial" w:hAnsi="Arial" w:eastAsia="Arial" w:cs="Arial"/>
                <w:szCs w:val="20"/>
              </w:rPr>
              <w:t xml:space="preserve">The system shall allow authorized </w:t>
            </w:r>
            <w:r w:rsidRPr="18F335A7" w:rsidR="4F4EBCDF">
              <w:rPr>
                <w:rFonts w:ascii="Arial" w:hAnsi="Arial" w:eastAsia="Arial" w:cs="Arial"/>
                <w:szCs w:val="20"/>
              </w:rPr>
              <w:t xml:space="preserve">users </w:t>
            </w:r>
            <w:r w:rsidRPr="18F335A7">
              <w:rPr>
                <w:rFonts w:ascii="Arial" w:hAnsi="Arial" w:eastAsia="Arial" w:cs="Arial"/>
                <w:szCs w:val="20"/>
              </w:rPr>
              <w:t>to search for existing roles.</w:t>
            </w:r>
          </w:p>
          <w:p w:rsidR="2E38A074" w:rsidP="18F335A7" w:rsidRDefault="2E38A074" w14:paraId="7003E531" w14:textId="6598322F">
            <w:pPr>
              <w:pStyle w:val="ListParagraph"/>
              <w:numPr>
                <w:ilvl w:val="0"/>
                <w:numId w:val="30"/>
              </w:numPr>
              <w:rPr>
                <w:rFonts w:ascii="Arial" w:hAnsi="Arial" w:eastAsia="Arial" w:cs="Arial"/>
                <w:szCs w:val="20"/>
              </w:rPr>
            </w:pPr>
            <w:r w:rsidRPr="18F335A7">
              <w:rPr>
                <w:rFonts w:ascii="Arial" w:hAnsi="Arial" w:eastAsia="Arial" w:cs="Arial"/>
                <w:szCs w:val="20"/>
              </w:rPr>
              <w:t xml:space="preserve">The system shall allow authorized </w:t>
            </w:r>
            <w:r w:rsidRPr="18F335A7" w:rsidR="62F6EF92">
              <w:rPr>
                <w:rFonts w:ascii="Arial" w:hAnsi="Arial" w:eastAsia="Arial" w:cs="Arial"/>
                <w:szCs w:val="20"/>
              </w:rPr>
              <w:t xml:space="preserve">users </w:t>
            </w:r>
            <w:r w:rsidRPr="18F335A7">
              <w:rPr>
                <w:rFonts w:ascii="Arial" w:hAnsi="Arial" w:eastAsia="Arial" w:cs="Arial"/>
                <w:szCs w:val="20"/>
              </w:rPr>
              <w:t>to modify role information, including role name and role description.</w:t>
            </w:r>
          </w:p>
          <w:p w:rsidR="2E38A074" w:rsidP="18F335A7" w:rsidRDefault="2E38A074" w14:paraId="08AA5A1D" w14:textId="2DD56EEE">
            <w:pPr>
              <w:pStyle w:val="ListParagraph"/>
              <w:numPr>
                <w:ilvl w:val="0"/>
                <w:numId w:val="30"/>
              </w:numPr>
              <w:rPr>
                <w:rFonts w:ascii="Arial" w:hAnsi="Arial" w:eastAsia="Arial" w:cs="Arial"/>
                <w:szCs w:val="20"/>
              </w:rPr>
            </w:pPr>
            <w:r w:rsidRPr="18F335A7">
              <w:rPr>
                <w:rFonts w:ascii="Arial" w:hAnsi="Arial" w:eastAsia="Arial" w:cs="Arial"/>
                <w:szCs w:val="20"/>
              </w:rPr>
              <w:t>The system shall prevent the use of duplicate role names.</w:t>
            </w:r>
          </w:p>
          <w:p w:rsidR="2E38A074" w:rsidP="18F335A7" w:rsidRDefault="2E38A074" w14:paraId="24CFF4BD" w14:textId="60964932">
            <w:pPr>
              <w:pStyle w:val="ListParagraph"/>
              <w:numPr>
                <w:ilvl w:val="0"/>
                <w:numId w:val="30"/>
              </w:numPr>
              <w:rPr>
                <w:rFonts w:ascii="Arial" w:hAnsi="Arial" w:eastAsia="Arial" w:cs="Arial"/>
                <w:szCs w:val="20"/>
              </w:rPr>
            </w:pPr>
            <w:r w:rsidRPr="18F335A7">
              <w:rPr>
                <w:rFonts w:ascii="Arial" w:hAnsi="Arial" w:eastAsia="Arial" w:cs="Arial"/>
                <w:szCs w:val="20"/>
              </w:rPr>
              <w:t>The system shall validate role update before saving changes.</w:t>
            </w:r>
          </w:p>
          <w:p w:rsidR="2E38A074" w:rsidP="18F335A7" w:rsidRDefault="2E38A074" w14:paraId="5904AC96" w14:textId="37CADE7A">
            <w:pPr>
              <w:pStyle w:val="ListParagraph"/>
              <w:numPr>
                <w:ilvl w:val="0"/>
                <w:numId w:val="30"/>
              </w:numPr>
              <w:rPr>
                <w:rFonts w:ascii="Arial" w:hAnsi="Arial" w:eastAsia="Arial" w:cs="Arial"/>
                <w:szCs w:val="20"/>
              </w:rPr>
            </w:pPr>
            <w:r w:rsidRPr="18F335A7">
              <w:rPr>
                <w:rFonts w:ascii="Arial" w:hAnsi="Arial" w:eastAsia="Arial" w:cs="Arial"/>
                <w:szCs w:val="20"/>
              </w:rPr>
              <w:t>The system shall display the current users assigned to the selected role.</w:t>
            </w:r>
          </w:p>
          <w:p w:rsidR="2E38A074" w:rsidP="18F335A7" w:rsidRDefault="2E38A074" w14:paraId="77B20544" w14:textId="2B3DA452">
            <w:pPr>
              <w:pStyle w:val="ListParagraph"/>
              <w:numPr>
                <w:ilvl w:val="0"/>
                <w:numId w:val="30"/>
              </w:numPr>
              <w:rPr>
                <w:rFonts w:ascii="Arial" w:hAnsi="Arial" w:eastAsia="Arial" w:cs="Arial"/>
                <w:szCs w:val="20"/>
              </w:rPr>
            </w:pPr>
            <w:r w:rsidRPr="18F335A7">
              <w:rPr>
                <w:rFonts w:ascii="Arial" w:hAnsi="Arial" w:eastAsia="Arial" w:cs="Arial"/>
                <w:szCs w:val="20"/>
              </w:rPr>
              <w:t>The system shall maintain the association between users and their assigned roles after role updates.</w:t>
            </w:r>
          </w:p>
          <w:p w:rsidR="2E38A074" w:rsidP="18F335A7" w:rsidRDefault="2E38A074" w14:paraId="5D8358B6" w14:textId="5403C37A">
            <w:pPr>
              <w:pStyle w:val="ListParagraph"/>
              <w:numPr>
                <w:ilvl w:val="0"/>
                <w:numId w:val="30"/>
              </w:numPr>
              <w:rPr>
                <w:rFonts w:ascii="Arial" w:hAnsi="Arial" w:eastAsia="Arial" w:cs="Arial"/>
                <w:szCs w:val="20"/>
              </w:rPr>
            </w:pPr>
            <w:r w:rsidRPr="18F335A7">
              <w:rPr>
                <w:rFonts w:ascii="Arial" w:hAnsi="Arial" w:eastAsia="Arial" w:cs="Arial"/>
                <w:szCs w:val="20"/>
              </w:rPr>
              <w:t>The system shall apply approved role updates to all users assigned to the role.</w:t>
            </w:r>
          </w:p>
          <w:p w:rsidR="2E38A074" w:rsidP="18F335A7" w:rsidRDefault="2E38A074" w14:paraId="76C46675" w14:textId="73BD45A9">
            <w:pPr>
              <w:pStyle w:val="ListParagraph"/>
              <w:numPr>
                <w:ilvl w:val="0"/>
                <w:numId w:val="30"/>
              </w:numPr>
              <w:rPr>
                <w:rFonts w:ascii="Arial" w:hAnsi="Arial" w:eastAsia="Arial" w:cs="Arial"/>
                <w:szCs w:val="20"/>
              </w:rPr>
            </w:pPr>
            <w:r w:rsidRPr="28E9851D" w:rsidR="2E38A074">
              <w:rPr>
                <w:rFonts w:ascii="Arial" w:hAnsi="Arial" w:eastAsia="Arial" w:cs="Arial"/>
              </w:rPr>
              <w:t>The system shall record role update activities in the audit trail.</w:t>
            </w:r>
          </w:p>
          <w:p>
            <w:pPr>
              <w:pStyle w:val="ListParagraph"/>
              <w:numPr>
                <w:ilvl w:val="0"/>
                <w:numId w:val="30"/>
              </w:numPr>
              <w:rPr>
                <w:rFonts w:ascii="Arial" w:hAnsi="Arial" w:cs="Arial"/>
              </w:rPr>
            </w:pPr>
            <w:r>
              <w:rPr>
                <w:rFonts w:ascii="Arial" w:hAnsi="Arial" w:cs="Arial"/>
                <w:shd w:val="clear" w:color="auto" w:fill="FFF59D"/>
              </w:rPr>
              <w:t xml:space="preserve">The system shall apply role updates through a change request naming the role, the permissions to add and to remove, any change of the name, description and privilege level, the approvers and the justification (FRUM.006.04).</w:t>
            </w:r>
          </w:p>
          <w:p>
            <w:pPr>
              <w:pStyle w:val="ListParagraph"/>
              <w:numPr>
                <w:ilvl w:val="0"/>
                <w:numId w:val="30"/>
              </w:numPr>
              <w:rPr>
                <w:rFonts w:ascii="Arial" w:hAnsi="Arial" w:cs="Arial"/>
              </w:rPr>
            </w:pPr>
            <w:r>
              <w:rPr>
                <w:rFonts w:ascii="Arial" w:hAnsi="Arial" w:cs="Arial"/>
                <w:shd w:val="clear" w:color="auto" w:fill="FFF59D"/>
              </w:rPr>
              <w:t xml:space="preserve">The change applied shall be the difference between the role at implementation and the request, so that a change implemented in between is not lost.</w:t>
            </w:r>
          </w:p>
          <w:p>
            <w:pPr>
              <w:pStyle w:val="ListParagraph"/>
              <w:numPr>
                <w:ilvl w:val="0"/>
                <w:numId w:val="30"/>
              </w:numPr>
              <w:rPr>
                <w:rFonts w:ascii="Arial" w:hAnsi="Arial" w:cs="Arial"/>
              </w:rPr>
            </w:pPr>
            <w:r>
              <w:rPr>
                <w:rFonts w:ascii="Arial" w:hAnsi="Arial" w:cs="Arial"/>
                <w:shd w:val="clear" w:color="auto" w:fill="FFF59D"/>
              </w:rPr>
              <w:t xml:space="preserve">The system shall refuse a request for a role that has another request waiting for approval ("A request for role &lt;code&gt; is already waiting for approval").</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36"/>
              </w:numPr>
              <w:rPr>
                <w:rFonts w:ascii="Arial" w:hAnsi="Arial" w:cs="Arial"/>
              </w:rPr>
            </w:pPr>
            <w:r>
              <w:rPr>
                <w:rFonts w:ascii="Arial" w:hAnsi="Arial" w:cs="Arial"/>
                <w:shd w:val="clear" w:color="auto" w:fill="FFF59D"/>
              </w:rPr>
              <w:t xml:space="preserve">A request that adds one permission and removes another is implemented with exactly that difference.</w:t>
            </w:r>
          </w:p>
          <w:p>
            <w:pPr>
              <w:pStyle w:val="ListParagraph"/>
              <w:numPr>
                <w:ilvl w:val="0"/>
                <w:numId w:val="136"/>
              </w:numPr>
              <w:rPr>
                <w:rFonts w:ascii="Arial" w:hAnsi="Arial" w:cs="Arial"/>
              </w:rPr>
            </w:pPr>
            <w:r>
              <w:rPr>
                <w:rFonts w:ascii="Arial" w:hAnsi="Arial" w:cs="Arial"/>
                <w:shd w:val="clear" w:color="auto" w:fill="FFF59D"/>
              </w:rPr>
              <w:t xml:space="preserve">A second request for a role with a pending request is refused.</w:t>
            </w:r>
          </w:p>
          <w:p w:rsidR="18F335A7" w:rsidP="18F335A7" w:rsidRDefault="18F335A7" w14:paraId="5E36E6A4" w14:textId="0BBBD1BA">
            <w:pPr>
              <w:rPr>
                <w:rFonts w:ascii="Arial" w:hAnsi="Arial" w:eastAsia="Arial" w:cs="Arial"/>
                <w:szCs w:val="20"/>
              </w:rPr>
            </w:pPr>
          </w:p>
          <w:p w:rsidR="5BBF4F0F" w:rsidP="18F335A7" w:rsidRDefault="5BBF4F0F" w14:paraId="51352169" w14:textId="7C2CCDF8">
            <w:r w:rsidRPr="18F335A7">
              <w:rPr>
                <w:rFonts w:ascii="Arial" w:hAnsi="Arial" w:eastAsia="Arial" w:cs="Arial"/>
                <w:b/>
                <w:bCs/>
                <w:color w:val="000000" w:themeColor="text1"/>
                <w:szCs w:val="20"/>
              </w:rPr>
              <w:t>FRUM.006.02 Role Status Updates</w:t>
            </w:r>
          </w:p>
          <w:p w:rsidR="5BBF4F0F" w:rsidP="18F335A7" w:rsidRDefault="5BBF4F0F" w14:paraId="65BB2FD0" w14:textId="65FABFBC">
            <w:r w:rsidRPr="18F335A7">
              <w:rPr>
                <w:rFonts w:ascii="Arial" w:hAnsi="Arial" w:eastAsia="Arial" w:cs="Arial"/>
                <w:b/>
                <w:bCs/>
                <w:color w:val="000000" w:themeColor="text1"/>
                <w:szCs w:val="20"/>
              </w:rPr>
              <w:t>FRUM.006.02.01 Deactivate Role Status Updates</w:t>
            </w:r>
          </w:p>
          <w:p w:rsidR="16B62CA5" w:rsidP="18F335A7" w:rsidRDefault="16B62CA5" w14:paraId="60FEB4D6" w14:textId="0C6B376E">
            <w:pPr>
              <w:pStyle w:val="ListParagraph"/>
              <w:numPr>
                <w:ilvl w:val="0"/>
                <w:numId w:val="25"/>
              </w:numPr>
              <w:rPr>
                <w:rFonts w:ascii="Arial" w:hAnsi="Arial" w:eastAsia="Arial" w:cs="Arial"/>
                <w:szCs w:val="20"/>
              </w:rPr>
            </w:pPr>
            <w:r w:rsidRPr="18F335A7">
              <w:rPr>
                <w:rFonts w:ascii="Arial" w:hAnsi="Arial" w:eastAsia="Arial" w:cs="Arial"/>
                <w:szCs w:val="20"/>
              </w:rPr>
              <w:t xml:space="preserve">The system shall allow authorized users to search for existing </w:t>
            </w:r>
            <w:r w:rsidRPr="18F335A7" w:rsidR="077A6AE0">
              <w:rPr>
                <w:rFonts w:ascii="Arial" w:hAnsi="Arial" w:eastAsia="Arial" w:cs="Arial"/>
                <w:szCs w:val="20"/>
              </w:rPr>
              <w:t>roles</w:t>
            </w:r>
            <w:r w:rsidRPr="18F335A7">
              <w:rPr>
                <w:rFonts w:ascii="Arial" w:hAnsi="Arial" w:eastAsia="Arial" w:cs="Arial"/>
                <w:szCs w:val="20"/>
              </w:rPr>
              <w:t>.</w:t>
            </w:r>
          </w:p>
          <w:p w:rsidR="16B62CA5" w:rsidP="18F335A7" w:rsidRDefault="16B62CA5" w14:paraId="75FE9BC4" w14:textId="33B69BA0">
            <w:pPr>
              <w:pStyle w:val="ListParagraph"/>
              <w:numPr>
                <w:ilvl w:val="0"/>
                <w:numId w:val="25"/>
              </w:numPr>
              <w:rPr>
                <w:rFonts w:ascii="Arial" w:hAnsi="Arial" w:eastAsia="Arial" w:cs="Arial"/>
                <w:szCs w:val="20"/>
              </w:rPr>
            </w:pPr>
            <w:r w:rsidRPr="18F335A7">
              <w:rPr>
                <w:rFonts w:ascii="Arial" w:hAnsi="Arial" w:eastAsia="Arial" w:cs="Arial"/>
                <w:szCs w:val="20"/>
              </w:rPr>
              <w:t xml:space="preserve">The system shall allow authorized </w:t>
            </w:r>
            <w:r w:rsidRPr="18F335A7" w:rsidR="3FC62B0E">
              <w:rPr>
                <w:rFonts w:ascii="Arial" w:hAnsi="Arial" w:eastAsia="Arial" w:cs="Arial"/>
                <w:szCs w:val="20"/>
              </w:rPr>
              <w:t xml:space="preserve">users </w:t>
            </w:r>
            <w:r w:rsidRPr="18F335A7">
              <w:rPr>
                <w:rFonts w:ascii="Arial" w:hAnsi="Arial" w:eastAsia="Arial" w:cs="Arial"/>
                <w:szCs w:val="20"/>
              </w:rPr>
              <w:t>to deactivate an active role.</w:t>
            </w:r>
          </w:p>
          <w:p w:rsidR="16B62CA5" w:rsidP="18F335A7" w:rsidRDefault="16B62CA5" w14:paraId="60FB70E8" w14:textId="346F4AA7">
            <w:pPr>
              <w:pStyle w:val="ListParagraph"/>
              <w:numPr>
                <w:ilvl w:val="0"/>
                <w:numId w:val="25"/>
              </w:numPr>
              <w:rPr>
                <w:rFonts w:ascii="Arial" w:hAnsi="Arial" w:eastAsia="Arial" w:cs="Arial"/>
                <w:szCs w:val="20"/>
              </w:rPr>
            </w:pPr>
            <w:r w:rsidRPr="18F335A7">
              <w:rPr>
                <w:rFonts w:ascii="Arial" w:hAnsi="Arial" w:eastAsia="Arial" w:cs="Arial"/>
                <w:szCs w:val="20"/>
              </w:rPr>
              <w:t>The system shall display the users currently assigned to the selected role prior to deactivation.</w:t>
            </w:r>
          </w:p>
          <w:p w:rsidR="16B62CA5" w:rsidP="18F335A7" w:rsidRDefault="16B62CA5" w14:paraId="7868C282" w14:textId="75F70191">
            <w:pPr>
              <w:pStyle w:val="ListParagraph"/>
              <w:numPr>
                <w:ilvl w:val="0"/>
                <w:numId w:val="25"/>
              </w:numPr>
              <w:rPr>
                <w:rFonts w:ascii="Arial" w:hAnsi="Arial" w:eastAsia="Arial" w:cs="Arial"/>
                <w:szCs w:val="20"/>
              </w:rPr>
            </w:pPr>
            <w:r w:rsidRPr="18F335A7">
              <w:rPr>
                <w:rFonts w:ascii="Arial" w:hAnsi="Arial" w:eastAsia="Arial" w:cs="Arial"/>
                <w:szCs w:val="20"/>
              </w:rPr>
              <w:t>The system shall prevent deactivated roles from being assigned to new users.</w:t>
            </w:r>
          </w:p>
          <w:p w:rsidR="16B62CA5" w:rsidP="18F335A7" w:rsidRDefault="16B62CA5" w14:paraId="334BC247" w14:textId="217C8A43">
            <w:pPr>
              <w:pStyle w:val="ListParagraph"/>
              <w:numPr>
                <w:ilvl w:val="0"/>
                <w:numId w:val="25"/>
              </w:numPr>
              <w:rPr>
                <w:rFonts w:ascii="Arial" w:hAnsi="Arial" w:eastAsia="Arial" w:cs="Arial"/>
                <w:szCs w:val="20"/>
              </w:rPr>
            </w:pPr>
            <w:r w:rsidRPr="18F335A7">
              <w:rPr>
                <w:rFonts w:ascii="Arial" w:hAnsi="Arial" w:eastAsia="Arial" w:cs="Arial"/>
                <w:szCs w:val="20"/>
              </w:rPr>
              <w:t>The system shall retain role assignments for historical and audit purposes.</w:t>
            </w:r>
          </w:p>
          <w:p w:rsidR="16B62CA5" w:rsidP="18F335A7" w:rsidRDefault="16B62CA5" w14:paraId="7ABD58CD" w14:textId="4630BE74">
            <w:pPr>
              <w:pStyle w:val="ListParagraph"/>
              <w:numPr>
                <w:ilvl w:val="0"/>
                <w:numId w:val="25"/>
              </w:numPr>
              <w:rPr>
                <w:rFonts w:ascii="Arial" w:hAnsi="Arial" w:eastAsia="Arial" w:cs="Arial"/>
                <w:szCs w:val="20"/>
              </w:rPr>
            </w:pPr>
            <w:r w:rsidRPr="18F335A7">
              <w:rPr>
                <w:rFonts w:ascii="Arial" w:hAnsi="Arial" w:eastAsia="Arial" w:cs="Arial"/>
                <w:szCs w:val="20"/>
              </w:rPr>
              <w:t>The system shall enforce access restrictions based on the deactivated role status.</w:t>
            </w:r>
          </w:p>
          <w:p w:rsidR="16B62CA5" w:rsidP="18F335A7" w:rsidRDefault="16B62CA5" w14:paraId="13CF21B6" w14:textId="2D06DFED">
            <w:pPr>
              <w:pStyle w:val="ListParagraph"/>
              <w:numPr>
                <w:ilvl w:val="0"/>
                <w:numId w:val="25"/>
              </w:numPr>
              <w:rPr>
                <w:rFonts w:ascii="Arial" w:hAnsi="Arial" w:eastAsia="Arial" w:cs="Arial"/>
                <w:szCs w:val="20"/>
              </w:rPr>
            </w:pPr>
            <w:r w:rsidRPr="18F335A7">
              <w:rPr>
                <w:rFonts w:ascii="Arial" w:hAnsi="Arial" w:eastAsia="Arial" w:cs="Arial"/>
                <w:szCs w:val="20"/>
              </w:rPr>
              <w:t>The system shall record role deactivation activities in the audit trail.</w:t>
            </w:r>
          </w:p>
          <w:p w:rsidR="16B62CA5" w:rsidP="18F335A7" w:rsidRDefault="16B62CA5" w14:paraId="41B8FF84" w14:textId="4B581BDC">
            <w:pPr>
              <w:pStyle w:val="ListParagraph"/>
              <w:numPr>
                <w:ilvl w:val="0"/>
                <w:numId w:val="25"/>
              </w:numPr>
              <w:rPr>
                <w:rFonts w:ascii="Arial" w:hAnsi="Arial" w:eastAsia="Arial" w:cs="Arial"/>
                <w:szCs w:val="20"/>
              </w:rPr>
            </w:pPr>
            <w:r w:rsidRPr="18F335A7">
              <w:rPr>
                <w:rFonts w:ascii="Arial" w:hAnsi="Arial" w:eastAsia="Arial" w:cs="Arial"/>
                <w:szCs w:val="20"/>
              </w:rPr>
              <w:t>The system shall maintain historical records of role status changes.</w:t>
            </w:r>
          </w:p>
          <w:p>
            <w:pPr>
              <w:pStyle w:val="ListParagraph"/>
              <w:numPr>
                <w:ilvl w:val="0"/>
                <w:numId w:val="25"/>
              </w:numPr>
              <w:rPr>
                <w:rFonts w:ascii="Arial" w:hAnsi="Arial" w:cs="Arial"/>
              </w:rPr>
            </w:pPr>
            <w:r>
              <w:rPr>
                <w:rFonts w:ascii="Arial" w:hAnsi="Arial" w:cs="Arial"/>
                <w:shd w:val="clear" w:color="auto" w:fill="FFF59D"/>
              </w:rPr>
              <w:t xml:space="preserve">The system shall deactivate a role through an approved and implemented deactivation request that lists the members; the members lose its screens at their next action and are each notified in the system and by e-mail.</w:t>
            </w:r>
          </w:p>
          <w:p>
            <w:pPr>
              <w:pStyle w:val="ListParagraph"/>
              <w:numPr>
                <w:ilvl w:val="0"/>
                <w:numId w:val="25"/>
              </w:numPr>
              <w:rPr>
                <w:rFonts w:ascii="Arial" w:hAnsi="Arial" w:cs="Arial"/>
              </w:rPr>
            </w:pPr>
            <w:r>
              <w:rPr>
                <w:rFonts w:ascii="Arial" w:hAnsi="Arial" w:cs="Arial"/>
                <w:shd w:val="clear" w:color="auto" w:fill="FFF59D"/>
              </w:rPr>
              <w:t xml:space="preserve">The System Administrator profile shall never be deactivated.</w:t>
            </w:r>
          </w:p>
          <w:p>
            <w:pPr>
              <w:pStyle w:val="ListParagraph"/>
              <w:numPr>
                <w:ilvl w:val="0"/>
                <w:numId w:val="25"/>
              </w:numPr>
              <w:rPr>
                <w:rFonts w:ascii="Arial" w:hAnsi="Arial" w:cs="Arial"/>
              </w:rPr>
            </w:pPr>
            <w:r>
              <w:rPr>
                <w:rFonts w:ascii="Arial" w:hAnsi="Arial" w:cs="Arial"/>
                <w:shd w:val="clear" w:color="auto" w:fill="FFF59D"/>
              </w:rPr>
              <w:t xml:space="preserve">An inactive role shall keep its permissions for a reactivation.</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37"/>
              </w:numPr>
              <w:rPr>
                <w:rFonts w:ascii="Arial" w:hAnsi="Arial" w:cs="Arial"/>
              </w:rPr>
            </w:pPr>
            <w:r>
              <w:rPr>
                <w:rFonts w:ascii="Arial" w:hAnsi="Arial" w:cs="Arial"/>
                <w:shd w:val="clear" w:color="auto" w:fill="FFF59D"/>
              </w:rPr>
              <w:t xml:space="preserve">After the implementation the members of the deactivated role lose its screens at their next action.</w:t>
            </w:r>
          </w:p>
          <w:p>
            <w:pPr>
              <w:pStyle w:val="ListParagraph"/>
              <w:numPr>
                <w:ilvl w:val="0"/>
                <w:numId w:val="137"/>
              </w:numPr>
              <w:rPr>
                <w:rFonts w:ascii="Arial" w:hAnsi="Arial" w:cs="Arial"/>
              </w:rPr>
            </w:pPr>
            <w:r>
              <w:rPr>
                <w:rFonts w:ascii="Arial" w:hAnsi="Arial" w:cs="Arial"/>
                <w:shd w:val="clear" w:color="auto" w:fill="FFF59D"/>
              </w:rPr>
              <w:t xml:space="preserve">The deactivated role is not offered on new requests.</w:t>
            </w:r>
          </w:p>
          <w:p w:rsidR="18F335A7" w:rsidP="18F335A7" w:rsidRDefault="18F335A7" w14:paraId="326DFA47" w14:textId="4E79BCBB">
            <w:pPr>
              <w:rPr>
                <w:rFonts w:ascii="Arial" w:hAnsi="Arial" w:eastAsia="Arial" w:cs="Arial"/>
                <w:b/>
                <w:bCs/>
                <w:color w:val="000000" w:themeColor="text1"/>
                <w:szCs w:val="20"/>
              </w:rPr>
            </w:pPr>
          </w:p>
          <w:p w:rsidR="5BBF4F0F" w:rsidP="18F335A7" w:rsidRDefault="5BBF4F0F" w14:paraId="6B2FFE56" w14:textId="3EE7B11D">
            <w:r w:rsidRPr="18F335A7">
              <w:rPr>
                <w:rFonts w:ascii="Arial" w:hAnsi="Arial" w:eastAsia="Arial" w:cs="Arial"/>
                <w:b/>
                <w:bCs/>
                <w:color w:val="000000" w:themeColor="text1"/>
                <w:szCs w:val="20"/>
              </w:rPr>
              <w:t>FRUM.006.02.02 Reactivate Role Status Updates</w:t>
            </w:r>
          </w:p>
          <w:p w:rsidR="000F4547" w:rsidP="18F335A7" w:rsidRDefault="000F4547" w14:paraId="39E42A2F" w14:textId="13810347">
            <w:pPr>
              <w:pStyle w:val="ListParagraph"/>
              <w:numPr>
                <w:ilvl w:val="0"/>
                <w:numId w:val="23"/>
              </w:numPr>
              <w:rPr>
                <w:rFonts w:ascii="Arial" w:hAnsi="Arial" w:eastAsia="Arial" w:cs="Arial"/>
                <w:szCs w:val="20"/>
              </w:rPr>
            </w:pPr>
            <w:r w:rsidRPr="18F335A7">
              <w:rPr>
                <w:rFonts w:ascii="Arial" w:hAnsi="Arial" w:eastAsia="Arial" w:cs="Arial"/>
                <w:szCs w:val="20"/>
              </w:rPr>
              <w:t xml:space="preserve">The system shall allow authorized </w:t>
            </w:r>
            <w:r w:rsidRPr="18F335A7" w:rsidR="3596137C">
              <w:rPr>
                <w:rFonts w:ascii="Arial" w:hAnsi="Arial" w:eastAsia="Arial" w:cs="Arial"/>
                <w:szCs w:val="20"/>
              </w:rPr>
              <w:t xml:space="preserve">users </w:t>
            </w:r>
            <w:r w:rsidRPr="18F335A7">
              <w:rPr>
                <w:rFonts w:ascii="Arial" w:hAnsi="Arial" w:eastAsia="Arial" w:cs="Arial"/>
                <w:szCs w:val="20"/>
              </w:rPr>
              <w:t>to search for inactive</w:t>
            </w:r>
            <w:r w:rsidRPr="18F335A7" w:rsidR="6B419C4C">
              <w:rPr>
                <w:rFonts w:ascii="Arial" w:hAnsi="Arial" w:eastAsia="Arial" w:cs="Arial"/>
                <w:szCs w:val="20"/>
              </w:rPr>
              <w:t xml:space="preserve"> user roles.</w:t>
            </w:r>
          </w:p>
          <w:p w:rsidR="000F4547" w:rsidP="18F335A7" w:rsidRDefault="000F4547" w14:paraId="5C06E9C7" w14:textId="7704835E">
            <w:pPr>
              <w:pStyle w:val="ListParagraph"/>
              <w:numPr>
                <w:ilvl w:val="0"/>
                <w:numId w:val="23"/>
              </w:numPr>
              <w:rPr>
                <w:rFonts w:ascii="Arial" w:hAnsi="Arial" w:eastAsia="Arial" w:cs="Arial"/>
                <w:szCs w:val="20"/>
              </w:rPr>
            </w:pPr>
            <w:r w:rsidRPr="18F335A7">
              <w:rPr>
                <w:rFonts w:ascii="Arial" w:hAnsi="Arial" w:eastAsia="Arial" w:cs="Arial"/>
                <w:szCs w:val="20"/>
              </w:rPr>
              <w:t xml:space="preserve">The system shall allow authorized </w:t>
            </w:r>
            <w:r w:rsidRPr="18F335A7" w:rsidR="23A961FB">
              <w:rPr>
                <w:rFonts w:ascii="Arial" w:hAnsi="Arial" w:eastAsia="Arial" w:cs="Arial"/>
                <w:szCs w:val="20"/>
              </w:rPr>
              <w:t>users</w:t>
            </w:r>
            <w:r w:rsidRPr="18F335A7" w:rsidR="622D2017">
              <w:rPr>
                <w:rFonts w:ascii="Arial" w:hAnsi="Arial" w:eastAsia="Arial" w:cs="Arial"/>
                <w:szCs w:val="20"/>
              </w:rPr>
              <w:t xml:space="preserve"> </w:t>
            </w:r>
            <w:r w:rsidRPr="18F335A7">
              <w:rPr>
                <w:rFonts w:ascii="Arial" w:hAnsi="Arial" w:eastAsia="Arial" w:cs="Arial"/>
                <w:szCs w:val="20"/>
              </w:rPr>
              <w:t>to reactivate an inactive role.</w:t>
            </w:r>
          </w:p>
          <w:p w:rsidR="000F4547" w:rsidP="18F335A7" w:rsidRDefault="000F4547" w14:paraId="0C0D9A04" w14:textId="36FF5F59">
            <w:pPr>
              <w:pStyle w:val="ListParagraph"/>
              <w:numPr>
                <w:ilvl w:val="0"/>
                <w:numId w:val="23"/>
              </w:numPr>
              <w:rPr>
                <w:rFonts w:ascii="Arial" w:hAnsi="Arial" w:eastAsia="Arial" w:cs="Arial"/>
                <w:szCs w:val="20"/>
              </w:rPr>
            </w:pPr>
            <w:r w:rsidRPr="18F335A7">
              <w:rPr>
                <w:rFonts w:ascii="Arial" w:hAnsi="Arial" w:eastAsia="Arial" w:cs="Arial"/>
                <w:szCs w:val="20"/>
              </w:rPr>
              <w:t>The system shall restore the role to Active status upon successful update.</w:t>
            </w:r>
          </w:p>
          <w:p w:rsidR="000F4547" w:rsidP="18F335A7" w:rsidRDefault="000F4547" w14:paraId="43DE8BEA" w14:textId="6D7F80EA">
            <w:pPr>
              <w:pStyle w:val="ListParagraph"/>
              <w:numPr>
                <w:ilvl w:val="0"/>
                <w:numId w:val="23"/>
              </w:numPr>
              <w:rPr>
                <w:rFonts w:ascii="Arial" w:hAnsi="Arial" w:eastAsia="Arial" w:cs="Arial"/>
                <w:szCs w:val="20"/>
              </w:rPr>
            </w:pPr>
            <w:r w:rsidRPr="18F335A7">
              <w:rPr>
                <w:rFonts w:ascii="Arial" w:hAnsi="Arial" w:eastAsia="Arial" w:cs="Arial"/>
                <w:szCs w:val="20"/>
              </w:rPr>
              <w:t>The system shall allow the reactivated role to be assigned to users.</w:t>
            </w:r>
          </w:p>
          <w:p w:rsidR="000F4547" w:rsidP="18F335A7" w:rsidRDefault="000F4547" w14:paraId="6EF18751" w14:textId="78354302">
            <w:pPr>
              <w:pStyle w:val="ListParagraph"/>
              <w:numPr>
                <w:ilvl w:val="0"/>
                <w:numId w:val="23"/>
              </w:numPr>
              <w:rPr>
                <w:rFonts w:ascii="Arial" w:hAnsi="Arial" w:eastAsia="Arial" w:cs="Arial"/>
                <w:szCs w:val="20"/>
              </w:rPr>
            </w:pPr>
            <w:r w:rsidRPr="18F335A7">
              <w:rPr>
                <w:rFonts w:ascii="Arial" w:hAnsi="Arial" w:eastAsia="Arial" w:cs="Arial"/>
                <w:szCs w:val="20"/>
              </w:rPr>
              <w:t>The system shall enforce permissions associated with the reactivated role.</w:t>
            </w:r>
          </w:p>
          <w:p w:rsidR="000F4547" w:rsidP="18F335A7" w:rsidRDefault="000F4547" w14:paraId="02F3B499" w14:textId="011A64B7">
            <w:pPr>
              <w:pStyle w:val="ListParagraph"/>
              <w:numPr>
                <w:ilvl w:val="0"/>
                <w:numId w:val="23"/>
              </w:numPr>
              <w:rPr>
                <w:rFonts w:ascii="Arial" w:hAnsi="Arial" w:eastAsia="Arial" w:cs="Arial"/>
                <w:szCs w:val="20"/>
              </w:rPr>
            </w:pPr>
            <w:r w:rsidRPr="18F335A7">
              <w:rPr>
                <w:rFonts w:ascii="Arial" w:hAnsi="Arial" w:eastAsia="Arial" w:cs="Arial"/>
                <w:szCs w:val="20"/>
              </w:rPr>
              <w:t>The system shall record role reactivation activities in the audit trail.</w:t>
            </w:r>
          </w:p>
          <w:p w:rsidR="000F4547" w:rsidP="18F335A7" w:rsidRDefault="000F4547" w14:paraId="3AADDD16" w14:textId="2075DBC9">
            <w:pPr>
              <w:pStyle w:val="ListParagraph"/>
              <w:numPr>
                <w:ilvl w:val="0"/>
                <w:numId w:val="23"/>
              </w:numPr>
              <w:rPr>
                <w:rFonts w:ascii="Arial" w:hAnsi="Arial" w:eastAsia="Arial" w:cs="Arial"/>
                <w:szCs w:val="20"/>
              </w:rPr>
            </w:pPr>
            <w:r w:rsidRPr="18F335A7">
              <w:rPr>
                <w:rFonts w:ascii="Arial" w:hAnsi="Arial" w:eastAsia="Arial" w:cs="Arial"/>
                <w:szCs w:val="20"/>
              </w:rPr>
              <w:t>The system shall maintain historical records of role status changes.</w:t>
            </w:r>
          </w:p>
          <w:p>
            <w:pPr>
              <w:pStyle w:val="ListParagraph"/>
              <w:numPr>
                <w:ilvl w:val="0"/>
                <w:numId w:val="23"/>
              </w:numPr>
              <w:rPr>
                <w:rFonts w:ascii="Arial" w:hAnsi="Arial" w:cs="Arial"/>
              </w:rPr>
            </w:pPr>
            <w:r>
              <w:rPr>
                <w:rFonts w:ascii="Arial" w:hAnsi="Arial" w:cs="Arial"/>
                <w:shd w:val="clear" w:color="auto" w:fill="FFF59D"/>
              </w:rPr>
              <w:t xml:space="preserve">The system shall reactivate a role through an approved and implemented reactivation request, chosen from the list of inactive roles; the role is restored with its last permissions and its members regain them.</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38"/>
              </w:numPr>
              <w:rPr>
                <w:rFonts w:ascii="Arial" w:hAnsi="Arial" w:cs="Arial"/>
              </w:rPr>
            </w:pPr>
            <w:r>
              <w:rPr>
                <w:rFonts w:ascii="Arial" w:hAnsi="Arial" w:cs="Arial"/>
                <w:shd w:val="clear" w:color="auto" w:fill="FFF59D"/>
              </w:rPr>
              <w:t xml:space="preserve">A reactivated role grants its permissions again to its members.</w:t>
            </w:r>
          </w:p>
          <w:p w:rsidR="18F335A7" w:rsidP="18F335A7" w:rsidRDefault="18F335A7" w14:paraId="20929648" w14:textId="30C67260">
            <w:pPr>
              <w:rPr>
                <w:rFonts w:ascii="Arial" w:hAnsi="Arial" w:eastAsia="Arial" w:cs="Arial"/>
                <w:b/>
                <w:bCs/>
                <w:color w:val="000000" w:themeColor="text1"/>
                <w:szCs w:val="20"/>
              </w:rPr>
            </w:pPr>
          </w:p>
          <w:p w:rsidR="2E38A074" w:rsidP="18F335A7" w:rsidRDefault="2E38A074" w14:paraId="2F401865" w14:textId="17665695">
            <w:pPr>
              <w:rPr>
                <w:rFonts w:ascii="Arial" w:hAnsi="Arial" w:eastAsia="Arial" w:cs="Arial"/>
                <w:b/>
                <w:bCs/>
                <w:color w:val="000000" w:themeColor="text1"/>
                <w:szCs w:val="20"/>
              </w:rPr>
            </w:pPr>
            <w:r w:rsidRPr="18F335A7">
              <w:rPr>
                <w:rFonts w:ascii="Arial" w:hAnsi="Arial" w:eastAsia="Arial" w:cs="Arial"/>
                <w:b/>
                <w:bCs/>
                <w:color w:val="000000" w:themeColor="text1"/>
                <w:szCs w:val="20"/>
              </w:rPr>
              <w:t>FRUM.00</w:t>
            </w:r>
            <w:r w:rsidRPr="18F335A7" w:rsidR="64A74F58">
              <w:rPr>
                <w:rFonts w:ascii="Arial" w:hAnsi="Arial" w:eastAsia="Arial" w:cs="Arial"/>
                <w:b/>
                <w:bCs/>
                <w:color w:val="000000" w:themeColor="text1"/>
                <w:szCs w:val="20"/>
              </w:rPr>
              <w:t>6</w:t>
            </w:r>
            <w:r w:rsidRPr="18F335A7">
              <w:rPr>
                <w:rFonts w:ascii="Arial" w:hAnsi="Arial" w:eastAsia="Arial" w:cs="Arial"/>
                <w:b/>
                <w:bCs/>
                <w:color w:val="000000" w:themeColor="text1"/>
                <w:szCs w:val="20"/>
              </w:rPr>
              <w:t>.03 Permission Updates</w:t>
            </w:r>
          </w:p>
          <w:p w:rsidR="2E38A074" w:rsidP="18F335A7" w:rsidRDefault="2E38A074" w14:paraId="548347EE" w14:textId="02C26ADF">
            <w:pPr>
              <w:pStyle w:val="ListParagraph"/>
              <w:numPr>
                <w:ilvl w:val="0"/>
                <w:numId w:val="29"/>
              </w:numPr>
              <w:rPr>
                <w:rFonts w:ascii="Arial" w:hAnsi="Arial" w:eastAsia="Arial" w:cs="Arial"/>
                <w:szCs w:val="20"/>
              </w:rPr>
            </w:pPr>
            <w:r w:rsidRPr="18F335A7">
              <w:rPr>
                <w:rFonts w:ascii="Arial" w:hAnsi="Arial" w:eastAsia="Arial" w:cs="Arial"/>
                <w:szCs w:val="20"/>
              </w:rPr>
              <w:t xml:space="preserve">The system shall allow authorized </w:t>
            </w:r>
            <w:r w:rsidRPr="18F335A7" w:rsidR="765062C3">
              <w:rPr>
                <w:rFonts w:ascii="Arial" w:hAnsi="Arial" w:eastAsia="Arial" w:cs="Arial"/>
                <w:szCs w:val="20"/>
              </w:rPr>
              <w:t xml:space="preserve">users </w:t>
            </w:r>
            <w:r w:rsidRPr="18F335A7">
              <w:rPr>
                <w:rFonts w:ascii="Arial" w:hAnsi="Arial" w:eastAsia="Arial" w:cs="Arial"/>
                <w:szCs w:val="20"/>
              </w:rPr>
              <w:t>to search for existing roles and permissions.</w:t>
            </w:r>
          </w:p>
          <w:p w:rsidR="2E38A074" w:rsidP="18F335A7" w:rsidRDefault="2E38A074" w14:paraId="61E940B7" w14:textId="2F37075C">
            <w:pPr>
              <w:pStyle w:val="ListParagraph"/>
              <w:numPr>
                <w:ilvl w:val="0"/>
                <w:numId w:val="29"/>
              </w:numPr>
              <w:rPr>
                <w:rFonts w:ascii="Arial" w:hAnsi="Arial" w:eastAsia="Arial" w:cs="Arial"/>
                <w:szCs w:val="20"/>
              </w:rPr>
            </w:pPr>
            <w:r w:rsidRPr="18F335A7">
              <w:rPr>
                <w:rFonts w:ascii="Arial" w:hAnsi="Arial" w:eastAsia="Arial" w:cs="Arial"/>
                <w:szCs w:val="20"/>
              </w:rPr>
              <w:t xml:space="preserve">The system shall allow authorized </w:t>
            </w:r>
            <w:r w:rsidRPr="18F335A7" w:rsidR="36EAE930">
              <w:rPr>
                <w:rFonts w:ascii="Arial" w:hAnsi="Arial" w:eastAsia="Arial" w:cs="Arial"/>
                <w:szCs w:val="20"/>
              </w:rPr>
              <w:t>users to</w:t>
            </w:r>
            <w:r w:rsidRPr="18F335A7">
              <w:rPr>
                <w:rFonts w:ascii="Arial" w:hAnsi="Arial" w:eastAsia="Arial" w:cs="Arial"/>
                <w:szCs w:val="20"/>
              </w:rPr>
              <w:t xml:space="preserve"> add, modify, or remove permissions assigned to a role.</w:t>
            </w:r>
          </w:p>
          <w:p w:rsidR="2E38A074" w:rsidP="18F335A7" w:rsidRDefault="2E38A074" w14:paraId="5C8EBC8D" w14:textId="6EBCC9C1">
            <w:pPr>
              <w:pStyle w:val="ListParagraph"/>
              <w:numPr>
                <w:ilvl w:val="0"/>
                <w:numId w:val="29"/>
              </w:numPr>
              <w:rPr>
                <w:rFonts w:ascii="Arial" w:hAnsi="Arial" w:eastAsia="Arial" w:cs="Arial"/>
                <w:szCs w:val="20"/>
              </w:rPr>
            </w:pPr>
            <w:r w:rsidRPr="18F335A7">
              <w:rPr>
                <w:rFonts w:ascii="Arial" w:hAnsi="Arial" w:eastAsia="Arial" w:cs="Arial"/>
                <w:szCs w:val="20"/>
              </w:rPr>
              <w:t xml:space="preserve">The system shall allow authorized </w:t>
            </w:r>
            <w:r w:rsidRPr="18F335A7" w:rsidR="0AF36E15">
              <w:rPr>
                <w:rFonts w:ascii="Arial" w:hAnsi="Arial" w:eastAsia="Arial" w:cs="Arial"/>
                <w:szCs w:val="20"/>
              </w:rPr>
              <w:t xml:space="preserve">users </w:t>
            </w:r>
            <w:r w:rsidRPr="18F335A7">
              <w:rPr>
                <w:rFonts w:ascii="Arial" w:hAnsi="Arial" w:eastAsia="Arial" w:cs="Arial"/>
                <w:szCs w:val="20"/>
              </w:rPr>
              <w:t xml:space="preserve">to update </w:t>
            </w:r>
            <w:r w:rsidRPr="18F335A7" w:rsidR="366DFD4D">
              <w:rPr>
                <w:rFonts w:ascii="Arial" w:hAnsi="Arial" w:eastAsia="Arial" w:cs="Arial"/>
                <w:szCs w:val="20"/>
              </w:rPr>
              <w:t xml:space="preserve">permissions </w:t>
            </w:r>
            <w:r w:rsidRPr="18F335A7">
              <w:rPr>
                <w:rFonts w:ascii="Arial" w:hAnsi="Arial" w:eastAsia="Arial" w:cs="Arial"/>
                <w:szCs w:val="20"/>
              </w:rPr>
              <w:t>based on the approved access matrix.</w:t>
            </w:r>
          </w:p>
          <w:p w:rsidR="2E38A074" w:rsidP="18F335A7" w:rsidRDefault="2E38A074" w14:paraId="2BB392FB" w14:textId="53752F0F">
            <w:pPr>
              <w:pStyle w:val="ListParagraph"/>
              <w:numPr>
                <w:ilvl w:val="0"/>
                <w:numId w:val="29"/>
              </w:numPr>
              <w:rPr>
                <w:rFonts w:ascii="Arial" w:hAnsi="Arial" w:eastAsia="Arial" w:cs="Arial"/>
                <w:szCs w:val="20"/>
              </w:rPr>
            </w:pPr>
            <w:r w:rsidRPr="18F335A7">
              <w:rPr>
                <w:rFonts w:ascii="Arial" w:hAnsi="Arial" w:eastAsia="Arial" w:cs="Arial"/>
                <w:szCs w:val="20"/>
              </w:rPr>
              <w:t>The system shall validate permission configurations before saving changes.</w:t>
            </w:r>
          </w:p>
          <w:p w:rsidR="2E38A074" w:rsidP="18F335A7" w:rsidRDefault="2E38A074" w14:paraId="3953E1D8" w14:textId="7C187237">
            <w:pPr>
              <w:pStyle w:val="ListParagraph"/>
              <w:numPr>
                <w:ilvl w:val="0"/>
                <w:numId w:val="29"/>
              </w:numPr>
              <w:rPr>
                <w:rFonts w:ascii="Arial" w:hAnsi="Arial" w:eastAsia="Arial" w:cs="Arial"/>
                <w:szCs w:val="20"/>
              </w:rPr>
            </w:pPr>
            <w:r w:rsidRPr="18F335A7">
              <w:rPr>
                <w:rFonts w:ascii="Arial" w:hAnsi="Arial" w:eastAsia="Arial" w:cs="Arial"/>
                <w:szCs w:val="20"/>
              </w:rPr>
              <w:t>The system shall prevent the assignment of conflicting or invalid permission combinations.</w:t>
            </w:r>
          </w:p>
          <w:p w:rsidR="2E38A074" w:rsidP="18F335A7" w:rsidRDefault="2E38A074" w14:paraId="38F7DBC6" w14:textId="7759ACD8">
            <w:pPr>
              <w:pStyle w:val="ListParagraph"/>
              <w:numPr>
                <w:ilvl w:val="0"/>
                <w:numId w:val="29"/>
              </w:numPr>
              <w:rPr>
                <w:rFonts w:ascii="Arial" w:hAnsi="Arial" w:eastAsia="Arial" w:cs="Arial"/>
                <w:szCs w:val="20"/>
              </w:rPr>
            </w:pPr>
            <w:r w:rsidRPr="18F335A7">
              <w:rPr>
                <w:rFonts w:ascii="Arial" w:hAnsi="Arial" w:eastAsia="Arial" w:cs="Arial"/>
                <w:szCs w:val="20"/>
              </w:rPr>
              <w:t>The system shall automatically enforce updated permissions after successful save.</w:t>
            </w:r>
          </w:p>
          <w:p w:rsidR="2E38A074" w:rsidP="18F335A7" w:rsidRDefault="2E38A074" w14:paraId="07E540C6" w14:textId="3555A84F">
            <w:pPr>
              <w:pStyle w:val="ListParagraph"/>
              <w:numPr>
                <w:ilvl w:val="0"/>
                <w:numId w:val="29"/>
              </w:numPr>
              <w:rPr>
                <w:rFonts w:ascii="Arial" w:hAnsi="Arial" w:eastAsia="Arial" w:cs="Arial"/>
                <w:szCs w:val="20"/>
              </w:rPr>
            </w:pPr>
            <w:r w:rsidRPr="18F335A7">
              <w:rPr>
                <w:rFonts w:ascii="Arial" w:hAnsi="Arial" w:eastAsia="Arial" w:cs="Arial"/>
                <w:szCs w:val="20"/>
              </w:rPr>
              <w:t>The system shall immediately restrict access to functions and records for permissions that have been removed.</w:t>
            </w:r>
          </w:p>
          <w:p w:rsidR="2E38A074" w:rsidP="18F335A7" w:rsidRDefault="2E38A074" w14:paraId="52B0EEF2" w14:textId="1EC6C5E8">
            <w:pPr>
              <w:pStyle w:val="ListParagraph"/>
              <w:numPr>
                <w:ilvl w:val="0"/>
                <w:numId w:val="29"/>
              </w:numPr>
              <w:rPr>
                <w:rFonts w:ascii="Arial" w:hAnsi="Arial" w:eastAsia="Arial" w:cs="Arial"/>
                <w:szCs w:val="20"/>
              </w:rPr>
            </w:pPr>
            <w:r w:rsidRPr="18F335A7">
              <w:rPr>
                <w:rFonts w:ascii="Arial" w:hAnsi="Arial" w:eastAsia="Arial" w:cs="Arial"/>
                <w:szCs w:val="20"/>
              </w:rPr>
              <w:t>The system shall record all permission update activities in the audit trail.</w:t>
            </w:r>
          </w:p>
          <w:p>
            <w:pPr>
              <w:pStyle w:val="ListParagraph"/>
              <w:numPr>
                <w:ilvl w:val="0"/>
                <w:numId w:val="29"/>
              </w:numPr>
              <w:rPr>
                <w:rFonts w:ascii="Arial" w:hAnsi="Arial" w:cs="Arial"/>
              </w:rPr>
            </w:pPr>
            <w:r>
              <w:rPr>
                <w:rFonts w:ascii="Arial" w:hAnsi="Arial" w:cs="Arial"/>
                <w:shd w:val="clear" w:color="auto" w:fill="FFF59D"/>
              </w:rPr>
              <w:t xml:space="preserve">The system shall refuse a permission both added and removed in one request ("Permission(s) both added and removed: &lt;permissions&gt;") and a request that changes nothing.</w:t>
            </w:r>
          </w:p>
          <w:p>
            <w:pPr>
              <w:pStyle w:val="ListParagraph"/>
              <w:numPr>
                <w:ilvl w:val="0"/>
                <w:numId w:val="29"/>
              </w:numPr>
              <w:rPr>
                <w:rFonts w:ascii="Arial" w:hAnsi="Arial" w:cs="Arial"/>
              </w:rPr>
            </w:pPr>
            <w:r>
              <w:rPr>
                <w:rFonts w:ascii="Arial" w:hAnsi="Arial" w:cs="Arial"/>
                <w:shd w:val="clear" w:color="auto" w:fill="FFF59D"/>
              </w:rPr>
              <w:t xml:space="preserve">The system shall check every user request and bulk line against the separation-of-duties rules between roles (FRUM.012.01); a user may not hold both roles of an active rule.</w:t>
            </w:r>
          </w:p>
          <w:p>
            <w:pPr>
              <w:pStyle w:val="ListParagraph"/>
              <w:numPr>
                <w:ilvl w:val="0"/>
                <w:numId w:val="29"/>
              </w:numPr>
              <w:rPr>
                <w:rFonts w:ascii="Arial" w:hAnsi="Arial" w:cs="Arial"/>
              </w:rPr>
            </w:pPr>
            <w:r>
              <w:rPr>
                <w:rFonts w:ascii="Arial" w:hAnsi="Arial" w:cs="Arial"/>
                <w:shd w:val="clear" w:color="auto" w:fill="FFF59D"/>
              </w:rPr>
              <w:t xml:space="preserve">The system shall refuse a request listing too many permission changes at once ("Split the change into several requests").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39"/>
              </w:numPr>
              <w:rPr>
                <w:rFonts w:ascii="Arial" w:hAnsi="Arial" w:cs="Arial"/>
              </w:rPr>
            </w:pPr>
            <w:r>
              <w:rPr>
                <w:rFonts w:ascii="Arial" w:hAnsi="Arial" w:cs="Arial"/>
                <w:shd w:val="clear" w:color="auto" w:fill="FFF59D"/>
              </w:rPr>
              <w:t xml:space="preserve">A request that adds and removes the same permission is refused.</w:t>
            </w:r>
          </w:p>
          <w:p>
            <w:pPr>
              <w:pStyle w:val="ListParagraph"/>
              <w:numPr>
                <w:ilvl w:val="0"/>
                <w:numId w:val="139"/>
              </w:numPr>
              <w:rPr>
                <w:rFonts w:ascii="Arial" w:hAnsi="Arial" w:cs="Arial"/>
              </w:rPr>
            </w:pPr>
            <w:r>
              <w:rPr>
                <w:rFonts w:ascii="Arial" w:hAnsi="Arial" w:cs="Arial"/>
                <w:shd w:val="clear" w:color="auto" w:fill="FFF59D"/>
              </w:rPr>
              <w:t xml:space="preserve">A request giving one user both roles of an active separation-of-duties rule is refused with the names of the two roles.</w:t>
            </w:r>
          </w:p>
          <w:p w:rsidR="18F335A7" w:rsidP="18F335A7" w:rsidRDefault="18F335A7" w14:paraId="37613868" w14:textId="61CDD72E">
            <w:pPr>
              <w:spacing w:line="259" w:lineRule="auto"/>
              <w:rPr>
                <w:rFonts w:ascii="Arial" w:hAnsi="Arial" w:cs="Arial"/>
                <w:color w:val="000000" w:themeColor="text1"/>
              </w:rPr>
            </w:pPr>
          </w:p>
          <w:p>
            <w:pPr>
              <w:rPr>
                <w:rFonts w:ascii="Arial" w:hAnsi="Arial" w:cs="Arial"/>
              </w:rPr>
            </w:pPr>
          </w:p>
          <w:p>
            <w:pPr>
              <w:keepNext/>
              <w:rPr>
                <w:rFonts w:ascii="Arial" w:hAnsi="Arial" w:cs="Arial"/>
              </w:rPr>
            </w:pPr>
            <w:r>
              <w:rPr>
                <w:rFonts w:ascii="Arial" w:hAnsi="Arial" w:cs="Arial"/>
                <w:b/>
                <w:bCs/>
                <w:shd w:val="clear" w:color="auto" w:fill="FFF59D"/>
              </w:rPr>
              <w:t xml:space="preserve">FRUM.006.04 Group-Profile Change, Deactivation and Reactivation Requests</w:t>
            </w:r>
          </w:p>
          <w:p>
            <w:pPr>
              <w:pStyle w:val="ListParagraph"/>
              <w:numPr>
                <w:ilvl w:val="0"/>
                <w:numId w:val="163"/>
              </w:numPr>
              <w:rPr>
                <w:rFonts w:ascii="Arial" w:hAnsi="Arial" w:cs="Arial"/>
              </w:rPr>
            </w:pPr>
            <w:r>
              <w:rPr>
                <w:rFonts w:ascii="Arial" w:hAnsi="Arial" w:cs="Arial"/>
                <w:shd w:val="clear" w:color="auto" w:fill="FFF59D"/>
              </w:rPr>
              <w:t xml:space="preserve">The Business Administrator shall choose the role from the drop-down of active roles (change, deactivation) or of inactive roles (reactivation), enter the change, choose the approvers in order and write the remarks, and save a draft, edit it, cancel it or submit it as in FRUM.009.01.</w:t>
            </w:r>
          </w:p>
          <w:p>
            <w:pPr>
              <w:pStyle w:val="ListParagraph"/>
              <w:numPr>
                <w:ilvl w:val="0"/>
                <w:numId w:val="163"/>
              </w:numPr>
              <w:rPr>
                <w:rFonts w:ascii="Arial" w:hAnsi="Arial" w:cs="Arial"/>
              </w:rPr>
            </w:pPr>
            <w:r>
              <w:rPr>
                <w:rFonts w:ascii="Arial" w:hAnsi="Arial" w:cs="Arial"/>
                <w:shd w:val="clear" w:color="auto" w:fill="FFF59D"/>
              </w:rPr>
              <w:t xml:space="preserve">The system shall show the current members of the role on the request.</w:t>
            </w:r>
          </w:p>
          <w:p>
            <w:pPr>
              <w:pStyle w:val="ListParagraph"/>
              <w:numPr>
                <w:ilvl w:val="0"/>
                <w:numId w:val="163"/>
              </w:numPr>
              <w:rPr>
                <w:rFonts w:ascii="Arial" w:hAnsi="Arial" w:cs="Arial"/>
              </w:rPr>
            </w:pPr>
            <w:r>
              <w:rPr>
                <w:rFonts w:ascii="Arial" w:hAnsi="Arial" w:cs="Arial"/>
                <w:shd w:val="clear" w:color="auto" w:fill="FFF59D"/>
              </w:rPr>
              <w:t xml:space="preserve">The system shall refuse the deactivation of an inactive role and the reactivation of an active role.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64"/>
              </w:numPr>
              <w:rPr>
                <w:rFonts w:ascii="Arial" w:hAnsi="Arial" w:cs="Arial"/>
              </w:rPr>
            </w:pPr>
            <w:r>
              <w:rPr>
                <w:rFonts w:ascii="Arial" w:hAnsi="Arial" w:cs="Arial"/>
                <w:shd w:val="clear" w:color="auto" w:fill="FFF59D"/>
              </w:rPr>
              <w:t xml:space="preserve">A draft change request is seen and edited only by its creator and is submitted later with the same number.</w:t>
            </w:r>
          </w:p>
          <w:p>
            <w:pPr>
              <w:pStyle w:val="ListParagraph"/>
              <w:numPr>
                <w:ilvl w:val="0"/>
                <w:numId w:val="164"/>
              </w:numPr>
              <w:rPr>
                <w:rFonts w:ascii="Arial" w:hAnsi="Arial" w:cs="Arial"/>
              </w:rPr>
            </w:pPr>
            <w:r>
              <w:rPr>
                <w:rFonts w:ascii="Arial" w:hAnsi="Arial" w:cs="Arial"/>
                <w:shd w:val="clear" w:color="auto" w:fill="FFF59D"/>
              </w:rPr>
              <w:t xml:space="preserve">A deactivation request shows the members of the role.</w:t>
            </w:r>
          </w:p>
        </w:tc>
        <w:tc>
          <w:tcPr>
            <w:tcW w:w="943" w:type="dxa"/>
            <w:tcMar/>
          </w:tcPr>
          <w:p w:rsidR="18F335A7" w:rsidP="18F335A7" w:rsidRDefault="18F335A7" w14:paraId="70E0E1C9" w14:textId="6D3C246C">
            <w:pPr>
              <w:rPr>
                <w:rFonts w:ascii="Arial" w:hAnsi="Arial" w:cs="Arial"/>
              </w:rPr>
            </w:pPr>
          </w:p>
        </w:tc>
      </w:tr>
      <w:tr w:rsidR="18F335A7" w:rsidTr="5BDA26B3" w14:paraId="2191CB0B" w14:textId="77777777">
        <w:trPr>
          <w:trHeight w:val="978"/>
        </w:trPr>
        <w:tc>
          <w:tcPr>
            <w:tcW w:w="1457" w:type="dxa"/>
            <w:tcMar/>
          </w:tcPr>
          <w:p w:rsidR="18F335A7" w:rsidP="18F335A7" w:rsidRDefault="18F335A7" w14:paraId="0DE96A6D" w14:textId="35C0E71A">
            <w:pPr>
              <w:spacing w:line="259" w:lineRule="auto"/>
            </w:pPr>
            <w:r w:rsidRPr="18F335A7">
              <w:rPr>
                <w:rFonts w:ascii="Arial" w:hAnsi="Arial" w:eastAsia="Arial" w:cs="Arial"/>
                <w:color w:val="000000" w:themeColor="text1"/>
                <w:szCs w:val="20"/>
              </w:rPr>
              <w:t>FRUM.00</w:t>
            </w:r>
            <w:r w:rsidRPr="18F335A7" w:rsidR="1C80F6AB">
              <w:rPr>
                <w:rFonts w:ascii="Arial" w:hAnsi="Arial" w:eastAsia="Arial" w:cs="Arial"/>
                <w:color w:val="000000" w:themeColor="text1"/>
                <w:szCs w:val="20"/>
              </w:rPr>
              <w:t>7</w:t>
            </w:r>
          </w:p>
        </w:tc>
        <w:tc>
          <w:tcPr>
            <w:tcW w:w="1151" w:type="dxa"/>
            <w:tcMar/>
          </w:tcPr>
          <w:p w:rsidR="18FDCF59" w:rsidP="18F335A7" w:rsidRDefault="18FDCF59" w14:paraId="0A49FFF9" w14:textId="78D01A95">
            <w:pPr>
              <w:spacing w:line="259" w:lineRule="auto"/>
            </w:pPr>
            <w:r w:rsidRPr="18F335A7">
              <w:rPr>
                <w:rFonts w:ascii="Arial" w:hAnsi="Arial" w:eastAsia="Arial" w:cs="Arial"/>
                <w:color w:val="000000" w:themeColor="text1"/>
                <w:szCs w:val="20"/>
              </w:rPr>
              <w:t>Reports Managements</w:t>
            </w:r>
          </w:p>
          <w:p w:rsidR="18F335A7" w:rsidP="18F335A7" w:rsidRDefault="18F335A7" w14:paraId="19C72BDC" w14:textId="740D30FB">
            <w:pPr>
              <w:spacing w:line="259" w:lineRule="auto"/>
              <w:rPr>
                <w:rFonts w:ascii="Arial" w:hAnsi="Arial" w:eastAsia="Arial" w:cs="Arial"/>
                <w:color w:val="000000" w:themeColor="text1"/>
                <w:szCs w:val="20"/>
              </w:rPr>
            </w:pPr>
          </w:p>
        </w:tc>
        <w:tc>
          <w:tcPr>
            <w:tcW w:w="1958" w:type="dxa"/>
            <w:tcMar/>
          </w:tcPr>
          <w:p w:rsidR="18F335A7" w:rsidP="18F335A7" w:rsidRDefault="18F335A7" w14:paraId="75C4191C" w14:textId="59B450EE">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R</w:t>
            </w:r>
            <w:r w:rsidRPr="18F335A7" w:rsidR="1DA22E76">
              <w:rPr>
                <w:rFonts w:ascii="Arial" w:hAnsi="Arial" w:eastAsia="Arial" w:cs="Arial"/>
                <w:color w:val="000000" w:themeColor="text1"/>
                <w:szCs w:val="20"/>
              </w:rPr>
              <w:t>eports</w:t>
            </w:r>
            <w:r w:rsidRPr="18F335A7" w:rsidR="1054AABF">
              <w:rPr>
                <w:rFonts w:ascii="Arial" w:hAnsi="Arial" w:eastAsia="Arial" w:cs="Arial"/>
                <w:color w:val="000000" w:themeColor="text1"/>
                <w:szCs w:val="20"/>
              </w:rPr>
              <w:t xml:space="preserve"> </w:t>
            </w:r>
            <w:r w:rsidRPr="18F335A7" w:rsidR="3A3296B8">
              <w:rPr>
                <w:rFonts w:ascii="Arial" w:hAnsi="Arial" w:eastAsia="Arial" w:cs="Arial"/>
                <w:color w:val="000000" w:themeColor="text1"/>
                <w:szCs w:val="20"/>
              </w:rPr>
              <w:t>Generation and Exports</w:t>
            </w:r>
          </w:p>
        </w:tc>
        <w:tc>
          <w:tcPr>
            <w:tcW w:w="4571" w:type="dxa"/>
            <w:tcMar/>
          </w:tcPr>
          <w:p w:rsidR="5C4DCCE2" w:rsidP="18F335A7" w:rsidRDefault="5C4DCCE2" w14:paraId="6D93D324" w14:textId="7FA743BB">
            <w:pPr>
              <w:rPr>
                <w:rFonts w:ascii="Arial" w:hAnsi="Arial" w:eastAsia="Arial" w:cs="Arial"/>
                <w:b/>
                <w:bCs/>
                <w:szCs w:val="20"/>
              </w:rPr>
            </w:pPr>
            <w:r w:rsidRPr="18F335A7">
              <w:rPr>
                <w:rFonts w:ascii="Arial" w:hAnsi="Arial" w:eastAsia="Arial" w:cs="Arial"/>
                <w:b/>
                <w:bCs/>
                <w:color w:val="000000" w:themeColor="text1"/>
                <w:szCs w:val="20"/>
              </w:rPr>
              <w:t>FRUM.007.01</w:t>
            </w:r>
            <w:r w:rsidRPr="18F335A7">
              <w:rPr>
                <w:rFonts w:ascii="Arial" w:hAnsi="Arial" w:eastAsia="Arial" w:cs="Arial"/>
                <w:b/>
                <w:bCs/>
                <w:szCs w:val="20"/>
              </w:rPr>
              <w:t xml:space="preserve"> </w:t>
            </w:r>
            <w:r w:rsidRPr="18F335A7" w:rsidR="2F6BFA43">
              <w:rPr>
                <w:rFonts w:ascii="Arial" w:hAnsi="Arial" w:eastAsia="Arial" w:cs="Arial"/>
                <w:b/>
                <w:bCs/>
                <w:szCs w:val="20"/>
              </w:rPr>
              <w:t xml:space="preserve">View </w:t>
            </w:r>
            <w:r w:rsidRPr="18F335A7" w:rsidR="44F94203">
              <w:rPr>
                <w:rFonts w:ascii="Arial" w:hAnsi="Arial" w:eastAsia="Arial" w:cs="Arial"/>
                <w:b/>
                <w:bCs/>
                <w:szCs w:val="20"/>
              </w:rPr>
              <w:t>and filter r</w:t>
            </w:r>
            <w:r w:rsidRPr="18F335A7" w:rsidR="2F6BFA43">
              <w:rPr>
                <w:rFonts w:ascii="Arial" w:hAnsi="Arial" w:eastAsia="Arial" w:cs="Arial"/>
                <w:b/>
                <w:bCs/>
                <w:szCs w:val="20"/>
              </w:rPr>
              <w:t>eports</w:t>
            </w:r>
          </w:p>
          <w:p w:rsidR="334850FA" w:rsidP="18F335A7" w:rsidRDefault="334850FA" w14:paraId="25325253" w14:textId="4B194F1C">
            <w:pPr>
              <w:pStyle w:val="ListParagraph"/>
              <w:numPr>
                <w:ilvl w:val="0"/>
                <w:numId w:val="18"/>
              </w:numPr>
              <w:rPr>
                <w:rFonts w:ascii="Arial" w:hAnsi="Arial" w:eastAsia="Arial" w:cs="Arial"/>
                <w:szCs w:val="20"/>
              </w:rPr>
            </w:pPr>
            <w:r w:rsidRPr="18F335A7">
              <w:rPr>
                <w:rFonts w:ascii="Arial" w:hAnsi="Arial" w:eastAsia="Arial" w:cs="Arial"/>
                <w:szCs w:val="20"/>
              </w:rPr>
              <w:t>The system shall allow authorized users to access the Reports module</w:t>
            </w:r>
            <w:r w:rsidRPr="18F335A7" w:rsidR="47314E47">
              <w:rPr>
                <w:rFonts w:ascii="Arial" w:hAnsi="Arial" w:eastAsia="Arial" w:cs="Arial"/>
                <w:szCs w:val="20"/>
              </w:rPr>
              <w:t xml:space="preserve"> and generate or export reports</w:t>
            </w:r>
          </w:p>
          <w:p w:rsidR="334850FA" w:rsidP="18F335A7" w:rsidRDefault="334850FA" w14:paraId="12F2E0BE" w14:textId="7380890B">
            <w:pPr>
              <w:pStyle w:val="ListParagraph"/>
              <w:numPr>
                <w:ilvl w:val="0"/>
                <w:numId w:val="18"/>
              </w:numPr>
              <w:rPr>
                <w:rFonts w:ascii="Arial" w:hAnsi="Arial" w:eastAsia="Arial" w:cs="Arial"/>
                <w:szCs w:val="20"/>
              </w:rPr>
            </w:pPr>
            <w:r w:rsidRPr="18F335A7">
              <w:rPr>
                <w:rFonts w:ascii="Arial" w:hAnsi="Arial" w:eastAsia="Arial" w:cs="Arial"/>
                <w:szCs w:val="20"/>
              </w:rPr>
              <w:t>The system shall display only reports that the user is authorized to access.</w:t>
            </w:r>
          </w:p>
          <w:p w:rsidR="55100F5F" w:rsidP="18F335A7" w:rsidRDefault="55100F5F" w14:paraId="4889C119" w14:textId="50F285A7">
            <w:pPr>
              <w:pStyle w:val="ListParagraph"/>
              <w:numPr>
                <w:ilvl w:val="1"/>
                <w:numId w:val="18"/>
              </w:numPr>
              <w:rPr>
                <w:rFonts w:ascii="Arial" w:hAnsi="Arial" w:eastAsia="Arial" w:cs="Arial"/>
                <w:szCs w:val="20"/>
              </w:rPr>
            </w:pPr>
            <w:r w:rsidRPr="18F335A7">
              <w:rPr>
                <w:rFonts w:ascii="Arial" w:hAnsi="Arial" w:eastAsia="Arial" w:cs="Arial"/>
                <w:szCs w:val="20"/>
              </w:rPr>
              <w:t>User Access Report</w:t>
            </w:r>
          </w:p>
          <w:p w:rsidR="55100F5F" w:rsidP="18F335A7" w:rsidRDefault="55100F5F" w14:paraId="0277DB5B" w14:textId="19BBF697">
            <w:pPr>
              <w:pStyle w:val="ListParagraph"/>
              <w:numPr>
                <w:ilvl w:val="1"/>
                <w:numId w:val="18"/>
              </w:numPr>
              <w:rPr>
                <w:rFonts w:ascii="Arial" w:hAnsi="Arial" w:eastAsia="Arial" w:cs="Arial"/>
                <w:szCs w:val="20"/>
              </w:rPr>
            </w:pPr>
            <w:r w:rsidRPr="18F335A7">
              <w:rPr>
                <w:rFonts w:ascii="Arial" w:hAnsi="Arial" w:eastAsia="Arial" w:cs="Arial"/>
                <w:szCs w:val="20"/>
              </w:rPr>
              <w:t>User Group Profile Report</w:t>
            </w:r>
          </w:p>
          <w:p w:rsidR="55100F5F" w:rsidP="18F335A7" w:rsidRDefault="55100F5F" w14:paraId="4A9EFC9D" w14:textId="29FE8D8E">
            <w:pPr>
              <w:pStyle w:val="ListParagraph"/>
              <w:numPr>
                <w:ilvl w:val="1"/>
                <w:numId w:val="18"/>
              </w:numPr>
              <w:rPr>
                <w:rFonts w:ascii="Arial" w:hAnsi="Arial" w:eastAsia="Arial" w:cs="Arial"/>
                <w:szCs w:val="20"/>
              </w:rPr>
            </w:pPr>
            <w:r w:rsidRPr="18F335A7">
              <w:rPr>
                <w:rFonts w:ascii="Arial" w:hAnsi="Arial" w:eastAsia="Arial" w:cs="Arial"/>
                <w:szCs w:val="20"/>
              </w:rPr>
              <w:t>Group Profile Membership List</w:t>
            </w:r>
          </w:p>
          <w:p w:rsidR="55100F5F" w:rsidP="18F335A7" w:rsidRDefault="55100F5F" w14:paraId="69034A64" w14:textId="69284CEF">
            <w:pPr>
              <w:pStyle w:val="ListParagraph"/>
              <w:numPr>
                <w:ilvl w:val="0"/>
                <w:numId w:val="18"/>
              </w:numPr>
              <w:rPr>
                <w:rFonts w:ascii="Arial" w:hAnsi="Arial" w:eastAsia="Arial" w:cs="Arial"/>
                <w:szCs w:val="20"/>
              </w:rPr>
            </w:pPr>
            <w:r w:rsidRPr="18F335A7">
              <w:rPr>
                <w:rFonts w:ascii="Arial" w:hAnsi="Arial" w:eastAsia="Arial" w:cs="Arial"/>
                <w:szCs w:val="20"/>
              </w:rPr>
              <w:t xml:space="preserve">The system shall follow </w:t>
            </w:r>
            <w:r w:rsidRPr="18F335A7" w:rsidR="338A603C">
              <w:rPr>
                <w:rFonts w:ascii="Arial" w:hAnsi="Arial" w:eastAsia="Arial" w:cs="Arial"/>
                <w:szCs w:val="20"/>
              </w:rPr>
              <w:t xml:space="preserve">the report </w:t>
            </w:r>
            <w:r w:rsidRPr="18F335A7">
              <w:rPr>
                <w:rFonts w:ascii="Arial" w:hAnsi="Arial" w:eastAsia="Arial" w:cs="Arial"/>
                <w:szCs w:val="20"/>
              </w:rPr>
              <w:t xml:space="preserve">design from the </w:t>
            </w:r>
            <w:hyperlink r:id="rId23">
              <w:r w:rsidRPr="18F335A7">
                <w:rPr>
                  <w:rStyle w:val="Hyperlink"/>
                  <w:rFonts w:ascii="Arial" w:hAnsi="Arial" w:eastAsia="Arial" w:cs="Arial"/>
                  <w:szCs w:val="20"/>
                </w:rPr>
                <w:t>Annex C - Report Templates.</w:t>
              </w:r>
            </w:hyperlink>
          </w:p>
          <w:p w:rsidR="334850FA" w:rsidP="18F335A7" w:rsidRDefault="334850FA" w14:paraId="4AA24577" w14:textId="1680E812">
            <w:pPr>
              <w:pStyle w:val="ListParagraph"/>
              <w:numPr>
                <w:ilvl w:val="0"/>
                <w:numId w:val="18"/>
              </w:numPr>
              <w:rPr>
                <w:rFonts w:ascii="Arial" w:hAnsi="Arial" w:eastAsia="Arial" w:cs="Arial"/>
                <w:szCs w:val="20"/>
              </w:rPr>
            </w:pPr>
            <w:r w:rsidRPr="18F335A7">
              <w:rPr>
                <w:rFonts w:ascii="Arial" w:hAnsi="Arial" w:eastAsia="Arial" w:cs="Arial"/>
                <w:szCs w:val="20"/>
              </w:rPr>
              <w:t>The system shall allow users to filter report data using search criteria.</w:t>
            </w:r>
          </w:p>
          <w:p w:rsidR="334850FA" w:rsidP="18F335A7" w:rsidRDefault="334850FA" w14:paraId="2771FA42" w14:textId="6784AEB8">
            <w:pPr>
              <w:pStyle w:val="ListParagraph"/>
              <w:numPr>
                <w:ilvl w:val="0"/>
                <w:numId w:val="18"/>
              </w:numPr>
              <w:rPr>
                <w:rFonts w:ascii="Arial" w:hAnsi="Arial" w:eastAsia="Arial" w:cs="Arial"/>
                <w:szCs w:val="20"/>
              </w:rPr>
            </w:pPr>
            <w:r w:rsidRPr="18F335A7">
              <w:rPr>
                <w:rFonts w:ascii="Arial" w:hAnsi="Arial" w:eastAsia="Arial" w:cs="Arial"/>
                <w:szCs w:val="20"/>
              </w:rPr>
              <w:t>The system shall allow users to sort report results based on available report fields.</w:t>
            </w:r>
          </w:p>
          <w:p w:rsidR="334850FA" w:rsidP="18F335A7" w:rsidRDefault="334850FA" w14:paraId="44CA2D69" w14:textId="550B5EB8">
            <w:pPr>
              <w:pStyle w:val="ListParagraph"/>
              <w:numPr>
                <w:ilvl w:val="0"/>
                <w:numId w:val="18"/>
              </w:numPr>
              <w:rPr>
                <w:rFonts w:ascii="Arial" w:hAnsi="Arial" w:eastAsia="Arial" w:cs="Arial"/>
                <w:szCs w:val="20"/>
              </w:rPr>
            </w:pPr>
            <w:r w:rsidRPr="18F335A7">
              <w:rPr>
                <w:rFonts w:ascii="Arial" w:hAnsi="Arial" w:eastAsia="Arial" w:cs="Arial"/>
                <w:szCs w:val="20"/>
              </w:rPr>
              <w:t>The system shall display the total number of records returned from the selected criteria.</w:t>
            </w:r>
          </w:p>
          <w:p w:rsidR="334850FA" w:rsidP="18F335A7" w:rsidRDefault="334850FA" w14:paraId="5EF73787" w14:textId="518C2317">
            <w:pPr>
              <w:pStyle w:val="ListParagraph"/>
              <w:numPr>
                <w:ilvl w:val="0"/>
                <w:numId w:val="18"/>
              </w:numPr>
              <w:rPr>
                <w:rFonts w:ascii="Arial" w:hAnsi="Arial" w:eastAsia="Arial" w:cs="Arial"/>
                <w:szCs w:val="20"/>
              </w:rPr>
            </w:pPr>
            <w:r w:rsidRPr="18F335A7">
              <w:rPr>
                <w:rFonts w:ascii="Arial" w:hAnsi="Arial" w:eastAsia="Arial" w:cs="Arial"/>
                <w:szCs w:val="20"/>
              </w:rPr>
              <w:t>The system shall maintain audit logs of report generation activities.</w:t>
            </w:r>
          </w:p>
          <w:p>
            <w:pPr>
              <w:pStyle w:val="ListParagraph"/>
              <w:numPr>
                <w:ilvl w:val="0"/>
                <w:numId w:val="18"/>
              </w:numPr>
              <w:rPr>
                <w:rFonts w:ascii="Arial" w:hAnsi="Arial" w:cs="Arial"/>
              </w:rPr>
            </w:pPr>
            <w:r>
              <w:rPr>
                <w:rFonts w:ascii="Arial" w:hAnsi="Arial" w:cs="Arial"/>
                <w:shd w:val="clear" w:color="auto" w:fill="FFF59D"/>
              </w:rPr>
              <w:t xml:space="preserve">The system shall offer the User Access Report by as-of date (the access held at the end of that date), business unit group, status and group profile; the User Group Profile Report by group profile, module and active flag; and the Group Profile Membership List by group profile and as-of date.</w:t>
            </w:r>
          </w:p>
          <w:p>
            <w:pPr>
              <w:pStyle w:val="ListParagraph"/>
              <w:numPr>
                <w:ilvl w:val="0"/>
                <w:numId w:val="18"/>
              </w:numPr>
              <w:rPr>
                <w:rFonts w:ascii="Arial" w:hAnsi="Arial" w:cs="Arial"/>
              </w:rPr>
            </w:pPr>
            <w:r>
              <w:rPr>
                <w:rFonts w:ascii="Arial" w:hAnsi="Arial" w:cs="Arial"/>
                <w:shd w:val="clear" w:color="auto" w:fill="FFF59D"/>
              </w:rPr>
              <w:t xml:space="preserve">The User Access Report shall show for each user the user ID, Windows ID, group profiles, business unit group, user level, status, created by and date, modified by and date, and the last action (added, modified, deactivated, reactivated) with who did it (Annex E).</w:t>
            </w:r>
          </w:p>
          <w:p>
            <w:pPr>
              <w:pStyle w:val="ListParagraph"/>
              <w:numPr>
                <w:ilvl w:val="0"/>
                <w:numId w:val="18"/>
              </w:numPr>
              <w:rPr>
                <w:rFonts w:ascii="Arial" w:hAnsi="Arial" w:cs="Arial"/>
              </w:rPr>
            </w:pPr>
            <w:r>
              <w:rPr>
                <w:rFonts w:ascii="Arial" w:hAnsi="Arial" w:cs="Arial"/>
                <w:shd w:val="clear" w:color="auto" w:fill="FFF59D"/>
              </w:rPr>
              <w:t xml:space="preserve">The User Group Profile Report shall show the module, task and access of each role, and the role's dates created and modified with who created and changed it (Annex F).</w:t>
            </w:r>
          </w:p>
          <w:p>
            <w:pPr>
              <w:pStyle w:val="ListParagraph"/>
              <w:numPr>
                <w:ilvl w:val="0"/>
                <w:numId w:val="18"/>
              </w:numPr>
              <w:rPr>
                <w:rFonts w:ascii="Arial" w:hAnsi="Arial" w:cs="Arial"/>
              </w:rPr>
            </w:pPr>
            <w:r>
              <w:rPr>
                <w:rFonts w:ascii="Arial" w:hAnsi="Arial" w:cs="Arial"/>
                <w:shd w:val="clear" w:color="auto" w:fill="FFF59D"/>
              </w:rPr>
              <w:t xml:space="preserve">Created by and Modified by shall show the approver of the request that made the change, with the request number.</w:t>
            </w:r>
          </w:p>
          <w:p>
            <w:pPr>
              <w:pStyle w:val="ListParagraph"/>
              <w:numPr>
                <w:ilvl w:val="0"/>
                <w:numId w:val="18"/>
              </w:numPr>
              <w:rPr>
                <w:rFonts w:ascii="Arial" w:hAnsi="Arial" w:cs="Arial"/>
              </w:rPr>
            </w:pPr>
            <w:r>
              <w:rPr>
                <w:rFonts w:ascii="Arial" w:hAnsi="Arial" w:cs="Arial"/>
                <w:shd w:val="clear" w:color="auto" w:fill="FFF59D"/>
              </w:rPr>
              <w:t xml:space="preserve">The system shall refuse an as-of date in the future ("The as-of date cannot be in the future").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40"/>
              </w:numPr>
              <w:rPr>
                <w:rFonts w:ascii="Arial" w:hAnsi="Arial" w:cs="Arial"/>
              </w:rPr>
            </w:pPr>
            <w:r>
              <w:rPr>
                <w:rFonts w:ascii="Arial" w:hAnsi="Arial" w:cs="Arial"/>
                <w:shd w:val="clear" w:color="auto" w:fill="FFF59D"/>
              </w:rPr>
              <w:t xml:space="preserve">The User Access Report shows user a024000000 with the profile Processing Officer, created by the approver of its enrolment and modified by the approver of the later change.</w:t>
            </w:r>
          </w:p>
          <w:p>
            <w:pPr>
              <w:pStyle w:val="ListParagraph"/>
              <w:numPr>
                <w:ilvl w:val="0"/>
                <w:numId w:val="140"/>
              </w:numPr>
              <w:rPr>
                <w:rFonts w:ascii="Arial" w:hAnsi="Arial" w:cs="Arial"/>
              </w:rPr>
            </w:pPr>
            <w:r>
              <w:rPr>
                <w:rFonts w:ascii="Arial" w:hAnsi="Arial" w:cs="Arial"/>
                <w:shd w:val="clear" w:color="auto" w:fill="FFF59D"/>
              </w:rPr>
              <w:t xml:space="preserve">For the Marketing Account Officer profile the User Group Profile Report lists the Client Management tasks with With Access or No Access.</w:t>
            </w:r>
          </w:p>
          <w:p>
            <w:pPr>
              <w:pStyle w:val="ListParagraph"/>
              <w:numPr>
                <w:ilvl w:val="0"/>
                <w:numId w:val="140"/>
              </w:numPr>
              <w:rPr>
                <w:rFonts w:ascii="Arial" w:hAnsi="Arial" w:cs="Arial"/>
              </w:rPr>
            </w:pPr>
            <w:r>
              <w:rPr>
                <w:rFonts w:ascii="Arial" w:hAnsi="Arial" w:cs="Arial"/>
                <w:shd w:val="clear" w:color="auto" w:fill="FFF59D"/>
              </w:rPr>
              <w:t xml:space="preserve">The membership list shows every member of Marketing Team Lead with who added the member and when.</w:t>
            </w:r>
          </w:p>
          <w:p w:rsidR="18F335A7" w:rsidP="18F335A7" w:rsidRDefault="18F335A7" w14:paraId="07910B55" w14:textId="3593843B">
            <w:pPr>
              <w:rPr>
                <w:rFonts w:ascii="Arial" w:hAnsi="Arial" w:eastAsia="Arial" w:cs="Arial"/>
                <w:color w:val="000000" w:themeColor="text1"/>
                <w:szCs w:val="20"/>
              </w:rPr>
            </w:pPr>
          </w:p>
          <w:p w:rsidR="00BFDFED" w:rsidP="18F335A7" w:rsidRDefault="00BFDFED" w14:paraId="77A9AACC" w14:textId="73945A5F">
            <w:pPr>
              <w:rPr>
                <w:rFonts w:ascii="Arial" w:hAnsi="Arial" w:eastAsia="Arial" w:cs="Arial"/>
                <w:b/>
                <w:bCs/>
                <w:szCs w:val="20"/>
              </w:rPr>
            </w:pPr>
            <w:r w:rsidRPr="18F335A7">
              <w:rPr>
                <w:rFonts w:ascii="Arial" w:hAnsi="Arial" w:eastAsia="Arial" w:cs="Arial"/>
                <w:b/>
                <w:bCs/>
                <w:color w:val="000000" w:themeColor="text1"/>
                <w:szCs w:val="20"/>
              </w:rPr>
              <w:t>FRUM.007.0</w:t>
            </w:r>
            <w:r w:rsidRPr="18F335A7" w:rsidR="265E7B99">
              <w:rPr>
                <w:rFonts w:ascii="Arial" w:hAnsi="Arial" w:eastAsia="Arial" w:cs="Arial"/>
                <w:b/>
                <w:bCs/>
                <w:color w:val="000000" w:themeColor="text1"/>
                <w:szCs w:val="20"/>
              </w:rPr>
              <w:t>2</w:t>
            </w:r>
            <w:r w:rsidRPr="18F335A7">
              <w:rPr>
                <w:rFonts w:ascii="Arial" w:hAnsi="Arial" w:eastAsia="Arial" w:cs="Arial"/>
                <w:b/>
                <w:bCs/>
                <w:color w:val="000000" w:themeColor="text1"/>
                <w:szCs w:val="20"/>
              </w:rPr>
              <w:t xml:space="preserve"> </w:t>
            </w:r>
            <w:r w:rsidRPr="18F335A7" w:rsidR="1DA22E76">
              <w:rPr>
                <w:rFonts w:ascii="Arial" w:hAnsi="Arial" w:eastAsia="Arial" w:cs="Arial"/>
                <w:b/>
                <w:bCs/>
                <w:szCs w:val="20"/>
              </w:rPr>
              <w:t>Export Reports</w:t>
            </w:r>
          </w:p>
          <w:p w:rsidR="59C276E1" w:rsidP="18F335A7" w:rsidRDefault="59C276E1" w14:paraId="5642F25B" w14:textId="1C3039D6">
            <w:pPr>
              <w:pStyle w:val="ListParagraph"/>
              <w:numPr>
                <w:ilvl w:val="0"/>
                <w:numId w:val="20"/>
              </w:numPr>
              <w:rPr>
                <w:rFonts w:ascii="Arial" w:hAnsi="Arial" w:eastAsia="Arial" w:cs="Arial"/>
                <w:szCs w:val="20"/>
              </w:rPr>
            </w:pPr>
            <w:r w:rsidRPr="18F335A7">
              <w:rPr>
                <w:rFonts w:ascii="Arial" w:hAnsi="Arial" w:eastAsia="Arial" w:cs="Arial"/>
                <w:szCs w:val="20"/>
              </w:rPr>
              <w:t xml:space="preserve">The system shall allow </w:t>
            </w:r>
            <w:r w:rsidRPr="18F335A7" w:rsidR="3FE2DA47">
              <w:rPr>
                <w:rFonts w:ascii="Arial" w:hAnsi="Arial" w:eastAsia="Arial" w:cs="Arial"/>
                <w:szCs w:val="20"/>
              </w:rPr>
              <w:t>authorized</w:t>
            </w:r>
            <w:r w:rsidRPr="18F335A7" w:rsidR="27679F12">
              <w:rPr>
                <w:rFonts w:ascii="Arial" w:hAnsi="Arial" w:eastAsia="Arial" w:cs="Arial"/>
                <w:szCs w:val="20"/>
              </w:rPr>
              <w:t xml:space="preserve"> </w:t>
            </w:r>
            <w:r w:rsidRPr="18F335A7">
              <w:rPr>
                <w:rFonts w:ascii="Arial" w:hAnsi="Arial" w:eastAsia="Arial" w:cs="Arial"/>
                <w:szCs w:val="20"/>
              </w:rPr>
              <w:t>users to export repor</w:t>
            </w:r>
            <w:r w:rsidRPr="18F335A7" w:rsidR="49ED004E">
              <w:rPr>
                <w:rFonts w:ascii="Arial" w:hAnsi="Arial" w:eastAsia="Arial" w:cs="Arial"/>
                <w:szCs w:val="20"/>
              </w:rPr>
              <w:t>ts below.</w:t>
            </w:r>
          </w:p>
          <w:p w:rsidR="59C276E1" w:rsidP="3BCA049D" w:rsidRDefault="59C276E1" w14:paraId="17C3EB40" w14:textId="4EE2B839">
            <w:pPr>
              <w:pStyle w:val="Normal"/>
              <w:numPr>
                <w:ilvl w:val="1"/>
                <w:numId w:val="20"/>
              </w:numPr>
              <w:rPr>
                <w:rFonts w:ascii="Arial" w:hAnsi="Arial" w:eastAsia="Arial" w:cs="Arial"/>
              </w:rPr>
            </w:pPr>
            <w:r w:rsidRPr="3BCA049D" w:rsidR="35E6CEC9">
              <w:rPr>
                <w:rFonts w:ascii="Arial" w:hAnsi="Arial" w:eastAsia="Arial" w:cs="Arial"/>
              </w:rPr>
              <w:t>User Access Report</w:t>
            </w:r>
          </w:p>
          <w:p w:rsidR="43014FBC" w:rsidP="3BCA049D" w:rsidRDefault="43014FBC" w14:paraId="35B5F6D8" w14:textId="19BBF697">
            <w:pPr>
              <w:pStyle w:val="ListParagraph"/>
              <w:numPr>
                <w:ilvl w:val="1"/>
                <w:numId w:val="20"/>
              </w:numPr>
              <w:rPr>
                <w:rFonts w:ascii="Arial" w:hAnsi="Arial" w:eastAsia="Arial" w:cs="Arial"/>
              </w:rPr>
              <w:pPrChange w:author="John V. Barbachano [CONT]" w:date="2026-10-07T03:21:00Z" w:id="50">
                <w:pPr/>
              </w:pPrChange>
            </w:pPr>
            <w:r w:rsidRPr="3BCA049D" w:rsidR="35E6CEC9">
              <w:rPr>
                <w:rFonts w:ascii="Arial" w:hAnsi="Arial" w:eastAsia="Arial" w:cs="Arial"/>
              </w:rPr>
              <w:t>User Group Profile Report</w:t>
            </w:r>
          </w:p>
          <w:p w:rsidR="18F335A7" w:rsidP="3BCA049D" w:rsidRDefault="18F335A7" w14:paraId="23A59CF4" w14:textId="6C9770EB">
            <w:pPr>
              <w:pStyle w:val="ListParagraph"/>
              <w:numPr>
                <w:ilvl w:val="1"/>
                <w:numId w:val="20"/>
              </w:numPr>
              <w:rPr>
                <w:rFonts w:ascii="Arial" w:hAnsi="Arial" w:eastAsia="Arial" w:cs="Arial"/>
              </w:rPr>
              <w:pPrChange w:author="John V. Barbachano [CONT]" w:date="2026-10-07T03:21:00Z">
                <w:pPr/>
              </w:pPrChange>
            </w:pPr>
            <w:r w:rsidRPr="3BCA049D" w:rsidR="35E6CEC9">
              <w:rPr>
                <w:rFonts w:ascii="Arial" w:hAnsi="Arial" w:eastAsia="Arial" w:cs="Arial"/>
              </w:rPr>
              <w:t>Group Profile Membership List</w:t>
            </w:r>
          </w:p>
          <w:p w:rsidR="59C276E1" w:rsidP="18F335A7" w:rsidRDefault="59C276E1" w14:paraId="643CF3B3" w14:textId="05BD9596">
            <w:pPr>
              <w:pStyle w:val="ListParagraph"/>
              <w:numPr>
                <w:ilvl w:val="0"/>
                <w:numId w:val="20"/>
              </w:numPr>
              <w:rPr>
                <w:rFonts w:ascii="Arial" w:hAnsi="Arial" w:eastAsia="Arial" w:cs="Arial"/>
                <w:szCs w:val="20"/>
              </w:rPr>
            </w:pPr>
            <w:r w:rsidRPr="18F335A7">
              <w:rPr>
                <w:rFonts w:ascii="Arial" w:hAnsi="Arial" w:eastAsia="Arial" w:cs="Arial"/>
                <w:szCs w:val="20"/>
              </w:rPr>
              <w:t>The system shall support report export in CSV</w:t>
            </w:r>
            <w:r w:rsidRPr="18F335A7" w:rsidR="441551DB">
              <w:rPr>
                <w:rFonts w:ascii="Arial" w:hAnsi="Arial" w:eastAsia="Arial" w:cs="Arial"/>
                <w:szCs w:val="20"/>
              </w:rPr>
              <w:t>, XLSX and PDF format.</w:t>
            </w:r>
          </w:p>
          <w:p w:rsidR="45669B84" w:rsidP="18F335A7" w:rsidRDefault="45669B84" w14:paraId="4D93D286" w14:textId="00A1F3C3">
            <w:pPr>
              <w:pStyle w:val="ListParagraph"/>
              <w:numPr>
                <w:ilvl w:val="1"/>
                <w:numId w:val="20"/>
              </w:numPr>
              <w:rPr>
                <w:rFonts w:ascii="Arial" w:hAnsi="Arial" w:eastAsia="Arial" w:cs="Arial"/>
                <w:color w:val="000000" w:themeColor="text1"/>
                <w:szCs w:val="20"/>
              </w:rPr>
            </w:pPr>
            <w:r w:rsidRPr="18F335A7">
              <w:rPr>
                <w:rFonts w:ascii="Arial" w:hAnsi="Arial" w:eastAsia="Arial" w:cs="Arial"/>
                <w:color w:val="000000" w:themeColor="text1"/>
                <w:szCs w:val="20"/>
              </w:rPr>
              <w:t>File name:&lt;Report_Name&gt;_MMDDYYYY where</w:t>
            </w:r>
          </w:p>
          <w:p w:rsidR="45669B84" w:rsidP="18F335A7" w:rsidRDefault="45669B84" w14:paraId="77EDDFAB" w14:textId="1FD6813C">
            <w:pPr>
              <w:pStyle w:val="ListParagraph"/>
              <w:numPr>
                <w:ilvl w:val="2"/>
                <w:numId w:val="20"/>
              </w:num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Report_Name is the generated report</w:t>
            </w:r>
          </w:p>
          <w:p w:rsidR="45669B84" w:rsidP="18F335A7" w:rsidRDefault="45669B84" w14:paraId="1FDDFFBC" w14:textId="7271D07E">
            <w:pPr>
              <w:pStyle w:val="Normal1"/>
              <w:numPr>
                <w:ilvl w:val="2"/>
                <w:numId w:val="20"/>
              </w:numPr>
              <w:rPr>
                <w:rFonts w:ascii="Arial" w:hAnsi="Arial" w:eastAsia="Arial" w:cs="Arial"/>
                <w:color w:val="000000" w:themeColor="text1"/>
                <w:szCs w:val="20"/>
              </w:rPr>
            </w:pPr>
            <w:r w:rsidRPr="18F335A7">
              <w:rPr>
                <w:rFonts w:ascii="Arial" w:hAnsi="Arial" w:eastAsia="Arial" w:cs="Arial"/>
                <w:color w:val="000000" w:themeColor="text1"/>
                <w:szCs w:val="20"/>
              </w:rPr>
              <w:t>MMDDYYYY is the extraction date</w:t>
            </w:r>
          </w:p>
          <w:p w:rsidR="59C276E1" w:rsidP="18F335A7" w:rsidRDefault="59C276E1" w14:paraId="003CCB46" w14:textId="1EFABF20">
            <w:pPr>
              <w:pStyle w:val="ListParagraph"/>
              <w:numPr>
                <w:ilvl w:val="0"/>
                <w:numId w:val="20"/>
              </w:numPr>
              <w:rPr>
                <w:rFonts w:ascii="Arial" w:hAnsi="Arial" w:eastAsia="Arial" w:cs="Arial"/>
                <w:szCs w:val="20"/>
              </w:rPr>
            </w:pPr>
            <w:r w:rsidRPr="18F335A7">
              <w:rPr>
                <w:rFonts w:ascii="Arial" w:hAnsi="Arial" w:eastAsia="Arial" w:cs="Arial"/>
                <w:szCs w:val="20"/>
              </w:rPr>
              <w:t>The system shall export only the data returned by the user's selected filters and search criteria.</w:t>
            </w:r>
          </w:p>
          <w:p w:rsidR="59C276E1" w:rsidP="18F335A7" w:rsidRDefault="59C276E1" w14:paraId="01712F87" w14:textId="50B34EE3">
            <w:pPr>
              <w:pStyle w:val="ListParagraph"/>
              <w:numPr>
                <w:ilvl w:val="0"/>
                <w:numId w:val="20"/>
              </w:numPr>
              <w:rPr>
                <w:rFonts w:ascii="Arial" w:hAnsi="Arial" w:eastAsia="Arial" w:cs="Arial"/>
                <w:szCs w:val="20"/>
              </w:rPr>
            </w:pPr>
            <w:r w:rsidRPr="18F335A7">
              <w:rPr>
                <w:rFonts w:ascii="Arial" w:hAnsi="Arial" w:eastAsia="Arial" w:cs="Arial"/>
                <w:szCs w:val="20"/>
              </w:rPr>
              <w:t>The system shall preserve report headers and column formatting during export.</w:t>
            </w:r>
          </w:p>
          <w:p w:rsidR="59C276E1" w:rsidP="18F335A7" w:rsidRDefault="59C276E1" w14:paraId="2AD83F58" w14:textId="45A1710C">
            <w:pPr>
              <w:pStyle w:val="ListParagraph"/>
              <w:numPr>
                <w:ilvl w:val="0"/>
                <w:numId w:val="20"/>
              </w:numPr>
              <w:rPr>
                <w:rFonts w:ascii="Arial" w:hAnsi="Arial" w:eastAsia="Arial" w:cs="Arial"/>
                <w:szCs w:val="20"/>
              </w:rPr>
            </w:pPr>
            <w:r w:rsidRPr="18F335A7">
              <w:rPr>
                <w:rFonts w:ascii="Arial" w:hAnsi="Arial" w:eastAsia="Arial" w:cs="Arial"/>
                <w:szCs w:val="20"/>
              </w:rPr>
              <w:t>The system shall prevent users from exporting data that they are not authorized to view.</w:t>
            </w:r>
          </w:p>
          <w:p w:rsidR="297BF0A0" w:rsidP="18F335A7" w:rsidRDefault="297BF0A0" w14:paraId="21F451B8" w14:textId="3F5B2F3A">
            <w:pPr>
              <w:pStyle w:val="ListParagraph"/>
              <w:numPr>
                <w:ilvl w:val="0"/>
                <w:numId w:val="20"/>
              </w:numPr>
              <w:rPr>
                <w:rFonts w:ascii="Arial" w:hAnsi="Arial" w:eastAsia="Arial" w:cs="Arial"/>
                <w:szCs w:val="20"/>
              </w:rPr>
            </w:pPr>
            <w:r w:rsidRPr="18F335A7">
              <w:rPr>
                <w:rFonts w:ascii="Arial" w:hAnsi="Arial" w:eastAsia="Arial" w:cs="Arial"/>
                <w:szCs w:val="20"/>
              </w:rPr>
              <w:t>The system shall display a confirmation message upon successful report generation and export.</w:t>
            </w:r>
          </w:p>
          <w:p w:rsidR="59C276E1" w:rsidP="18F335A7" w:rsidRDefault="59C276E1" w14:paraId="0E1D62E2" w14:textId="130F8AB0">
            <w:pPr>
              <w:pStyle w:val="ListParagraph"/>
              <w:numPr>
                <w:ilvl w:val="0"/>
                <w:numId w:val="20"/>
              </w:numPr>
              <w:rPr>
                <w:rFonts w:ascii="Arial" w:hAnsi="Arial" w:eastAsia="Arial" w:cs="Arial"/>
                <w:szCs w:val="20"/>
              </w:rPr>
            </w:pPr>
            <w:r w:rsidRPr="18F335A7">
              <w:rPr>
                <w:rFonts w:ascii="Arial" w:hAnsi="Arial" w:eastAsia="Arial" w:cs="Arial"/>
                <w:szCs w:val="20"/>
              </w:rPr>
              <w:t>The system shall record export activities in the audit trail.</w:t>
            </w:r>
          </w:p>
          <w:p>
            <w:pPr>
              <w:pStyle w:val="ListParagraph"/>
              <w:numPr>
                <w:ilvl w:val="0"/>
                <w:numId w:val="20"/>
              </w:numPr>
              <w:rPr>
                <w:rFonts w:ascii="Arial" w:hAnsi="Arial" w:cs="Arial"/>
              </w:rPr>
            </w:pPr>
            <w:r>
              <w:rPr>
                <w:rFonts w:ascii="Arial" w:hAnsi="Arial" w:cs="Arial"/>
                <w:shd w:val="clear" w:color="auto" w:fill="FFF59D"/>
              </w:rPr>
              <w:t xml:space="preserve">Every report shall print in its header the report name, the user who generated it, the date coverage and the date and time generated (BRD section 7).</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41"/>
              </w:numPr>
              <w:rPr>
                <w:rFonts w:ascii="Arial" w:hAnsi="Arial" w:cs="Arial"/>
              </w:rPr>
            </w:pPr>
            <w:r>
              <w:rPr>
                <w:rFonts w:ascii="Arial" w:hAnsi="Arial" w:cs="Arial"/>
                <w:shd w:val="clear" w:color="auto" w:fill="FFF59D"/>
              </w:rPr>
              <w:t xml:space="preserve">The User Access Report exports to PDF, XLSX and CSV with the header of the report and only the filtered rows.</w:t>
            </w:r>
          </w:p>
          <w:p w:rsidR="18F335A7" w:rsidP="18F335A7" w:rsidRDefault="18F335A7" w14:paraId="387FF0A9" w14:textId="65C47A27">
            <w:pPr>
              <w:pStyle w:val="ListParagraph"/>
              <w:spacing w:line="259" w:lineRule="auto"/>
              <w:ind w:left="1440"/>
              <w:rPr>
                <w:rFonts w:ascii="Arial" w:hAnsi="Arial" w:cs="Arial"/>
                <w:b/>
                <w:bCs/>
              </w:rPr>
            </w:pPr>
          </w:p>
          <w:p>
            <w:pPr>
              <w:rPr>
                <w:rFonts w:ascii="Arial" w:hAnsi="Arial" w:cs="Arial"/>
              </w:rPr>
            </w:pPr>
          </w:p>
          <w:p>
            <w:pPr>
              <w:keepNext/>
              <w:rPr>
                <w:rFonts w:ascii="Arial" w:hAnsi="Arial" w:cs="Arial"/>
              </w:rPr>
            </w:pPr>
            <w:r>
              <w:rPr>
                <w:rFonts w:ascii="Arial" w:hAnsi="Arial" w:cs="Arial"/>
                <w:b/>
                <w:bCs/>
                <w:shd w:val="clear" w:color="auto" w:fill="FFF59D"/>
              </w:rPr>
              <w:t xml:space="preserve">FRUM.007.03 Access Requests Report and User Access Matrix Export</w:t>
            </w:r>
          </w:p>
          <w:p>
            <w:pPr>
              <w:pStyle w:val="ListParagraph"/>
              <w:numPr>
                <w:ilvl w:val="0"/>
                <w:numId w:val="165"/>
              </w:numPr>
              <w:rPr>
                <w:rFonts w:ascii="Arial" w:hAnsi="Arial" w:cs="Arial"/>
              </w:rPr>
            </w:pPr>
            <w:r>
              <w:rPr>
                <w:rFonts w:ascii="Arial" w:hAnsi="Arial" w:cs="Arial"/>
                <w:shd w:val="clear" w:color="auto" w:fill="FFF59D"/>
              </w:rPr>
              <w:t xml:space="preserve">The system shall offer the Access Requests report by date range, status, type, requester and approver, with the age of each request.</w:t>
            </w:r>
          </w:p>
          <w:p>
            <w:pPr>
              <w:pStyle w:val="ListParagraph"/>
              <w:numPr>
                <w:ilvl w:val="0"/>
                <w:numId w:val="165"/>
              </w:numPr>
              <w:rPr>
                <w:rFonts w:ascii="Arial" w:hAnsi="Arial" w:cs="Arial"/>
              </w:rPr>
            </w:pPr>
            <w:r>
              <w:rPr>
                <w:rFonts w:ascii="Arial" w:hAnsi="Arial" w:cs="Arial"/>
                <w:shd w:val="clear" w:color="auto" w:fill="FFF59D"/>
              </w:rPr>
              <w:t xml:space="preserve">The system shall export the User Access Matrix (every role against every permission) to Excel.</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66"/>
              </w:numPr>
              <w:rPr>
                <w:rFonts w:ascii="Arial" w:hAnsi="Arial" w:cs="Arial"/>
              </w:rPr>
            </w:pPr>
            <w:r>
              <w:rPr>
                <w:rFonts w:ascii="Arial" w:hAnsi="Arial" w:cs="Arial"/>
                <w:shd w:val="clear" w:color="auto" w:fill="FFF59D"/>
              </w:rPr>
              <w:t xml:space="preserve">The Access Requests report lists the requests of a date range with their status and approver.</w:t>
            </w:r>
          </w:p>
          <w:p>
            <w:pPr>
              <w:pStyle w:val="ListParagraph"/>
              <w:numPr>
                <w:ilvl w:val="0"/>
                <w:numId w:val="166"/>
              </w:numPr>
              <w:rPr>
                <w:rFonts w:ascii="Arial" w:hAnsi="Arial" w:cs="Arial"/>
              </w:rPr>
            </w:pPr>
            <w:r>
              <w:rPr>
                <w:rFonts w:ascii="Arial" w:hAnsi="Arial" w:cs="Arial"/>
                <w:shd w:val="clear" w:color="auto" w:fill="FFF59D"/>
              </w:rPr>
              <w:t xml:space="preserve">The User Access Matrix export lists every role against every permission.</w:t>
            </w:r>
          </w:p>
        </w:tc>
        <w:tc>
          <w:tcPr>
            <w:tcW w:w="943" w:type="dxa"/>
            <w:tcMar/>
          </w:tcPr>
          <w:p w:rsidR="18F335A7" w:rsidP="18F335A7" w:rsidRDefault="18F335A7" w14:paraId="27D230BE" w14:textId="774A8209">
            <w:pPr>
              <w:rPr>
                <w:rFonts w:ascii="Arial" w:hAnsi="Arial" w:cs="Arial"/>
              </w:rPr>
            </w:pPr>
          </w:p>
        </w:tc>
      </w:tr>
      <w:tr w:rsidR="18F335A7" w:rsidTr="5BDA26B3" w14:paraId="051CEC02" w14:textId="77777777">
        <w:trPr>
          <w:trHeight w:val="300"/>
        </w:trPr>
        <w:tc>
          <w:tcPr>
            <w:tcW w:w="1457" w:type="dxa"/>
            <w:tcMar/>
          </w:tcPr>
          <w:p w:rsidR="47AD209B" w:rsidP="18F335A7" w:rsidRDefault="47AD209B" w14:paraId="4CFD71B1" w14:textId="6EC68FBF">
            <w:pPr>
              <w:spacing w:line="259" w:lineRule="auto"/>
            </w:pPr>
            <w:r w:rsidRPr="18F335A7">
              <w:rPr>
                <w:rFonts w:ascii="Arial" w:hAnsi="Arial" w:eastAsia="Arial" w:cs="Arial"/>
                <w:color w:val="000000" w:themeColor="text1"/>
                <w:szCs w:val="20"/>
              </w:rPr>
              <w:t>FRUM-008</w:t>
            </w:r>
          </w:p>
        </w:tc>
        <w:tc>
          <w:tcPr>
            <w:tcW w:w="1151" w:type="dxa"/>
            <w:tcMar/>
          </w:tcPr>
          <w:p w:rsidR="319A18B8" w:rsidP="18F335A7" w:rsidRDefault="319A18B8" w14:paraId="30175D3B" w14:textId="572CF0CF">
            <w:pPr>
              <w:spacing w:line="259" w:lineRule="auto"/>
            </w:pPr>
            <w:r w:rsidRPr="18F335A7">
              <w:rPr>
                <w:rFonts w:ascii="Arial" w:hAnsi="Arial" w:eastAsia="Arial" w:cs="Arial"/>
                <w:color w:val="000000" w:themeColor="text1"/>
                <w:szCs w:val="20"/>
              </w:rPr>
              <w:t>Generate Logs</w:t>
            </w:r>
            <w:r w:rsidRPr="18F335A7" w:rsidR="47AD209B">
              <w:rPr>
                <w:rFonts w:ascii="Arial" w:hAnsi="Arial" w:eastAsia="Arial" w:cs="Arial"/>
                <w:color w:val="000000" w:themeColor="text1"/>
                <w:szCs w:val="20"/>
              </w:rPr>
              <w:t xml:space="preserve"> </w:t>
            </w:r>
          </w:p>
        </w:tc>
        <w:tc>
          <w:tcPr>
            <w:tcW w:w="1958" w:type="dxa"/>
            <w:tcMar/>
          </w:tcPr>
          <w:p w:rsidR="47AD209B" w:rsidP="18F335A7" w:rsidRDefault="47AD209B" w14:paraId="5252EC27" w14:textId="25A4D99D">
            <w:pPr>
              <w:spacing w:line="259" w:lineRule="auto"/>
            </w:pPr>
            <w:r w:rsidRPr="18F335A7">
              <w:rPr>
                <w:rFonts w:ascii="Arial" w:hAnsi="Arial" w:eastAsia="Arial" w:cs="Arial"/>
                <w:color w:val="000000" w:themeColor="text1"/>
                <w:szCs w:val="20"/>
              </w:rPr>
              <w:t>Audit Trail</w:t>
            </w:r>
          </w:p>
        </w:tc>
        <w:tc>
          <w:tcPr>
            <w:tcW w:w="4571" w:type="dxa"/>
            <w:tcMar/>
          </w:tcPr>
          <w:p w:rsidR="47AD209B" w:rsidP="18F335A7" w:rsidRDefault="47AD209B" w14:paraId="2AF13DFE" w14:textId="4FE450B4">
            <w:pPr>
              <w:rPr>
                <w:rFonts w:ascii="Arial" w:hAnsi="Arial" w:eastAsia="Arial" w:cs="Arial"/>
                <w:b/>
                <w:bCs/>
                <w:szCs w:val="20"/>
              </w:rPr>
            </w:pPr>
            <w:r w:rsidRPr="18F335A7">
              <w:rPr>
                <w:rFonts w:ascii="Arial" w:hAnsi="Arial" w:eastAsia="Arial" w:cs="Arial"/>
                <w:b/>
                <w:bCs/>
                <w:color w:val="000000" w:themeColor="text1"/>
                <w:szCs w:val="20"/>
              </w:rPr>
              <w:t xml:space="preserve">FRUM.008.01 </w:t>
            </w:r>
            <w:r w:rsidRPr="18F335A7" w:rsidR="5404B69C">
              <w:rPr>
                <w:rFonts w:ascii="Arial" w:hAnsi="Arial" w:eastAsia="Arial" w:cs="Arial"/>
                <w:b/>
                <w:bCs/>
                <w:color w:val="000000" w:themeColor="text1"/>
                <w:szCs w:val="20"/>
              </w:rPr>
              <w:t>G</w:t>
            </w:r>
            <w:r w:rsidRPr="18F335A7" w:rsidR="09A874C2">
              <w:rPr>
                <w:rFonts w:ascii="Arial" w:hAnsi="Arial" w:eastAsia="Arial" w:cs="Arial"/>
                <w:b/>
                <w:bCs/>
                <w:szCs w:val="20"/>
              </w:rPr>
              <w:t>enerate audit logs for compliance, monitoring, security, and audit purposes.</w:t>
            </w:r>
          </w:p>
          <w:p w:rsidR="09A874C2" w:rsidP="3BCA049D" w:rsidRDefault="09A874C2" w14:paraId="087CC023" w14:textId="436F31CC">
            <w:pPr>
              <w:pStyle w:val="ListParagraph"/>
              <w:numPr>
                <w:ilvl w:val="0"/>
                <w:numId w:val="50"/>
              </w:numPr>
              <w:rPr>
                <w:rFonts w:ascii="Arial" w:hAnsi="Arial" w:eastAsia="Arial" w:cs="Arial"/>
                <w:sz w:val="20"/>
                <w:szCs w:val="20"/>
              </w:rPr>
            </w:pPr>
            <w:r w:rsidRPr="5BDA26B3" w:rsidR="1CABCF15">
              <w:rPr>
                <w:rFonts w:ascii="Arial" w:hAnsi="Arial" w:eastAsia="Arial" w:cs="Arial"/>
                <w:sz w:val="20"/>
                <w:szCs w:val="20"/>
              </w:rPr>
              <w:t>The system shall automatically record audit logs for all create, update, delete</w:t>
            </w:r>
            <w:r w:rsidRPr="5BDA26B3" w:rsidR="3356CE6B">
              <w:rPr>
                <w:rFonts w:ascii="Arial" w:hAnsi="Arial" w:eastAsia="Arial" w:cs="Arial"/>
                <w:sz w:val="20"/>
                <w:szCs w:val="20"/>
              </w:rPr>
              <w:t>/deactivate, reactivate</w:t>
            </w:r>
            <w:r w:rsidRPr="5BDA26B3" w:rsidR="1CABCF15">
              <w:rPr>
                <w:rFonts w:ascii="Arial" w:hAnsi="Arial" w:eastAsia="Arial" w:cs="Arial"/>
                <w:sz w:val="20"/>
                <w:szCs w:val="20"/>
              </w:rPr>
              <w:t>, submit, approve, reject, cancel, login, logout, export</w:t>
            </w:r>
            <w:r w:rsidRPr="5BDA26B3" w:rsidR="1BBAFA17">
              <w:rPr>
                <w:rFonts w:ascii="Arial" w:hAnsi="Arial" w:eastAsia="Arial" w:cs="Arial"/>
                <w:sz w:val="20"/>
                <w:szCs w:val="20"/>
              </w:rPr>
              <w:t xml:space="preserve"> and other actions</w:t>
            </w:r>
            <w:r w:rsidRPr="5BDA26B3" w:rsidR="1CABCF15">
              <w:rPr>
                <w:rFonts w:ascii="Arial" w:hAnsi="Arial" w:eastAsia="Arial" w:cs="Arial"/>
                <w:sz w:val="20"/>
                <w:szCs w:val="20"/>
              </w:rPr>
              <w:t>.</w:t>
            </w:r>
          </w:p>
          <w:p w:rsidR="09A874C2" w:rsidP="3BCA049D" w:rsidRDefault="09A874C2" w14:paraId="2D9C4192" w14:textId="7474FAA1">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The system shall capture user activities performed within the application.</w:t>
            </w:r>
          </w:p>
          <w:p w:rsidR="09A874C2" w:rsidP="3BCA049D" w:rsidRDefault="09A874C2" w14:paraId="744499AF" w14:textId="34C987FE">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 xml:space="preserve">The system shall record the following audit information for each transaction: </w:t>
            </w:r>
          </w:p>
          <w:p w:rsidR="397BC3FA" w:rsidP="3BCA049D" w:rsidRDefault="397BC3FA" w14:paraId="57BA5C4C" w14:textId="1FB0EFFF">
            <w:pPr>
              <w:pStyle w:val="ListParagraph"/>
              <w:numPr>
                <w:ilvl w:val="0"/>
                <w:numId w:val="48"/>
              </w:numPr>
              <w:rPr>
                <w:rFonts w:ascii="Arial" w:hAnsi="Arial" w:eastAsia="Arial" w:cs="Arial"/>
                <w:sz w:val="20"/>
                <w:szCs w:val="20"/>
              </w:rPr>
            </w:pPr>
            <w:r w:rsidRPr="3BCA049D" w:rsidR="2465C204">
              <w:rPr>
                <w:rFonts w:ascii="Arial" w:hAnsi="Arial" w:eastAsia="Arial" w:cs="Arial"/>
                <w:sz w:val="20"/>
                <w:szCs w:val="20"/>
              </w:rPr>
              <w:t xml:space="preserve">Timestamp  </w:t>
            </w:r>
          </w:p>
          <w:p w:rsidR="3AF7BF97" w:rsidP="3BCA049D" w:rsidRDefault="3AF7BF97" w14:paraId="234960BA" w14:textId="2D4C1139">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 xml:space="preserve">Module </w:t>
            </w:r>
          </w:p>
          <w:p w:rsidR="3AF7BF97" w:rsidP="3BCA049D" w:rsidRDefault="3AF7BF97" w14:paraId="5E401BE3" w14:textId="6E60FA14">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User Id (Windows ID)</w:t>
            </w:r>
          </w:p>
          <w:p w:rsidR="3AF7BF97" w:rsidP="3BCA049D" w:rsidRDefault="3AF7BF97" w14:paraId="5D052C1F" w14:textId="5814409F">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Performed By (Username)</w:t>
            </w:r>
          </w:p>
          <w:p w:rsidR="3AF7BF97" w:rsidP="3BCA049D" w:rsidRDefault="3AF7BF97" w14:paraId="55F12476" w14:textId="1A4F46B7">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 xml:space="preserve">Role </w:t>
            </w:r>
          </w:p>
          <w:p w:rsidR="3AF7BF97" w:rsidP="3BCA049D" w:rsidRDefault="3AF7BF97" w14:paraId="71693C91" w14:textId="5DE43564">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Action (e.g. Create, Update, Delete, Submit, Approve, Reject, Cancel, Login, Logout, Inactivity,</w:t>
            </w:r>
            <w:r w:rsidRPr="3BCA049D" w:rsidR="585E45DF">
              <w:rPr>
                <w:rFonts w:ascii="Arial" w:hAnsi="Arial" w:eastAsia="Arial" w:cs="Arial"/>
                <w:sz w:val="20"/>
                <w:szCs w:val="20"/>
              </w:rPr>
              <w:t xml:space="preserve"> </w:t>
            </w:r>
            <w:r w:rsidRPr="3BCA049D" w:rsidR="585E45DF">
              <w:rPr>
                <w:rFonts w:ascii="Arial" w:hAnsi="Arial" w:eastAsia="Arial" w:cs="Arial"/>
                <w:sz w:val="20"/>
                <w:szCs w:val="20"/>
              </w:rPr>
              <w:t>Timeout, Generate and Export)</w:t>
            </w:r>
          </w:p>
          <w:p w:rsidR="3AF7BF97" w:rsidP="3BCA049D" w:rsidRDefault="3AF7BF97" w14:paraId="6FF037E3" w14:textId="71BD9556">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Activity (Short description of action)</w:t>
            </w:r>
          </w:p>
          <w:p w:rsidR="3AF7BF97" w:rsidP="3BCA049D" w:rsidRDefault="3AF7BF97" w14:paraId="4C38DD18" w14:textId="3F734A8C">
            <w:pPr>
              <w:pStyle w:val="ListParagraph"/>
              <w:numPr>
                <w:ilvl w:val="0"/>
                <w:numId w:val="48"/>
              </w:numPr>
              <w:rPr>
                <w:rFonts w:ascii="Arial" w:hAnsi="Arial" w:eastAsia="Arial" w:cs="Arial"/>
                <w:sz w:val="20"/>
                <w:szCs w:val="20"/>
              </w:rPr>
            </w:pPr>
            <w:r w:rsidRPr="3BCA049D" w:rsidR="585E45DF">
              <w:rPr>
                <w:rFonts w:ascii="Arial" w:hAnsi="Arial" w:eastAsia="Arial" w:cs="Arial"/>
                <w:sz w:val="20"/>
                <w:szCs w:val="20"/>
              </w:rPr>
              <w:t>From (Old Value</w:t>
            </w:r>
            <w:r w:rsidRPr="3BCA049D" w:rsidR="585E45DF">
              <w:rPr>
                <w:rFonts w:ascii="Arial" w:hAnsi="Arial" w:eastAsia="Arial" w:cs="Arial"/>
                <w:sz w:val="20"/>
                <w:szCs w:val="20"/>
              </w:rPr>
              <w:t xml:space="preserve">) </w:t>
            </w:r>
          </w:p>
          <w:p w:rsidR="585E45DF" w:rsidP="3BCA049D" w:rsidRDefault="585E45DF" w14:paraId="68487B63" w14:textId="70EE5583">
            <w:pPr>
              <w:pStyle w:val="ListParagraph"/>
              <w:numPr>
                <w:ilvl w:val="0"/>
                <w:numId w:val="48"/>
              </w:numPr>
              <w:rPr>
                <w:rFonts w:ascii="Arial" w:hAnsi="Arial" w:eastAsia="Arial" w:cs="Arial"/>
              </w:rPr>
            </w:pPr>
            <w:r w:rsidRPr="3BCA049D" w:rsidR="585E45DF">
              <w:rPr>
                <w:rFonts w:ascii="Arial" w:hAnsi="Arial" w:eastAsia="Arial" w:cs="Arial"/>
                <w:sz w:val="20"/>
                <w:szCs w:val="20"/>
              </w:rPr>
              <w:t>To (New Value</w:t>
            </w:r>
            <w:r w:rsidRPr="3BCA049D" w:rsidR="585E45DF">
              <w:rPr>
                <w:rFonts w:ascii="Arial" w:hAnsi="Arial" w:eastAsia="Arial" w:cs="Arial"/>
                <w:sz w:val="20"/>
                <w:szCs w:val="20"/>
              </w:rPr>
              <w:t>)</w:t>
            </w:r>
          </w:p>
          <w:p w:rsidR="3E98C9A3" w:rsidP="3BCA049D" w:rsidRDefault="3E98C9A3" w14:paraId="1B85BBE4" w14:textId="2117BDE5">
            <w:pPr>
              <w:pStyle w:val="ListParagraph"/>
              <w:numPr>
                <w:ilvl w:val="0"/>
                <w:numId w:val="48"/>
              </w:numPr>
              <w:rPr>
                <w:rFonts w:ascii="Arial" w:hAnsi="Arial" w:eastAsia="Arial" w:cs="Arial"/>
              </w:rPr>
            </w:pPr>
            <w:r w:rsidRPr="3BCA049D" w:rsidR="3E98C9A3">
              <w:rPr>
                <w:rFonts w:ascii="Arial" w:hAnsi="Arial" w:eastAsia="Arial" w:cs="Arial"/>
              </w:rPr>
              <w:t>IP Address</w:t>
            </w:r>
          </w:p>
          <w:p w:rsidR="09A874C2" w:rsidP="3BCA049D" w:rsidRDefault="09A874C2" w14:paraId="4BB3D7F0" w14:textId="7C76DEEB">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 xml:space="preserve">The system shall generate </w:t>
            </w:r>
            <w:r w:rsidRPr="3BCA049D" w:rsidR="5D034B2F">
              <w:rPr>
                <w:rFonts w:ascii="Arial" w:hAnsi="Arial" w:eastAsia="Arial" w:cs="Arial"/>
                <w:sz w:val="20"/>
                <w:szCs w:val="20"/>
              </w:rPr>
              <w:t>audit</w:t>
            </w:r>
            <w:r w:rsidRPr="3BCA049D" w:rsidR="5D034B2F">
              <w:rPr>
                <w:rFonts w:ascii="Arial" w:hAnsi="Arial" w:eastAsia="Arial" w:cs="Arial"/>
                <w:sz w:val="20"/>
                <w:szCs w:val="20"/>
              </w:rPr>
              <w:t xml:space="preserve"> logs automatically upon successful completion </w:t>
            </w:r>
            <w:r w:rsidRPr="3BCA049D" w:rsidR="76305DC8">
              <w:rPr>
                <w:rFonts w:ascii="Arial" w:hAnsi="Arial" w:eastAsia="Arial" w:cs="Arial"/>
                <w:sz w:val="20"/>
                <w:szCs w:val="20"/>
              </w:rPr>
              <w:t xml:space="preserve">or upon failure </w:t>
            </w:r>
            <w:r w:rsidRPr="3BCA049D" w:rsidR="5D034B2F">
              <w:rPr>
                <w:rFonts w:ascii="Arial" w:hAnsi="Arial" w:eastAsia="Arial" w:cs="Arial"/>
                <w:sz w:val="20"/>
                <w:szCs w:val="20"/>
              </w:rPr>
              <w:t xml:space="preserve">of the </w:t>
            </w:r>
            <w:r w:rsidRPr="3BCA049D" w:rsidR="1ACB4FB7">
              <w:rPr>
                <w:rFonts w:ascii="Arial" w:hAnsi="Arial" w:eastAsia="Arial" w:cs="Arial"/>
                <w:sz w:val="20"/>
                <w:szCs w:val="20"/>
              </w:rPr>
              <w:t>action</w:t>
            </w:r>
            <w:r w:rsidRPr="3BCA049D" w:rsidR="5D034B2F">
              <w:rPr>
                <w:rFonts w:ascii="Arial" w:hAnsi="Arial" w:eastAsia="Arial" w:cs="Arial"/>
                <w:sz w:val="20"/>
                <w:szCs w:val="20"/>
              </w:rPr>
              <w:t>.</w:t>
            </w:r>
          </w:p>
          <w:p w:rsidR="09A874C2" w:rsidP="3BCA049D" w:rsidRDefault="09A874C2" w14:paraId="51EB62F5" w14:textId="30F45758">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 xml:space="preserve">The system shall maintain audit </w:t>
            </w:r>
            <w:r w:rsidRPr="3BCA049D" w:rsidR="31C6D8EF">
              <w:rPr>
                <w:rFonts w:ascii="Arial" w:hAnsi="Arial" w:eastAsia="Arial" w:cs="Arial"/>
                <w:sz w:val="20"/>
                <w:szCs w:val="20"/>
              </w:rPr>
              <w:t>logs prevent</w:t>
            </w:r>
            <w:r w:rsidRPr="3BCA049D" w:rsidR="5D034B2F">
              <w:rPr>
                <w:rFonts w:ascii="Arial" w:hAnsi="Arial" w:eastAsia="Arial" w:cs="Arial"/>
                <w:sz w:val="20"/>
                <w:szCs w:val="20"/>
              </w:rPr>
              <w:t xml:space="preserve"> unauthorized modification or deletion.</w:t>
            </w:r>
          </w:p>
          <w:p w:rsidR="09A874C2" w:rsidP="3BCA049D" w:rsidRDefault="09A874C2" w14:paraId="5811B64B" w14:textId="474B94A7">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The system shall generate separate audit log entries for each action performed on a record.</w:t>
            </w:r>
          </w:p>
          <w:p w:rsidR="09A874C2" w:rsidP="3BCA049D" w:rsidRDefault="09A874C2" w14:paraId="01031A4F" w14:textId="0D8B7E74">
            <w:pPr>
              <w:pStyle w:val="ListParagraph"/>
              <w:numPr>
                <w:ilvl w:val="0"/>
                <w:numId w:val="50"/>
              </w:numPr>
              <w:rPr>
                <w:rFonts w:ascii="Arial" w:hAnsi="Arial" w:eastAsia="Arial" w:cs="Arial"/>
                <w:sz w:val="20"/>
                <w:szCs w:val="20"/>
              </w:rPr>
            </w:pPr>
            <w:r w:rsidRPr="3BCA049D" w:rsidR="5D034B2F">
              <w:rPr>
                <w:rFonts w:ascii="Arial" w:hAnsi="Arial" w:eastAsia="Arial" w:cs="Arial"/>
                <w:sz w:val="20"/>
                <w:szCs w:val="20"/>
              </w:rPr>
              <w:t>The system shall retain audit logs in accordance with the organization's data retention policy.</w:t>
            </w:r>
          </w:p>
          <w:p>
            <w:pPr>
              <w:pStyle w:val="ListParagraph"/>
              <w:numPr>
                <w:ilvl w:val="0"/>
                <w:numId w:val="48"/>
              </w:numPr>
              <w:rPr>
                <w:rFonts w:ascii="Arial" w:hAnsi="Arial" w:cs="Arial"/>
              </w:rPr>
            </w:pPr>
            <w:r>
              <w:rPr>
                <w:rFonts w:ascii="Arial" w:hAnsi="Arial" w:cs="Arial"/>
                <w:shd w:val="clear" w:color="auto" w:fill="FFF59D"/>
              </w:rPr>
              <w:t xml:space="preserve">Each applied access change shall also write one line per changed attribute in the access-change log (time, user or role, activity, attribute, from value, to value, request number, done by, approved by), together with the change, so that no change is applied without its log lines.</w:t>
            </w:r>
          </w:p>
          <w:p>
            <w:pPr>
              <w:pStyle w:val="ListParagraph"/>
              <w:numPr>
                <w:ilvl w:val="0"/>
                <w:numId w:val="48"/>
              </w:numPr>
              <w:rPr>
                <w:rFonts w:ascii="Arial" w:hAnsi="Arial" w:cs="Arial"/>
              </w:rPr>
            </w:pPr>
            <w:r>
              <w:rPr>
                <w:rFonts w:ascii="Arial" w:hAnsi="Arial" w:cs="Arial"/>
                <w:shd w:val="clear" w:color="auto" w:fill="FFF59D"/>
              </w:rPr>
              <w:t xml:space="preserve">No user, the System Administrator included, shall change or delete an audit or access-change log entry; the entries are kept at least as long as the audit trail.</w:t>
            </w:r>
          </w:p>
          <w:p>
            <w:pPr>
              <w:pStyle w:val="ListParagraph"/>
              <w:numPr>
                <w:ilvl w:val="0"/>
                <w:numId w:val="48"/>
              </w:numPr>
              <w:rPr>
                <w:rFonts w:ascii="Arial" w:hAnsi="Arial" w:cs="Arial"/>
              </w:rPr>
            </w:pPr>
            <w:r>
              <w:rPr>
                <w:rFonts w:ascii="Arial" w:hAnsi="Arial" w:cs="Arial"/>
                <w:shd w:val="clear" w:color="auto" w:fill="FFF59D"/>
              </w:rPr>
              <w:t xml:space="preserve">The system shall record in each audit entry the role of the user at the time of the action and the source (IP) address of the session (Annex Q).</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42"/>
              </w:numPr>
              <w:rPr>
                <w:rFonts w:ascii="Arial" w:hAnsi="Arial" w:cs="Arial"/>
              </w:rPr>
            </w:pPr>
            <w:r>
              <w:rPr>
                <w:rFonts w:ascii="Arial" w:hAnsi="Arial" w:cs="Arial"/>
                <w:shd w:val="clear" w:color="auto" w:fill="FFF59D"/>
              </w:rPr>
              <w:t xml:space="preserve">Each attribute of a modified user has one log line with its from and to values and the request number.</w:t>
            </w:r>
          </w:p>
          <w:p>
            <w:pPr>
              <w:pStyle w:val="ListParagraph"/>
              <w:numPr>
                <w:ilvl w:val="0"/>
                <w:numId w:val="142"/>
              </w:numPr>
              <w:rPr>
                <w:rFonts w:ascii="Arial" w:hAnsi="Arial" w:cs="Arial"/>
              </w:rPr>
            </w:pPr>
            <w:r>
              <w:rPr>
                <w:rFonts w:ascii="Arial" w:hAnsi="Arial" w:cs="Arial"/>
                <w:shd w:val="clear" w:color="auto" w:fill="FFF59D"/>
              </w:rPr>
              <w:t xml:space="preserve">An attempt to change or delete a log entry is refused.</w:t>
            </w:r>
          </w:p>
          <w:p w:rsidR="18F335A7" w:rsidP="18F335A7" w:rsidRDefault="18F335A7" w14:paraId="1AA1C733" w14:textId="0C29B732">
            <w:pPr>
              <w:rPr>
                <w:rFonts w:ascii="Arial" w:hAnsi="Arial" w:eastAsia="Arial" w:cs="Arial"/>
                <w:b/>
                <w:bCs/>
                <w:color w:val="000000" w:themeColor="text1"/>
                <w:szCs w:val="20"/>
              </w:rPr>
            </w:pPr>
          </w:p>
          <w:p w:rsidR="47AD209B" w:rsidP="18F335A7" w:rsidRDefault="47AD209B" w14:paraId="4C06D324" w14:textId="323BA14E">
            <w:pPr>
              <w:rPr>
                <w:rFonts w:ascii="Arial" w:hAnsi="Arial" w:eastAsia="Arial" w:cs="Arial"/>
                <w:b/>
                <w:bCs/>
                <w:szCs w:val="20"/>
              </w:rPr>
            </w:pPr>
            <w:r w:rsidRPr="18F335A7">
              <w:rPr>
                <w:rFonts w:ascii="Arial" w:hAnsi="Arial" w:eastAsia="Arial" w:cs="Arial"/>
                <w:b/>
                <w:bCs/>
                <w:color w:val="000000" w:themeColor="text1"/>
                <w:szCs w:val="20"/>
              </w:rPr>
              <w:t>FRUM.008.0</w:t>
            </w:r>
            <w:r w:rsidRPr="18F335A7" w:rsidR="612A5F5C">
              <w:rPr>
                <w:rFonts w:ascii="Arial" w:hAnsi="Arial" w:eastAsia="Arial" w:cs="Arial"/>
                <w:b/>
                <w:bCs/>
                <w:color w:val="000000" w:themeColor="text1"/>
                <w:szCs w:val="20"/>
              </w:rPr>
              <w:t>2</w:t>
            </w:r>
            <w:r w:rsidRPr="18F335A7">
              <w:rPr>
                <w:rFonts w:ascii="Arial" w:hAnsi="Arial" w:eastAsia="Arial" w:cs="Arial"/>
                <w:b/>
                <w:bCs/>
                <w:color w:val="000000" w:themeColor="text1"/>
                <w:szCs w:val="20"/>
              </w:rPr>
              <w:t xml:space="preserve"> </w:t>
            </w:r>
            <w:r w:rsidRPr="18F335A7" w:rsidR="1B180F8D">
              <w:rPr>
                <w:rFonts w:ascii="Arial" w:hAnsi="Arial" w:eastAsia="Arial" w:cs="Arial"/>
                <w:b/>
                <w:bCs/>
                <w:szCs w:val="20"/>
              </w:rPr>
              <w:t>V</w:t>
            </w:r>
            <w:r w:rsidRPr="18F335A7" w:rsidR="687E087D">
              <w:rPr>
                <w:rFonts w:ascii="Arial" w:hAnsi="Arial" w:eastAsia="Arial" w:cs="Arial"/>
                <w:b/>
                <w:bCs/>
                <w:szCs w:val="20"/>
              </w:rPr>
              <w:t>iew audit trail records.</w:t>
            </w:r>
          </w:p>
          <w:p w:rsidR="41DB5216" w:rsidP="18F335A7" w:rsidRDefault="41DB5216" w14:paraId="5C8980AB" w14:textId="0F823775">
            <w:pPr>
              <w:pStyle w:val="ListParagraph"/>
              <w:numPr>
                <w:ilvl w:val="0"/>
                <w:numId w:val="47"/>
              </w:numPr>
              <w:rPr>
                <w:rFonts w:ascii="Arial" w:hAnsi="Arial" w:eastAsia="Arial" w:cs="Arial"/>
                <w:szCs w:val="20"/>
              </w:rPr>
            </w:pPr>
            <w:r w:rsidRPr="18F335A7">
              <w:rPr>
                <w:rFonts w:ascii="Arial" w:hAnsi="Arial" w:eastAsia="Arial" w:cs="Arial"/>
                <w:szCs w:val="20"/>
              </w:rPr>
              <w:t>The system shall have a dedicated Audit Trail page.</w:t>
            </w:r>
          </w:p>
          <w:p w:rsidR="41DB5216" w:rsidP="18F335A7" w:rsidRDefault="41DB5216" w14:paraId="462024D4" w14:textId="785D581D">
            <w:pPr>
              <w:pStyle w:val="ListParagraph"/>
              <w:numPr>
                <w:ilvl w:val="0"/>
                <w:numId w:val="47"/>
              </w:numPr>
              <w:rPr>
                <w:rFonts w:ascii="Arial" w:hAnsi="Arial" w:eastAsia="Arial" w:cs="Arial"/>
                <w:szCs w:val="20"/>
              </w:rPr>
            </w:pPr>
            <w:r w:rsidRPr="18F335A7">
              <w:rPr>
                <w:rFonts w:ascii="Arial" w:hAnsi="Arial" w:eastAsia="Arial" w:cs="Arial"/>
                <w:szCs w:val="20"/>
              </w:rPr>
              <w:t xml:space="preserve">The system shall display audit logs in chronological order </w:t>
            </w:r>
            <w:r w:rsidRPr="18F335A7" w:rsidR="72CA28F8">
              <w:rPr>
                <w:rFonts w:ascii="Arial" w:hAnsi="Arial" w:eastAsia="Arial" w:cs="Arial"/>
                <w:szCs w:val="20"/>
              </w:rPr>
              <w:t xml:space="preserve">sorted by </w:t>
            </w:r>
            <w:r w:rsidRPr="18F335A7">
              <w:rPr>
                <w:rFonts w:ascii="Arial" w:hAnsi="Arial" w:eastAsia="Arial" w:cs="Arial"/>
                <w:szCs w:val="20"/>
              </w:rPr>
              <w:t xml:space="preserve">the most recent </w:t>
            </w:r>
            <w:r w:rsidRPr="18F335A7" w:rsidR="32392A0D">
              <w:rPr>
                <w:rFonts w:ascii="Arial" w:hAnsi="Arial" w:eastAsia="Arial" w:cs="Arial"/>
                <w:szCs w:val="20"/>
              </w:rPr>
              <w:t>record</w:t>
            </w:r>
            <w:r w:rsidRPr="18F335A7">
              <w:rPr>
                <w:rFonts w:ascii="Arial" w:hAnsi="Arial" w:eastAsia="Arial" w:cs="Arial"/>
                <w:szCs w:val="20"/>
              </w:rPr>
              <w:t>.</w:t>
            </w:r>
          </w:p>
          <w:p w:rsidR="771BF8F6" w:rsidP="18F335A7" w:rsidRDefault="771BF8F6" w14:paraId="7AF07F03" w14:textId="1F039FB9">
            <w:pPr>
              <w:pStyle w:val="ListParagraph"/>
              <w:numPr>
                <w:ilvl w:val="0"/>
                <w:numId w:val="47"/>
              </w:numPr>
              <w:rPr>
                <w:rFonts w:ascii="Arial" w:hAnsi="Arial" w:eastAsia="Arial" w:cs="Arial"/>
                <w:szCs w:val="20"/>
              </w:rPr>
            </w:pPr>
            <w:r w:rsidRPr="28E9851D" w:rsidR="771BF8F6">
              <w:rPr>
                <w:rFonts w:ascii="Arial" w:hAnsi="Arial" w:eastAsia="Arial" w:cs="Arial"/>
              </w:rPr>
              <w:t>The system shall display the following audit details for each transaction.</w:t>
            </w:r>
          </w:p>
          <w:p w:rsidR="54D95CF8" w:rsidP="28E9851D" w:rsidRDefault="54D95CF8" w14:paraId="749C565E" w14:textId="67AB3646">
            <w:pPr>
              <w:pStyle w:val="ListParagraph"/>
              <w:numPr>
                <w:ilvl w:val="1"/>
                <w:numId w:val="47"/>
              </w:numPr>
              <w:rPr>
                <w:rFonts w:ascii="Arial" w:hAnsi="Arial" w:eastAsia="Arial" w:cs="Arial"/>
              </w:rPr>
            </w:pPr>
            <w:r w:rsidRPr="28E9851D" w:rsidR="54D95CF8">
              <w:rPr>
                <w:rFonts w:ascii="Arial" w:hAnsi="Arial" w:eastAsia="Arial" w:cs="Arial"/>
              </w:rPr>
              <w:t xml:space="preserve">Timestamp  </w:t>
            </w:r>
          </w:p>
          <w:p w:rsidR="54D95CF8" w:rsidP="28E9851D" w:rsidRDefault="54D95CF8" w14:paraId="5CE93879" w14:textId="2D4C1139">
            <w:pPr>
              <w:pStyle w:val="ListParagraph"/>
              <w:numPr>
                <w:ilvl w:val="1"/>
                <w:numId w:val="47"/>
              </w:numPr>
              <w:rPr>
                <w:rFonts w:ascii="Arial" w:hAnsi="Arial" w:eastAsia="Arial" w:cs="Arial"/>
              </w:rPr>
            </w:pPr>
            <w:r w:rsidRPr="28E9851D" w:rsidR="54D95CF8">
              <w:rPr>
                <w:rFonts w:ascii="Arial" w:hAnsi="Arial" w:eastAsia="Arial" w:cs="Arial"/>
              </w:rPr>
              <w:t xml:space="preserve">Module </w:t>
            </w:r>
          </w:p>
          <w:p w:rsidR="54D95CF8" w:rsidP="28E9851D" w:rsidRDefault="54D95CF8" w14:paraId="0C5DAA06" w14:textId="6E60FA14">
            <w:pPr>
              <w:pStyle w:val="ListParagraph"/>
              <w:numPr>
                <w:ilvl w:val="1"/>
                <w:numId w:val="47"/>
              </w:numPr>
              <w:rPr>
                <w:rFonts w:ascii="Arial" w:hAnsi="Arial" w:eastAsia="Arial" w:cs="Arial"/>
              </w:rPr>
            </w:pPr>
            <w:r w:rsidRPr="28E9851D" w:rsidR="54D95CF8">
              <w:rPr>
                <w:rFonts w:ascii="Arial" w:hAnsi="Arial" w:eastAsia="Arial" w:cs="Arial"/>
              </w:rPr>
              <w:t>User Id (Windows ID)</w:t>
            </w:r>
          </w:p>
          <w:p w:rsidR="54D95CF8" w:rsidP="28E9851D" w:rsidRDefault="54D95CF8" w14:paraId="56B1A367" w14:textId="5814409F">
            <w:pPr>
              <w:pStyle w:val="ListParagraph"/>
              <w:numPr>
                <w:ilvl w:val="1"/>
                <w:numId w:val="47"/>
              </w:numPr>
              <w:rPr>
                <w:rFonts w:ascii="Arial" w:hAnsi="Arial" w:eastAsia="Arial" w:cs="Arial"/>
              </w:rPr>
            </w:pPr>
            <w:r w:rsidRPr="28E9851D" w:rsidR="54D95CF8">
              <w:rPr>
                <w:rFonts w:ascii="Arial" w:hAnsi="Arial" w:eastAsia="Arial" w:cs="Arial"/>
              </w:rPr>
              <w:t>Performed By (Username)</w:t>
            </w:r>
          </w:p>
          <w:p w:rsidR="54D95CF8" w:rsidP="28E9851D" w:rsidRDefault="54D95CF8" w14:paraId="2BA7E410" w14:textId="1A4F46B7">
            <w:pPr>
              <w:pStyle w:val="ListParagraph"/>
              <w:numPr>
                <w:ilvl w:val="1"/>
                <w:numId w:val="47"/>
              </w:numPr>
              <w:rPr>
                <w:rFonts w:ascii="Arial" w:hAnsi="Arial" w:eastAsia="Arial" w:cs="Arial"/>
              </w:rPr>
            </w:pPr>
            <w:r w:rsidRPr="28E9851D" w:rsidR="54D95CF8">
              <w:rPr>
                <w:rFonts w:ascii="Arial" w:hAnsi="Arial" w:eastAsia="Arial" w:cs="Arial"/>
              </w:rPr>
              <w:t xml:space="preserve">Role </w:t>
            </w:r>
          </w:p>
          <w:p w:rsidR="54D95CF8" w:rsidP="28E9851D" w:rsidRDefault="54D95CF8" w14:paraId="663646DB" w14:textId="5DE43564">
            <w:pPr>
              <w:pStyle w:val="ListParagraph"/>
              <w:numPr>
                <w:ilvl w:val="1"/>
                <w:numId w:val="47"/>
              </w:numPr>
              <w:rPr>
                <w:rFonts w:ascii="Arial" w:hAnsi="Arial" w:eastAsia="Arial" w:cs="Arial"/>
              </w:rPr>
            </w:pPr>
            <w:r w:rsidRPr="28E9851D" w:rsidR="54D95CF8">
              <w:rPr>
                <w:rFonts w:ascii="Arial" w:hAnsi="Arial" w:eastAsia="Arial" w:cs="Arial"/>
              </w:rPr>
              <w:t>Action (e.g. Create, Update, Delete, Submit, Approve, Reject, Cancel, Login, Logout, Inactivity,</w:t>
            </w:r>
            <w:r w:rsidRPr="28E9851D" w:rsidR="54D95CF8">
              <w:rPr>
                <w:rFonts w:ascii="Arial" w:hAnsi="Arial" w:eastAsia="Arial" w:cs="Arial"/>
              </w:rPr>
              <w:t xml:space="preserve"> </w:t>
            </w:r>
            <w:r w:rsidRPr="28E9851D" w:rsidR="54D95CF8">
              <w:rPr>
                <w:rFonts w:ascii="Arial" w:hAnsi="Arial" w:eastAsia="Arial" w:cs="Arial"/>
              </w:rPr>
              <w:t>Timeout, Generate and Export)</w:t>
            </w:r>
          </w:p>
          <w:p w:rsidR="54D95CF8" w:rsidP="28E9851D" w:rsidRDefault="54D95CF8" w14:paraId="2D684271" w14:textId="71BD9556">
            <w:pPr>
              <w:pStyle w:val="ListParagraph"/>
              <w:numPr>
                <w:ilvl w:val="1"/>
                <w:numId w:val="47"/>
              </w:numPr>
              <w:rPr>
                <w:rFonts w:ascii="Arial" w:hAnsi="Arial" w:eastAsia="Arial" w:cs="Arial"/>
              </w:rPr>
            </w:pPr>
            <w:r w:rsidRPr="28E9851D" w:rsidR="54D95CF8">
              <w:rPr>
                <w:rFonts w:ascii="Arial" w:hAnsi="Arial" w:eastAsia="Arial" w:cs="Arial"/>
              </w:rPr>
              <w:t>Activity (Short description of action)</w:t>
            </w:r>
          </w:p>
          <w:p w:rsidR="54D95CF8" w:rsidP="28E9851D" w:rsidRDefault="54D95CF8" w14:paraId="6B699051" w14:textId="3F734A8C">
            <w:pPr>
              <w:pStyle w:val="ListParagraph"/>
              <w:numPr>
                <w:ilvl w:val="1"/>
                <w:numId w:val="47"/>
              </w:numPr>
              <w:rPr>
                <w:rFonts w:ascii="Arial" w:hAnsi="Arial" w:eastAsia="Arial" w:cs="Arial"/>
              </w:rPr>
            </w:pPr>
            <w:r w:rsidRPr="28E9851D" w:rsidR="54D95CF8">
              <w:rPr>
                <w:rFonts w:ascii="Arial" w:hAnsi="Arial" w:eastAsia="Arial" w:cs="Arial"/>
              </w:rPr>
              <w:t>From (Old Value</w:t>
            </w:r>
            <w:r w:rsidRPr="28E9851D" w:rsidR="54D95CF8">
              <w:rPr>
                <w:rFonts w:ascii="Arial" w:hAnsi="Arial" w:eastAsia="Arial" w:cs="Arial"/>
              </w:rPr>
              <w:t xml:space="preserve">) </w:t>
            </w:r>
          </w:p>
          <w:p w:rsidR="54D95CF8" w:rsidP="28E9851D" w:rsidRDefault="54D95CF8" w14:paraId="3C0025DC" w14:textId="03C2F111">
            <w:pPr>
              <w:pStyle w:val="ListParagraph"/>
              <w:numPr>
                <w:ilvl w:val="1"/>
                <w:numId w:val="47"/>
              </w:numPr>
              <w:rPr>
                <w:rFonts w:ascii="Arial" w:hAnsi="Arial" w:eastAsia="Arial" w:cs="Arial"/>
              </w:rPr>
            </w:pPr>
            <w:r w:rsidRPr="3BCA049D" w:rsidR="235BD6F3">
              <w:rPr>
                <w:rFonts w:ascii="Arial" w:hAnsi="Arial" w:eastAsia="Arial" w:cs="Arial"/>
              </w:rPr>
              <w:t>To (New Value</w:t>
            </w:r>
            <w:r w:rsidRPr="3BCA049D" w:rsidR="235BD6F3">
              <w:rPr>
                <w:rFonts w:ascii="Arial" w:hAnsi="Arial" w:eastAsia="Arial" w:cs="Arial"/>
              </w:rPr>
              <w:t>)</w:t>
            </w:r>
          </w:p>
          <w:p w:rsidR="4B8D7222" w:rsidP="3BCA049D" w:rsidRDefault="4B8D7222" w14:paraId="0D6B5E76" w14:textId="118C4DD4">
            <w:pPr>
              <w:pStyle w:val="ListParagraph"/>
              <w:numPr>
                <w:ilvl w:val="1"/>
                <w:numId w:val="47"/>
              </w:numPr>
              <w:rPr>
                <w:rFonts w:ascii="Arial" w:hAnsi="Arial" w:eastAsia="Arial" w:cs="Arial"/>
              </w:rPr>
            </w:pPr>
            <w:r w:rsidRPr="3BCA049D" w:rsidR="4B8D7222">
              <w:rPr>
                <w:rFonts w:ascii="Arial" w:hAnsi="Arial" w:eastAsia="Arial" w:cs="Arial"/>
              </w:rPr>
              <w:t>IP Address</w:t>
            </w:r>
          </w:p>
          <w:p w:rsidR="18E2FEBD" w:rsidP="18F335A7" w:rsidRDefault="18E2FEBD" w14:paraId="72C8AEDD" w14:textId="60AD17D1">
            <w:pPr>
              <w:pStyle w:val="ListParagraph"/>
              <w:numPr>
                <w:ilvl w:val="0"/>
                <w:numId w:val="47"/>
              </w:numPr>
              <w:rPr>
                <w:rFonts w:ascii="Arial" w:hAnsi="Arial" w:eastAsia="Arial" w:cs="Arial"/>
                <w:szCs w:val="20"/>
              </w:rPr>
            </w:pPr>
            <w:r w:rsidRPr="18F335A7">
              <w:rPr>
                <w:rFonts w:ascii="Arial" w:hAnsi="Arial" w:eastAsia="Arial" w:cs="Arial"/>
                <w:szCs w:val="20"/>
              </w:rPr>
              <w:t>The system shall allow authorized users to filter audit logs based on selected criteria.</w:t>
            </w:r>
          </w:p>
          <w:p w:rsidR="18E2FEBD" w:rsidP="18F335A7" w:rsidRDefault="18E2FEBD" w14:paraId="2802B930" w14:textId="00F80AB8">
            <w:pPr>
              <w:pStyle w:val="ListParagraph"/>
              <w:numPr>
                <w:ilvl w:val="0"/>
                <w:numId w:val="47"/>
              </w:numPr>
              <w:rPr>
                <w:rFonts w:ascii="Arial" w:hAnsi="Arial" w:eastAsia="Arial" w:cs="Arial"/>
                <w:szCs w:val="20"/>
              </w:rPr>
            </w:pPr>
            <w:r w:rsidRPr="18F335A7">
              <w:rPr>
                <w:rFonts w:ascii="Arial" w:hAnsi="Arial" w:eastAsia="Arial" w:cs="Arial"/>
                <w:szCs w:val="20"/>
              </w:rPr>
              <w:t>The system shall allow authorized users to sort audit log records by available columns.</w:t>
            </w:r>
          </w:p>
          <w:p w:rsidR="18E2FEBD" w:rsidP="18F335A7" w:rsidRDefault="18E2FEBD" w14:paraId="03803F2B" w14:textId="2BF8F312">
            <w:pPr>
              <w:pStyle w:val="ListParagraph"/>
              <w:numPr>
                <w:ilvl w:val="0"/>
                <w:numId w:val="47"/>
              </w:numPr>
              <w:rPr>
                <w:rFonts w:ascii="Arial" w:hAnsi="Arial" w:eastAsia="Arial" w:cs="Arial"/>
                <w:szCs w:val="20"/>
              </w:rPr>
            </w:pPr>
            <w:r w:rsidRPr="18F335A7">
              <w:rPr>
                <w:rFonts w:ascii="Arial" w:hAnsi="Arial" w:eastAsia="Arial" w:cs="Arial"/>
                <w:szCs w:val="20"/>
              </w:rPr>
              <w:t xml:space="preserve">Users without the required authorization shall be denied access to audit trail </w:t>
            </w:r>
            <w:r w:rsidRPr="18F335A7" w:rsidR="6B53CC18">
              <w:rPr>
                <w:rFonts w:ascii="Arial" w:hAnsi="Arial" w:eastAsia="Arial" w:cs="Arial"/>
                <w:szCs w:val="20"/>
              </w:rPr>
              <w:t>page</w:t>
            </w:r>
            <w:r w:rsidRPr="18F335A7">
              <w:rPr>
                <w:rFonts w:ascii="Arial" w:hAnsi="Arial" w:eastAsia="Arial" w:cs="Arial"/>
                <w:szCs w:val="20"/>
              </w:rPr>
              <w:t>.</w:t>
            </w:r>
          </w:p>
          <w:p>
            <w:pPr>
              <w:pStyle w:val="ListParagraph"/>
              <w:numPr>
                <w:ilvl w:val="0"/>
                <w:numId w:val="47"/>
              </w:numPr>
              <w:rPr>
                <w:rFonts w:ascii="Arial" w:hAnsi="Arial" w:cs="Arial"/>
              </w:rPr>
            </w:pPr>
            <w:r>
              <w:rPr>
                <w:rFonts w:ascii="Arial" w:hAnsi="Arial" w:cs="Arial"/>
                <w:shd w:val="clear" w:color="auto" w:fill="FFF59D"/>
              </w:rPr>
              <w:t xml:space="preserve">The User Access Audit Log shall list, for a date range, a user and an activity, each access activity with its date, activity, from, to, done by, approved by and request number; log-ins, failed log-ins and log-outs are included on request.</w:t>
            </w:r>
          </w:p>
          <w:p>
            <w:pPr>
              <w:pStyle w:val="ListParagraph"/>
              <w:numPr>
                <w:ilvl w:val="0"/>
                <w:numId w:val="47"/>
              </w:numPr>
              <w:rPr>
                <w:rFonts w:ascii="Arial" w:hAnsi="Arial" w:cs="Arial"/>
              </w:rPr>
            </w:pPr>
            <w:r>
              <w:rPr>
                <w:rFonts w:ascii="Arial" w:hAnsi="Arial" w:cs="Arial"/>
                <w:shd w:val="clear" w:color="auto" w:fill="FFF59D"/>
              </w:rPr>
              <w:t xml:space="preserve">The system shall refuse an end date before the start date ("The end date must be on or after the start date").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43"/>
              </w:numPr>
              <w:rPr>
                <w:rFonts w:ascii="Arial" w:hAnsi="Arial" w:cs="Arial"/>
              </w:rPr>
            </w:pPr>
            <w:r>
              <w:rPr>
                <w:rFonts w:ascii="Arial" w:hAnsi="Arial" w:cs="Arial"/>
                <w:shd w:val="clear" w:color="auto" w:fill="FFF59D"/>
              </w:rPr>
              <w:t xml:space="preserve">A change of the group profile of a user appears as "Modify User Group Profile" from "Marketing Team Lead" to "Processing Team Lead" with the user who did it.</w:t>
            </w:r>
          </w:p>
          <w:p>
            <w:pPr>
              <w:pStyle w:val="ListParagraph"/>
              <w:numPr>
                <w:ilvl w:val="0"/>
                <w:numId w:val="143"/>
              </w:numPr>
              <w:rPr>
                <w:rFonts w:ascii="Arial" w:hAnsi="Arial" w:cs="Arial"/>
              </w:rPr>
            </w:pPr>
            <w:r>
              <w:rPr>
                <w:rFonts w:ascii="Arial" w:hAnsi="Arial" w:cs="Arial"/>
                <w:shd w:val="clear" w:color="auto" w:fill="FFF59D"/>
              </w:rPr>
              <w:t xml:space="preserve">Log-outs appear when the option is selected.</w:t>
            </w:r>
          </w:p>
          <w:p w:rsidR="18F335A7" w:rsidP="18F335A7" w:rsidRDefault="18F335A7" w14:paraId="31B3A707" w14:textId="7B5D200A">
            <w:pPr>
              <w:ind w:left="720"/>
              <w:rPr>
                <w:rFonts w:ascii="Arial" w:hAnsi="Arial" w:eastAsia="Arial" w:cs="Arial"/>
                <w:szCs w:val="20"/>
              </w:rPr>
            </w:pPr>
          </w:p>
          <w:p w:rsidR="47AD209B" w:rsidP="18F335A7" w:rsidRDefault="47AD209B" w14:paraId="27AA8F20" w14:textId="0813A8D2">
            <w:pPr>
              <w:rPr>
                <w:rFonts w:ascii="Arial" w:hAnsi="Arial" w:eastAsia="Arial" w:cs="Arial"/>
                <w:b/>
                <w:bCs/>
                <w:szCs w:val="20"/>
              </w:rPr>
            </w:pPr>
            <w:r w:rsidRPr="18F335A7">
              <w:rPr>
                <w:rFonts w:ascii="Arial" w:hAnsi="Arial" w:eastAsia="Arial" w:cs="Arial"/>
                <w:b/>
                <w:bCs/>
                <w:color w:val="000000" w:themeColor="text1"/>
                <w:szCs w:val="20"/>
              </w:rPr>
              <w:t xml:space="preserve">FRUM.008.01 </w:t>
            </w:r>
            <w:r w:rsidRPr="18F335A7" w:rsidR="30B40471">
              <w:rPr>
                <w:rFonts w:ascii="Arial" w:hAnsi="Arial" w:eastAsia="Arial" w:cs="Arial"/>
                <w:b/>
                <w:bCs/>
                <w:szCs w:val="20"/>
              </w:rPr>
              <w:t>E</w:t>
            </w:r>
            <w:r w:rsidRPr="18F335A7" w:rsidR="3B3CA5CF">
              <w:rPr>
                <w:rFonts w:ascii="Arial" w:hAnsi="Arial" w:eastAsia="Arial" w:cs="Arial"/>
                <w:b/>
                <w:bCs/>
                <w:szCs w:val="20"/>
              </w:rPr>
              <w:t>xport audit trail records.</w:t>
            </w:r>
          </w:p>
          <w:p w:rsidR="329114CC" w:rsidP="18F335A7" w:rsidRDefault="329114CC" w14:paraId="17ACF3B5" w14:textId="59CBE0D5">
            <w:pPr>
              <w:pStyle w:val="ListParagraph"/>
              <w:numPr>
                <w:ilvl w:val="0"/>
                <w:numId w:val="43"/>
              </w:numPr>
              <w:rPr>
                <w:rFonts w:ascii="Arial" w:hAnsi="Arial" w:eastAsia="Arial" w:cs="Arial"/>
                <w:szCs w:val="20"/>
              </w:rPr>
            </w:pPr>
            <w:r w:rsidRPr="18F335A7">
              <w:rPr>
                <w:rFonts w:ascii="Arial" w:hAnsi="Arial" w:eastAsia="Arial" w:cs="Arial"/>
                <w:szCs w:val="20"/>
              </w:rPr>
              <w:t xml:space="preserve">The system shall support export to </w:t>
            </w:r>
            <w:r w:rsidRPr="18F335A7" w:rsidR="743E4F54">
              <w:rPr>
                <w:rFonts w:ascii="Arial" w:hAnsi="Arial" w:eastAsia="Arial" w:cs="Arial"/>
                <w:szCs w:val="20"/>
              </w:rPr>
              <w:t>CSV, PDF and</w:t>
            </w:r>
            <w:r w:rsidRPr="18F335A7">
              <w:rPr>
                <w:rFonts w:ascii="Arial" w:hAnsi="Arial" w:eastAsia="Arial" w:cs="Arial"/>
                <w:szCs w:val="20"/>
              </w:rPr>
              <w:t xml:space="preserve"> </w:t>
            </w:r>
            <w:r w:rsidRPr="18F335A7" w:rsidR="23BD1E76">
              <w:rPr>
                <w:rFonts w:ascii="Arial" w:hAnsi="Arial" w:eastAsia="Arial" w:cs="Arial"/>
                <w:szCs w:val="20"/>
              </w:rPr>
              <w:t>XLSX</w:t>
            </w:r>
            <w:r w:rsidRPr="18F335A7">
              <w:rPr>
                <w:rFonts w:ascii="Arial" w:hAnsi="Arial" w:eastAsia="Arial" w:cs="Arial"/>
                <w:szCs w:val="20"/>
              </w:rPr>
              <w:t>.</w:t>
            </w:r>
          </w:p>
          <w:p w:rsidR="72077762" w:rsidP="18F335A7" w:rsidRDefault="72077762" w14:paraId="719EAC19" w14:textId="40B3E2DD">
            <w:pPr>
              <w:pStyle w:val="ListParagraph"/>
              <w:numPr>
                <w:ilvl w:val="1"/>
                <w:numId w:val="43"/>
              </w:numPr>
            </w:pPr>
            <w:r w:rsidRPr="18F335A7">
              <w:rPr>
                <w:rFonts w:ascii="Arial" w:hAnsi="Arial" w:eastAsia="Arial" w:cs="Arial"/>
                <w:b/>
                <w:bCs/>
                <w:color w:val="000000" w:themeColor="text1"/>
                <w:szCs w:val="20"/>
              </w:rPr>
              <w:t>File name:</w:t>
            </w:r>
            <w:r w:rsidRPr="18F335A7">
              <w:rPr>
                <w:rFonts w:ascii="Arial" w:hAnsi="Arial" w:eastAsia="Arial" w:cs="Arial"/>
                <w:color w:val="000000" w:themeColor="text1"/>
                <w:szCs w:val="20"/>
              </w:rPr>
              <w:t xml:space="preserve"> Audit Logs_MMDDYYYY </w:t>
            </w:r>
          </w:p>
          <w:p w:rsidR="72077762" w:rsidP="18F335A7" w:rsidRDefault="72077762" w14:paraId="7423232E" w14:textId="06CD1D6E">
            <w:pPr>
              <w:pStyle w:val="ListParagraph"/>
              <w:numPr>
                <w:ilvl w:val="2"/>
                <w:numId w:val="43"/>
              </w:numPr>
              <w:rPr>
                <w:rFonts w:ascii="Arial" w:hAnsi="Arial" w:eastAsia="Arial" w:cs="Arial"/>
                <w:color w:val="000000" w:themeColor="text1"/>
                <w:szCs w:val="20"/>
              </w:rPr>
            </w:pPr>
            <w:r w:rsidRPr="18F335A7">
              <w:rPr>
                <w:rFonts w:ascii="Arial" w:hAnsi="Arial" w:eastAsia="Arial" w:cs="Arial"/>
                <w:color w:val="000000" w:themeColor="text1"/>
                <w:szCs w:val="20"/>
              </w:rPr>
              <w:t>Audit Logs_ is constant</w:t>
            </w:r>
          </w:p>
          <w:p w:rsidR="72077762" w:rsidP="18F335A7" w:rsidRDefault="72077762" w14:paraId="0ECFD17C" w14:textId="203A9C6C">
            <w:pPr>
              <w:pStyle w:val="Normal1"/>
              <w:numPr>
                <w:ilvl w:val="2"/>
                <w:numId w:val="43"/>
              </w:numPr>
              <w:rPr>
                <w:rFonts w:ascii="Arial" w:hAnsi="Arial" w:eastAsia="Arial" w:cs="Arial"/>
                <w:color w:val="000000" w:themeColor="text1"/>
                <w:szCs w:val="20"/>
              </w:rPr>
            </w:pPr>
            <w:r w:rsidRPr="18F335A7">
              <w:rPr>
                <w:rFonts w:ascii="Arial" w:hAnsi="Arial" w:eastAsia="Arial" w:cs="Arial"/>
                <w:color w:val="000000" w:themeColor="text1"/>
                <w:szCs w:val="20"/>
              </w:rPr>
              <w:t>MMDDYYYY is the extraction date</w:t>
            </w:r>
          </w:p>
          <w:p w:rsidR="329114CC" w:rsidP="18F335A7" w:rsidRDefault="329114CC" w14:paraId="3F73D150" w14:textId="2B15D8D2">
            <w:pPr>
              <w:pStyle w:val="ListParagraph"/>
              <w:numPr>
                <w:ilvl w:val="0"/>
                <w:numId w:val="43"/>
              </w:numPr>
              <w:rPr>
                <w:rFonts w:ascii="Arial" w:hAnsi="Arial" w:eastAsia="Arial" w:cs="Arial"/>
                <w:szCs w:val="20"/>
              </w:rPr>
            </w:pPr>
            <w:r w:rsidRPr="18F335A7">
              <w:rPr>
                <w:rFonts w:ascii="Arial" w:hAnsi="Arial" w:eastAsia="Arial" w:cs="Arial"/>
                <w:szCs w:val="20"/>
              </w:rPr>
              <w:t>The system shall include all audit trail records in the exported file</w:t>
            </w:r>
            <w:r w:rsidRPr="18F335A7" w:rsidR="0D9352C3">
              <w:rPr>
                <w:rFonts w:ascii="Arial" w:hAnsi="Arial" w:eastAsia="Arial" w:cs="Arial"/>
                <w:szCs w:val="20"/>
              </w:rPr>
              <w:t xml:space="preserve"> based on the applied search and filter criteria.</w:t>
            </w:r>
          </w:p>
          <w:p w:rsidR="329114CC" w:rsidP="18F335A7" w:rsidRDefault="329114CC" w14:paraId="28866ABA" w14:textId="3B92F3C2">
            <w:pPr>
              <w:pStyle w:val="ListParagraph"/>
              <w:numPr>
                <w:ilvl w:val="0"/>
                <w:numId w:val="43"/>
              </w:numPr>
              <w:rPr>
                <w:rFonts w:ascii="Arial" w:hAnsi="Arial" w:eastAsia="Arial" w:cs="Arial"/>
                <w:szCs w:val="20"/>
              </w:rPr>
            </w:pPr>
            <w:r w:rsidRPr="18F335A7">
              <w:rPr>
                <w:rFonts w:ascii="Arial" w:hAnsi="Arial" w:eastAsia="Arial" w:cs="Arial"/>
                <w:szCs w:val="20"/>
              </w:rPr>
              <w:t xml:space="preserve">The exported audit trail </w:t>
            </w:r>
            <w:r w:rsidRPr="18F335A7" w:rsidR="2B1AA823">
              <w:rPr>
                <w:rFonts w:ascii="Arial" w:hAnsi="Arial" w:eastAsia="Arial" w:cs="Arial"/>
                <w:szCs w:val="20"/>
              </w:rPr>
              <w:t xml:space="preserve">report </w:t>
            </w:r>
            <w:r w:rsidRPr="18F335A7">
              <w:rPr>
                <w:rFonts w:ascii="Arial" w:hAnsi="Arial" w:eastAsia="Arial" w:cs="Arial"/>
                <w:szCs w:val="20"/>
              </w:rPr>
              <w:t xml:space="preserve">shall </w:t>
            </w:r>
            <w:r w:rsidRPr="18F335A7" w:rsidR="391CB5C3">
              <w:rPr>
                <w:rFonts w:ascii="Arial" w:hAnsi="Arial" w:eastAsia="Arial" w:cs="Arial"/>
                <w:szCs w:val="20"/>
              </w:rPr>
              <w:t xml:space="preserve">follow template </w:t>
            </w:r>
            <w:r w:rsidRPr="18F335A7" w:rsidR="407D31AC">
              <w:rPr>
                <w:rFonts w:ascii="Arial" w:hAnsi="Arial" w:eastAsia="Arial" w:cs="Arial"/>
                <w:szCs w:val="20"/>
              </w:rPr>
              <w:t xml:space="preserve">as per </w:t>
            </w:r>
            <w:hyperlink r:id="rId24">
              <w:r w:rsidRPr="18F335A7" w:rsidR="7787319A">
                <w:rPr>
                  <w:rStyle w:val="Hyperlink"/>
                  <w:rFonts w:ascii="Arial" w:hAnsi="Arial" w:eastAsia="Arial" w:cs="Arial"/>
                  <w:szCs w:val="20"/>
                </w:rPr>
                <w:t>Annex D – Audit Log Export</w:t>
              </w:r>
            </w:hyperlink>
            <w:r w:rsidRPr="18F335A7" w:rsidR="7787319A">
              <w:rPr>
                <w:rFonts w:ascii="Arial" w:hAnsi="Arial" w:eastAsia="Arial" w:cs="Arial"/>
                <w:szCs w:val="20"/>
              </w:rPr>
              <w:t xml:space="preserve">  </w:t>
            </w:r>
          </w:p>
          <w:p w:rsidR="329114CC" w:rsidP="18F335A7" w:rsidRDefault="329114CC" w14:paraId="28B8539C" w14:textId="1092C618">
            <w:pPr>
              <w:pStyle w:val="ListParagraph"/>
              <w:numPr>
                <w:ilvl w:val="0"/>
                <w:numId w:val="43"/>
              </w:numPr>
              <w:rPr>
                <w:rFonts w:ascii="Arial" w:hAnsi="Arial" w:eastAsia="Arial" w:cs="Arial"/>
                <w:szCs w:val="20"/>
              </w:rPr>
            </w:pPr>
            <w:r w:rsidRPr="18F335A7">
              <w:rPr>
                <w:rFonts w:ascii="Arial" w:hAnsi="Arial" w:eastAsia="Arial" w:cs="Arial"/>
                <w:szCs w:val="20"/>
              </w:rPr>
              <w:t>The system shall allow export only to users with the appropriate access rights.</w:t>
            </w:r>
          </w:p>
          <w:p w:rsidR="329114CC" w:rsidP="18F335A7" w:rsidRDefault="329114CC" w14:paraId="6B750DD3" w14:textId="44D780CE">
            <w:pPr>
              <w:pStyle w:val="ListParagraph"/>
              <w:numPr>
                <w:ilvl w:val="0"/>
                <w:numId w:val="43"/>
              </w:numPr>
              <w:rPr>
                <w:rFonts w:ascii="Arial" w:hAnsi="Arial" w:eastAsia="Arial" w:cs="Arial"/>
                <w:szCs w:val="20"/>
              </w:rPr>
            </w:pPr>
            <w:r w:rsidRPr="18F335A7">
              <w:rPr>
                <w:rFonts w:ascii="Arial" w:hAnsi="Arial" w:eastAsia="Arial" w:cs="Arial"/>
                <w:szCs w:val="20"/>
              </w:rPr>
              <w:t>The system shall maintain an audit record of all audit trail exports for compliance purposes.</w:t>
            </w:r>
          </w:p>
          <w:p>
            <w:pPr>
              <w:pStyle w:val="ListParagraph"/>
              <w:numPr>
                <w:ilvl w:val="0"/>
                <w:numId w:val="43"/>
              </w:numPr>
              <w:rPr>
                <w:rFonts w:ascii="Arial" w:hAnsi="Arial" w:cs="Arial"/>
              </w:rPr>
            </w:pPr>
            <w:r>
              <w:rPr>
                <w:rFonts w:ascii="Arial" w:hAnsi="Arial" w:cs="Arial"/>
                <w:shd w:val="clear" w:color="auto" w:fill="FFF59D"/>
              </w:rPr>
              <w:t xml:space="preserve">The export shall carry the header of the report (name, generated by, date coverage, date and time generated).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44"/>
              </w:numPr>
              <w:rPr>
                <w:rFonts w:ascii="Arial" w:hAnsi="Arial" w:cs="Arial"/>
              </w:rPr>
            </w:pPr>
            <w:r>
              <w:rPr>
                <w:rFonts w:ascii="Arial" w:hAnsi="Arial" w:cs="Arial"/>
                <w:shd w:val="clear" w:color="auto" w:fill="FFF59D"/>
              </w:rPr>
              <w:t xml:space="preserve">An export of the audit log for a date range holds only the records of that range and is itself recorded in the audit trail.</w:t>
            </w:r>
          </w:p>
          <w:p>
            <w:pPr>
              <w:rPr>
                <w:rFonts w:ascii="Arial" w:hAnsi="Arial" w:cs="Arial"/>
              </w:rPr>
            </w:pPr>
          </w:p>
          <w:p>
            <w:pPr>
              <w:keepNext/>
              <w:rPr>
                <w:rFonts w:ascii="Arial" w:hAnsi="Arial" w:cs="Arial"/>
              </w:rPr>
            </w:pPr>
            <w:r>
              <w:rPr>
                <w:rFonts w:ascii="Arial" w:hAnsi="Arial" w:cs="Arial"/>
                <w:b/>
                <w:bCs/>
                <w:shd w:val="clear" w:color="auto" w:fill="FFF59D"/>
              </w:rPr>
              <w:t xml:space="preserve">FRUM.008.04 Activities Recorded for User Access</w:t>
            </w:r>
          </w:p>
          <w:p>
            <w:pPr>
              <w:pStyle w:val="ListParagraph"/>
              <w:numPr>
                <w:ilvl w:val="0"/>
                <w:numId w:val="167"/>
              </w:numPr>
              <w:rPr>
                <w:rFonts w:ascii="Arial" w:hAnsi="Arial" w:cs="Arial"/>
              </w:rPr>
            </w:pPr>
            <w:r>
              <w:rPr>
                <w:rFonts w:ascii="Arial" w:hAnsi="Arial" w:cs="Arial"/>
                <w:shd w:val="clear" w:color="auto" w:fill="FFF59D"/>
              </w:rPr>
              <w:t xml:space="preserve">The system shall record the activities: request created, submitted, approved, second-approved, rejected, returned, re-submitted, cancelled, scheduled, applied and implemented; user created, modified, deactivated, reactivated and unlocked; password reset; group profile created, changed, deactivated and reactivated; separation-of-duties rule created, authorised and deactivated; security setting change requested, approved and rejected; log-in, failed log-in, log-out, inactivity sign-out and session expiry.</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68"/>
              </w:numPr>
              <w:rPr>
                <w:rFonts w:ascii="Arial" w:hAnsi="Arial" w:cs="Arial"/>
              </w:rPr>
            </w:pPr>
            <w:r>
              <w:rPr>
                <w:rFonts w:ascii="Arial" w:hAnsi="Arial" w:cs="Arial"/>
                <w:shd w:val="clear" w:color="auto" w:fill="FFF59D"/>
              </w:rPr>
              <w:t xml:space="preserve">Each activity of the walkthroughs of Annex O appears in the User Access Audit Log with its actor and time.</w:t>
            </w:r>
          </w:p>
        </w:tc>
        <w:tc>
          <w:tcPr>
            <w:tcW w:w="943" w:type="dxa"/>
            <w:tcMar/>
          </w:tcPr>
          <w:p w:rsidR="18F335A7" w:rsidP="18F335A7" w:rsidRDefault="18F335A7" w14:paraId="20F38F86" w14:textId="7F0CC8BA">
            <w:pPr>
              <w:rPr>
                <w:rFonts w:ascii="Arial" w:hAnsi="Arial" w:cs="Arial"/>
              </w:rPr>
            </w:pPr>
          </w:p>
        </w:tc>
      </w:tr>
      <w:tr>
        <w:trPr>
          <w:trHeight w:val="978"/>
        </w:trPr>
        <w:tc>
          <w:tcPr>
            <w:tcW w:w="1457" w:type="dxa"/>
            <w:shd w:val="clear" w:color="auto" w:fill="FFF59D"/>
            <w:tcMar/>
          </w:tcPr>
          <w:p>
            <w:pPr>
              <w:rPr>
                <w:rFonts w:ascii="Arial" w:hAnsi="Arial" w:cs="Arial"/>
              </w:rPr>
            </w:pPr>
            <w:r>
              <w:rPr>
                <w:rFonts w:ascii="Arial" w:hAnsi="Arial" w:cs="Arial"/>
                <w:shd w:val="clear" w:color="auto" w:fill="FFF59D"/>
              </w:rPr>
              <w:t xml:space="preserve">FRUM.009</w:t>
            </w:r>
          </w:p>
        </w:tc>
        <w:tc>
          <w:tcPr>
            <w:tcW w:w="1151" w:type="dxa"/>
            <w:shd w:val="clear" w:color="auto" w:fill="FFF59D"/>
            <w:tcMar/>
          </w:tcPr>
          <w:p>
            <w:pPr>
              <w:rPr>
                <w:rFonts w:ascii="Arial" w:hAnsi="Arial" w:cs="Arial"/>
              </w:rPr>
            </w:pPr>
            <w:r>
              <w:rPr>
                <w:rFonts w:ascii="Arial" w:hAnsi="Arial" w:cs="Arial"/>
                <w:shd w:val="clear" w:color="auto" w:fill="FFF59D"/>
              </w:rPr>
              <w:t xml:space="preserve">User Access Requests</w:t>
            </w:r>
          </w:p>
        </w:tc>
        <w:tc>
          <w:tcPr>
            <w:tcW w:w="1958" w:type="dxa"/>
            <w:shd w:val="clear" w:color="auto" w:fill="FFF59D"/>
            <w:tcMar/>
          </w:tcPr>
          <w:p>
            <w:pPr>
              <w:rPr>
                <w:rFonts w:ascii="Arial" w:hAnsi="Arial" w:cs="Arial"/>
              </w:rPr>
            </w:pPr>
            <w:r>
              <w:rPr>
                <w:rFonts w:ascii="Arial" w:hAnsi="Arial" w:cs="Arial"/>
                <w:shd w:val="clear" w:color="auto" w:fill="FFF59D"/>
              </w:rPr>
              <w:t xml:space="preserve">Access Request Lifecycle (Requestor)</w:t>
            </w:r>
          </w:p>
        </w:tc>
        <w:tc>
          <w:tcPr>
            <w:tcW w:w="4571" w:type="dxa"/>
            <w:shd w:val="clear" w:color="auto" w:fill="FFF59D"/>
            <w:tcMar/>
          </w:tcPr>
          <w:p>
            <w:pPr>
              <w:rPr>
                <w:rFonts w:ascii="Arial" w:hAnsi="Arial" w:cs="Arial"/>
              </w:rPr>
            </w:pPr>
            <w:r>
              <w:rPr>
                <w:rFonts w:ascii="Arial" w:hAnsi="Arial" w:cs="Arial"/>
                <w:b/>
                <w:bCs/>
                <w:shd w:val="clear" w:color="auto" w:fill="FFF59D"/>
              </w:rPr>
              <w:t xml:space="preserve">In-Scope: </w:t>
            </w:r>
            <w:r>
              <w:rPr>
                <w:rFonts w:ascii="Arial" w:hAnsi="Arial" w:cs="Arial"/>
                <w:shd w:val="clear" w:color="auto" w:fill="FFF59D"/>
              </w:rPr>
              <w:t xml:space="preserve">access requests raised and decided in BDOI-BROKERSYS for the changes that are not requested in UIDM - the assignment and change of group profiles, and the enrolment, modification, deactivation and reactivation of users where BDOI decides so (Annex Q).</w:t>
            </w:r>
          </w:p>
          <w:p>
            <w:pPr>
              <w:rPr>
                <w:rFonts w:ascii="Arial" w:hAnsi="Arial" w:cs="Arial"/>
              </w:rPr>
            </w:pPr>
          </w:p>
          <w:p>
            <w:pPr>
              <w:rPr>
                <w:rFonts w:ascii="Arial" w:hAnsi="Arial" w:cs="Arial"/>
              </w:rPr>
            </w:pPr>
            <w:r>
              <w:rPr>
                <w:rFonts w:ascii="Arial" w:hAnsi="Arial" w:cs="Arial"/>
                <w:b/>
                <w:bCs/>
                <w:shd w:val="clear" w:color="auto" w:fill="FFF59D"/>
              </w:rPr>
              <w:t xml:space="preserve">Out-of-Scope: </w:t>
            </w:r>
            <w:r>
              <w:rPr>
                <w:rFonts w:ascii="Arial" w:hAnsi="Arial" w:cs="Arial"/>
                <w:shd w:val="clear" w:color="auto" w:fill="FFF59D"/>
              </w:rPr>
              <w:t xml:space="preserve">the requests that BDOI keeps in UIDM, which reach the system through the provisioning of FRUM.002.02.</w:t>
            </w:r>
          </w:p>
          <w:p>
            <w:pPr>
              <w:rPr>
                <w:rFonts w:ascii="Arial" w:hAnsi="Arial" w:cs="Arial"/>
              </w:rPr>
            </w:pPr>
          </w:p>
          <w:p>
            <w:pPr>
              <w:rPr>
                <w:rFonts w:ascii="Arial" w:hAnsi="Arial" w:cs="Arial"/>
              </w:rPr>
            </w:pPr>
          </w:p>
          <w:p>
            <w:pPr>
              <w:keepNext/>
              <w:rPr>
                <w:rFonts w:ascii="Arial" w:hAnsi="Arial" w:cs="Arial"/>
              </w:rPr>
            </w:pPr>
            <w:r>
              <w:rPr>
                <w:rFonts w:ascii="Arial" w:hAnsi="Arial" w:cs="Arial"/>
                <w:b/>
                <w:bCs/>
                <w:shd w:val="clear" w:color="auto" w:fill="FFF59D"/>
              </w:rPr>
              <w:t xml:space="preserve">FRUM.009.01 Draft, Edit, Cancel and Submit a Request</w:t>
            </w:r>
          </w:p>
          <w:p>
            <w:pPr>
              <w:pStyle w:val="ListParagraph"/>
              <w:numPr>
                <w:ilvl w:val="0"/>
                <w:numId w:val="169"/>
              </w:numPr>
              <w:rPr>
                <w:rFonts w:ascii="Arial" w:hAnsi="Arial" w:cs="Arial"/>
              </w:rPr>
            </w:pPr>
            <w:r>
              <w:rPr>
                <w:rFonts w:ascii="Arial" w:hAnsi="Arial" w:cs="Arial"/>
                <w:shd w:val="clear" w:color="auto" w:fill="FFF59D"/>
              </w:rPr>
              <w:t xml:space="preserve">The system shall let a holder of the request permission create a request of type Enrol new user, Modify user, Deactivate user or Reactivate user from Access Requests, New Request, and save it as a draft.</w:t>
            </w:r>
          </w:p>
          <w:p>
            <w:pPr>
              <w:pStyle w:val="ListParagraph"/>
              <w:numPr>
                <w:ilvl w:val="0"/>
                <w:numId w:val="169"/>
              </w:numPr>
              <w:rPr>
                <w:rFonts w:ascii="Arial" w:hAnsi="Arial" w:cs="Arial"/>
              </w:rPr>
            </w:pPr>
            <w:r>
              <w:rPr>
                <w:rFonts w:ascii="Arial" w:hAnsi="Arial" w:cs="Arial"/>
                <w:shd w:val="clear" w:color="auto" w:fill="FFF59D"/>
              </w:rPr>
              <w:t xml:space="preserve">The system shall number each request AR-yyyy-nnnnnn; the type and the user of a saved request cannot change.</w:t>
            </w:r>
          </w:p>
          <w:p>
            <w:pPr>
              <w:pStyle w:val="ListParagraph"/>
              <w:numPr>
                <w:ilvl w:val="0"/>
                <w:numId w:val="169"/>
              </w:numPr>
              <w:rPr>
                <w:rFonts w:ascii="Arial" w:hAnsi="Arial" w:cs="Arial"/>
              </w:rPr>
            </w:pPr>
            <w:r>
              <w:rPr>
                <w:rFonts w:ascii="Arial" w:hAnsi="Arial" w:cs="Arial"/>
                <w:shd w:val="clear" w:color="auto" w:fill="FFF59D"/>
              </w:rPr>
              <w:t xml:space="preserve">Only the creator shall see and edit a draft; the creator cancels a draft with a reason (status Cancelled, kept and never deleted) or submits it.</w:t>
            </w:r>
          </w:p>
          <w:p>
            <w:pPr>
              <w:pStyle w:val="ListParagraph"/>
              <w:numPr>
                <w:ilvl w:val="0"/>
                <w:numId w:val="169"/>
              </w:numPr>
              <w:rPr>
                <w:rFonts w:ascii="Arial" w:hAnsi="Arial" w:cs="Arial"/>
              </w:rPr>
            </w:pPr>
            <w:r>
              <w:rPr>
                <w:rFonts w:ascii="Arial" w:hAnsi="Arial" w:cs="Arial"/>
                <w:shd w:val="clear" w:color="auto" w:fill="FFF59D"/>
              </w:rPr>
              <w:t xml:space="preserve">On Save Draft the system shall check the formats only; on Submit it shall run every check (the user exists or not, active group profiles, user ID format, eligible approver, one open request per user) and set the status Pending Approval.</w:t>
            </w:r>
          </w:p>
          <w:p>
            <w:pPr>
              <w:pStyle w:val="ListParagraph"/>
              <w:numPr>
                <w:ilvl w:val="0"/>
                <w:numId w:val="169"/>
              </w:numPr>
              <w:rPr>
                <w:rFonts w:ascii="Arial" w:hAnsi="Arial" w:cs="Arial"/>
              </w:rPr>
            </w:pPr>
            <w:r>
              <w:rPr>
                <w:rFonts w:ascii="Arial" w:hAnsi="Arial" w:cs="Arial"/>
                <w:shd w:val="clear" w:color="auto" w:fill="FFF59D"/>
              </w:rPr>
              <w:t xml:space="preserve">The remarks (justification, reason for the deactivation or the reactivation) shall be mandatory on submission, up to 1,000 characters, and every remark shall be kept in the history of the request.</w:t>
            </w:r>
          </w:p>
          <w:p>
            <w:pPr>
              <w:pStyle w:val="ListParagraph"/>
              <w:numPr>
                <w:ilvl w:val="0"/>
                <w:numId w:val="169"/>
              </w:numPr>
              <w:rPr>
                <w:rFonts w:ascii="Arial" w:hAnsi="Arial" w:cs="Arial"/>
              </w:rPr>
            </w:pPr>
            <w:r>
              <w:rPr>
                <w:rFonts w:ascii="Arial" w:hAnsi="Arial" w:cs="Arial"/>
                <w:shd w:val="clear" w:color="auto" w:fill="FFF59D"/>
              </w:rPr>
              <w:t xml:space="preserve">The system shall refuse a second open request for the same user ("A request for user &lt;user&gt; is already waiting for approval").</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70"/>
              </w:numPr>
              <w:rPr>
                <w:rFonts w:ascii="Arial" w:hAnsi="Arial" w:cs="Arial"/>
              </w:rPr>
            </w:pPr>
            <w:r>
              <w:rPr>
                <w:rFonts w:ascii="Arial" w:hAnsi="Arial" w:cs="Arial"/>
                <w:shd w:val="clear" w:color="auto" w:fill="FFF59D"/>
              </w:rPr>
              <w:t xml:space="preserve">A draft enrolment saved today, edited the next day and submitted becomes Pending Approval with the same number.</w:t>
            </w:r>
          </w:p>
          <w:p>
            <w:pPr>
              <w:pStyle w:val="ListParagraph"/>
              <w:numPr>
                <w:ilvl w:val="0"/>
                <w:numId w:val="170"/>
              </w:numPr>
              <w:rPr>
                <w:rFonts w:ascii="Arial" w:hAnsi="Arial" w:cs="Arial"/>
              </w:rPr>
            </w:pPr>
            <w:r>
              <w:rPr>
                <w:rFonts w:ascii="Arial" w:hAnsi="Arial" w:cs="Arial"/>
                <w:shd w:val="clear" w:color="auto" w:fill="FFF59D"/>
              </w:rPr>
              <w:t xml:space="preserve">A cancelled draft stays in My Requests as Cancelled with its reason.</w:t>
            </w:r>
          </w:p>
          <w:p>
            <w:pPr>
              <w:pStyle w:val="ListParagraph"/>
              <w:numPr>
                <w:ilvl w:val="0"/>
                <w:numId w:val="170"/>
              </w:numPr>
              <w:rPr>
                <w:rFonts w:ascii="Arial" w:hAnsi="Arial" w:cs="Arial"/>
              </w:rPr>
            </w:pPr>
            <w:r>
              <w:rPr>
                <w:rFonts w:ascii="Arial" w:hAnsi="Arial" w:cs="Arial"/>
                <w:shd w:val="clear" w:color="auto" w:fill="FFF59D"/>
              </w:rPr>
              <w:t xml:space="preserve">Another Requestor cannot open the draft.</w:t>
            </w:r>
          </w:p>
          <w:p>
            <w:pPr>
              <w:pStyle w:val="ListParagraph"/>
              <w:numPr>
                <w:ilvl w:val="0"/>
                <w:numId w:val="170"/>
              </w:numPr>
              <w:rPr>
                <w:rFonts w:ascii="Arial" w:hAnsi="Arial" w:cs="Arial"/>
              </w:rPr>
            </w:pPr>
            <w:r>
              <w:rPr>
                <w:rFonts w:ascii="Arial" w:hAnsi="Arial" w:cs="Arial"/>
                <w:shd w:val="clear" w:color="auto" w:fill="FFF59D"/>
              </w:rPr>
              <w:t xml:space="preserve">A submission without justification is refused with "Enter the justification".</w:t>
            </w:r>
          </w:p>
          <w:p>
            <w:pPr>
              <w:rPr>
                <w:rFonts w:ascii="Arial" w:hAnsi="Arial" w:cs="Arial"/>
              </w:rPr>
            </w:pPr>
          </w:p>
          <w:p>
            <w:pPr>
              <w:keepNext/>
              <w:rPr>
                <w:rFonts w:ascii="Arial" w:hAnsi="Arial" w:cs="Arial"/>
              </w:rPr>
            </w:pPr>
            <w:r>
              <w:rPr>
                <w:rFonts w:ascii="Arial" w:hAnsi="Arial" w:cs="Arial"/>
                <w:b/>
                <w:bCs/>
                <w:shd w:val="clear" w:color="auto" w:fill="FFF59D"/>
              </w:rPr>
              <w:t xml:space="preserve">FRUM.009.02 Enrol a New User</w:t>
            </w:r>
          </w:p>
          <w:p>
            <w:pPr>
              <w:pStyle w:val="ListParagraph"/>
              <w:numPr>
                <w:ilvl w:val="0"/>
                <w:numId w:val="171"/>
              </w:numPr>
              <w:rPr>
                <w:rFonts w:ascii="Arial" w:hAnsi="Arial" w:cs="Arial"/>
              </w:rPr>
            </w:pPr>
            <w:r>
              <w:rPr>
                <w:rFonts w:ascii="Arial" w:hAnsi="Arial" w:cs="Arial"/>
                <w:shd w:val="clear" w:color="auto" w:fill="FFF59D"/>
              </w:rPr>
              <w:t xml:space="preserve">The request shall carry the user ID, Windows ID, full name, e-mail, home branch, business unit group, user level, authorisation limit, group profiles (at least one), effective date, approver and justification (Annex J).</w:t>
            </w:r>
          </w:p>
          <w:p>
            <w:pPr>
              <w:pStyle w:val="ListParagraph"/>
              <w:numPr>
                <w:ilvl w:val="0"/>
                <w:numId w:val="171"/>
              </w:numPr>
              <w:rPr>
                <w:rFonts w:ascii="Arial" w:hAnsi="Arial" w:cs="Arial"/>
              </w:rPr>
            </w:pPr>
            <w:r>
              <w:rPr>
                <w:rFonts w:ascii="Arial" w:hAnsi="Arial" w:cs="Arial"/>
                <w:shd w:val="clear" w:color="auto" w:fill="FFF59D"/>
              </w:rPr>
              <w:t xml:space="preserve">The group profiles shall be chosen in the profile picker - profiles grouped by business area, searchable by name, area or what the profile does, each with a short description and its details; the chosen profiles listed apart; high-privilege profiles marked Privileged; and a warning when two chosen profiles may not be held together (FRUM.012.01).</w:t>
            </w:r>
          </w:p>
          <w:p>
            <w:pPr>
              <w:pStyle w:val="ListParagraph"/>
              <w:numPr>
                <w:ilvl w:val="0"/>
                <w:numId w:val="171"/>
              </w:numPr>
              <w:rPr>
                <w:rFonts w:ascii="Arial" w:hAnsi="Arial" w:cs="Arial"/>
              </w:rPr>
            </w:pPr>
            <w:r>
              <w:rPr>
                <w:rFonts w:ascii="Arial" w:hAnsi="Arial" w:cs="Arial"/>
                <w:shd w:val="clear" w:color="auto" w:fill="FFF59D"/>
              </w:rPr>
              <w:t xml:space="preserve">On approval the system shall create the user and, for a local account, show the temporary password once to the approver (FRUM.010.02).</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72"/>
              </w:numPr>
              <w:rPr>
                <w:rFonts w:ascii="Arial" w:hAnsi="Arial" w:cs="Arial"/>
              </w:rPr>
            </w:pPr>
            <w:r>
              <w:rPr>
                <w:rFonts w:ascii="Arial" w:hAnsi="Arial" w:cs="Arial"/>
                <w:shd w:val="clear" w:color="auto" w:fill="FFF59D"/>
              </w:rPr>
              <w:t xml:space="preserve">A request for a013000196 with the profile Marketing Account Officer, once approved, creates the user.</w:t>
            </w:r>
          </w:p>
          <w:p>
            <w:pPr>
              <w:pStyle w:val="ListParagraph"/>
              <w:numPr>
                <w:ilvl w:val="0"/>
                <w:numId w:val="172"/>
              </w:numPr>
              <w:rPr>
                <w:rFonts w:ascii="Arial" w:hAnsi="Arial" w:cs="Arial"/>
              </w:rPr>
            </w:pPr>
            <w:r>
              <w:rPr>
                <w:rFonts w:ascii="Arial" w:hAnsi="Arial" w:cs="Arial"/>
                <w:shd w:val="clear" w:color="auto" w:fill="FFF59D"/>
              </w:rPr>
              <w:t xml:space="preserve">Choosing two profiles of an active separation-of-duties rule shows the warning in the picker, and Submit is refused with "One user may not hold both &lt;profile&gt; and &lt;profile&gt;".</w:t>
            </w:r>
          </w:p>
          <w:p>
            <w:pPr>
              <w:rPr>
                <w:rFonts w:ascii="Arial" w:hAnsi="Arial" w:cs="Arial"/>
              </w:rPr>
            </w:pPr>
          </w:p>
          <w:p>
            <w:pPr>
              <w:keepNext/>
              <w:rPr>
                <w:rFonts w:ascii="Arial" w:hAnsi="Arial" w:cs="Arial"/>
              </w:rPr>
            </w:pPr>
            <w:r>
              <w:rPr>
                <w:rFonts w:ascii="Arial" w:hAnsi="Arial" w:cs="Arial"/>
                <w:b/>
                <w:bCs/>
                <w:shd w:val="clear" w:color="auto" w:fill="FFF59D"/>
              </w:rPr>
              <w:t xml:space="preserve">FRUM.009.03 Modify an Existing User</w:t>
            </w:r>
          </w:p>
          <w:p>
            <w:pPr>
              <w:pStyle w:val="ListParagraph"/>
              <w:numPr>
                <w:ilvl w:val="0"/>
                <w:numId w:val="173"/>
              </w:numPr>
              <w:rPr>
                <w:rFonts w:ascii="Arial" w:hAnsi="Arial" w:cs="Arial"/>
              </w:rPr>
            </w:pPr>
            <w:r>
              <w:rPr>
                <w:rFonts w:ascii="Arial" w:hAnsi="Arial" w:cs="Arial"/>
                <w:shd w:val="clear" w:color="auto" w:fill="FFF59D"/>
              </w:rPr>
              <w:t xml:space="preserve">The Requestor shall search the user by user ID, Windows ID or name; the form shows the current values next to the new ones, and the picker marks the group profiles held as Current, those added as Added and those removed as Removed.</w:t>
            </w:r>
          </w:p>
          <w:p>
            <w:pPr>
              <w:pStyle w:val="ListParagraph"/>
              <w:numPr>
                <w:ilvl w:val="0"/>
                <w:numId w:val="173"/>
              </w:numPr>
              <w:rPr>
                <w:rFonts w:ascii="Arial" w:hAnsi="Arial" w:cs="Arial"/>
              </w:rPr>
            </w:pPr>
            <w:r>
              <w:rPr>
                <w:rFonts w:ascii="Arial" w:hAnsi="Arial" w:cs="Arial"/>
                <w:shd w:val="clear" w:color="auto" w:fill="FFF59D"/>
              </w:rPr>
              <w:t xml:space="preserve">The request shall change the user data, the group profiles or both; only the changed attributes are applied.</w:t>
            </w:r>
          </w:p>
          <w:p>
            <w:pPr>
              <w:pStyle w:val="ListParagraph"/>
              <w:numPr>
                <w:ilvl w:val="0"/>
                <w:numId w:val="173"/>
              </w:numPr>
              <w:rPr>
                <w:rFonts w:ascii="Arial" w:hAnsi="Arial" w:cs="Arial"/>
              </w:rPr>
            </w:pPr>
            <w:r>
              <w:rPr>
                <w:rFonts w:ascii="Arial" w:hAnsi="Arial" w:cs="Arial"/>
                <w:shd w:val="clear" w:color="auto" w:fill="FFF59D"/>
              </w:rPr>
              <w:t xml:space="preserve">The system shall refuse a request that changes nothing ("The request does not change the user") and a request about the requester's own group profiles.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74"/>
              </w:numPr>
              <w:rPr>
                <w:rFonts w:ascii="Arial" w:hAnsi="Arial" w:cs="Arial"/>
              </w:rPr>
            </w:pPr>
            <w:r>
              <w:rPr>
                <w:rFonts w:ascii="Arial" w:hAnsi="Arial" w:cs="Arial"/>
                <w:shd w:val="clear" w:color="auto" w:fill="FFF59D"/>
              </w:rPr>
              <w:t xml:space="preserve">The form shows the group profiles the user holds marked Current.</w:t>
            </w:r>
          </w:p>
          <w:p>
            <w:pPr>
              <w:pStyle w:val="ListParagraph"/>
              <w:numPr>
                <w:ilvl w:val="0"/>
                <w:numId w:val="174"/>
              </w:numPr>
              <w:rPr>
                <w:rFonts w:ascii="Arial" w:hAnsi="Arial" w:cs="Arial"/>
              </w:rPr>
            </w:pPr>
            <w:r>
              <w:rPr>
                <w:rFonts w:ascii="Arial" w:hAnsi="Arial" w:cs="Arial"/>
                <w:shd w:val="clear" w:color="auto" w:fill="FFF59D"/>
              </w:rPr>
              <w:t xml:space="preserve">A request that changes nothing is refused.</w:t>
            </w:r>
          </w:p>
          <w:p>
            <w:pPr>
              <w:rPr>
                <w:rFonts w:ascii="Arial" w:hAnsi="Arial" w:cs="Arial"/>
              </w:rPr>
            </w:pPr>
          </w:p>
          <w:p>
            <w:pPr>
              <w:keepNext/>
              <w:rPr>
                <w:rFonts w:ascii="Arial" w:hAnsi="Arial" w:cs="Arial"/>
              </w:rPr>
            </w:pPr>
            <w:r>
              <w:rPr>
                <w:rFonts w:ascii="Arial" w:hAnsi="Arial" w:cs="Arial"/>
                <w:b/>
                <w:bCs/>
                <w:shd w:val="clear" w:color="auto" w:fill="FFF59D"/>
              </w:rPr>
              <w:t xml:space="preserve">FRUM.009.04 Deactivate a User</w:t>
            </w:r>
          </w:p>
          <w:p>
            <w:pPr>
              <w:pStyle w:val="ListParagraph"/>
              <w:numPr>
                <w:ilvl w:val="0"/>
                <w:numId w:val="175"/>
              </w:numPr>
              <w:rPr>
                <w:rFonts w:ascii="Arial" w:hAnsi="Arial" w:cs="Arial"/>
              </w:rPr>
            </w:pPr>
            <w:r>
              <w:rPr>
                <w:rFonts w:ascii="Arial" w:hAnsi="Arial" w:cs="Arial"/>
                <w:shd w:val="clear" w:color="auto" w:fill="FFF59D"/>
              </w:rPr>
              <w:t xml:space="preserve">The system shall offer only active users; the request carries a reason from the list (Resigned, Transferred to another unit, Long leave, Security, Others), the remarks and an optional effective date.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76"/>
              </w:numPr>
              <w:rPr>
                <w:rFonts w:ascii="Arial" w:hAnsi="Arial" w:cs="Arial"/>
              </w:rPr>
            </w:pPr>
            <w:r>
              <w:rPr>
                <w:rFonts w:ascii="Arial" w:hAnsi="Arial" w:cs="Arial"/>
                <w:shd w:val="clear" w:color="auto" w:fill="FFF59D"/>
              </w:rPr>
              <w:t xml:space="preserve">The deactivation of a user already deactivated is refused with "User &lt;user&gt; is already deactivated".</w:t>
            </w:r>
          </w:p>
          <w:p>
            <w:pPr>
              <w:rPr>
                <w:rFonts w:ascii="Arial" w:hAnsi="Arial" w:cs="Arial"/>
              </w:rPr>
            </w:pPr>
          </w:p>
          <w:p>
            <w:pPr>
              <w:keepNext/>
              <w:rPr>
                <w:rFonts w:ascii="Arial" w:hAnsi="Arial" w:cs="Arial"/>
              </w:rPr>
            </w:pPr>
            <w:r>
              <w:rPr>
                <w:rFonts w:ascii="Arial" w:hAnsi="Arial" w:cs="Arial"/>
                <w:b/>
                <w:bCs/>
                <w:shd w:val="clear" w:color="auto" w:fill="FFF59D"/>
              </w:rPr>
              <w:t xml:space="preserve">FRUM.009.05 Reactivate a User</w:t>
            </w:r>
          </w:p>
          <w:p>
            <w:pPr>
              <w:pStyle w:val="ListParagraph"/>
              <w:numPr>
                <w:ilvl w:val="0"/>
                <w:numId w:val="177"/>
              </w:numPr>
              <w:rPr>
                <w:rFonts w:ascii="Arial" w:hAnsi="Arial" w:cs="Arial"/>
              </w:rPr>
            </w:pPr>
            <w:r>
              <w:rPr>
                <w:rFonts w:ascii="Arial" w:hAnsi="Arial" w:cs="Arial"/>
                <w:shd w:val="clear" w:color="auto" w:fill="FFF59D"/>
              </w:rPr>
              <w:t xml:space="preserve">The system shall offer only deactivated or locked users; for a locked user the request may also unlock the account.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78"/>
              </w:numPr>
              <w:rPr>
                <w:rFonts w:ascii="Arial" w:hAnsi="Arial" w:cs="Arial"/>
              </w:rPr>
            </w:pPr>
            <w:r>
              <w:rPr>
                <w:rFonts w:ascii="Arial" w:hAnsi="Arial" w:cs="Arial"/>
                <w:shd w:val="clear" w:color="auto" w:fill="FFF59D"/>
              </w:rPr>
              <w:t xml:space="preserve">A reactivation request lists only deactivated or locked users.</w:t>
            </w:r>
          </w:p>
          <w:p>
            <w:pPr>
              <w:rPr>
                <w:rFonts w:ascii="Arial" w:hAnsi="Arial" w:cs="Arial"/>
              </w:rPr>
            </w:pPr>
          </w:p>
          <w:p>
            <w:pPr>
              <w:keepNext/>
              <w:rPr>
                <w:rFonts w:ascii="Arial" w:hAnsi="Arial" w:cs="Arial"/>
              </w:rPr>
            </w:pPr>
            <w:r>
              <w:rPr>
                <w:rFonts w:ascii="Arial" w:hAnsi="Arial" w:cs="Arial"/>
                <w:b/>
                <w:bCs/>
                <w:shd w:val="clear" w:color="auto" w:fill="FFF59D"/>
              </w:rPr>
              <w:t xml:space="preserve">FRUM.009.06 Choose the Approver</w:t>
            </w:r>
          </w:p>
          <w:p>
            <w:pPr>
              <w:pStyle w:val="ListParagraph"/>
              <w:numPr>
                <w:ilvl w:val="0"/>
                <w:numId w:val="179"/>
              </w:numPr>
              <w:rPr>
                <w:rFonts w:ascii="Arial" w:hAnsi="Arial" w:cs="Arial"/>
              </w:rPr>
            </w:pPr>
            <w:r>
              <w:rPr>
                <w:rFonts w:ascii="Arial" w:hAnsi="Arial" w:cs="Arial"/>
                <w:shd w:val="clear" w:color="auto" w:fill="FFF59D"/>
              </w:rPr>
              <w:t xml:space="preserve">The Requestor shall select the approver from a drop-down of the active holders of the approval permission, less the requester and the user concerned; only the chosen approver is notified and sees the request under Assigned to Me, unless BDOI decides that any approver may decide (Annex M).</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80"/>
              </w:numPr>
              <w:rPr>
                <w:rFonts w:ascii="Arial" w:hAnsi="Arial" w:cs="Arial"/>
              </w:rPr>
            </w:pPr>
            <w:r>
              <w:rPr>
                <w:rFonts w:ascii="Arial" w:hAnsi="Arial" w:cs="Arial"/>
                <w:shd w:val="clear" w:color="auto" w:fill="FFF59D"/>
              </w:rPr>
              <w:t xml:space="preserve">The drop-down lists neither the requester nor the user the request is about.</w:t>
            </w:r>
          </w:p>
          <w:p>
            <w:pPr>
              <w:pStyle w:val="ListParagraph"/>
              <w:numPr>
                <w:ilvl w:val="0"/>
                <w:numId w:val="180"/>
              </w:numPr>
              <w:rPr>
                <w:rFonts w:ascii="Arial" w:hAnsi="Arial" w:cs="Arial"/>
              </w:rPr>
            </w:pPr>
            <w:r>
              <w:rPr>
                <w:rFonts w:ascii="Arial" w:hAnsi="Arial" w:cs="Arial"/>
                <w:shd w:val="clear" w:color="auto" w:fill="FFF59D"/>
              </w:rPr>
              <w:t xml:space="preserve">Only the chosen approver receives the notice.</w:t>
            </w:r>
          </w:p>
          <w:p>
            <w:pPr>
              <w:rPr>
                <w:rFonts w:ascii="Arial" w:hAnsi="Arial" w:cs="Arial"/>
              </w:rPr>
            </w:pPr>
          </w:p>
          <w:p>
            <w:pPr>
              <w:keepNext/>
              <w:rPr>
                <w:rFonts w:ascii="Arial" w:hAnsi="Arial" w:cs="Arial"/>
              </w:rPr>
            </w:pPr>
            <w:r>
              <w:rPr>
                <w:rFonts w:ascii="Arial" w:hAnsi="Arial" w:cs="Arial"/>
                <w:b/>
                <w:bCs/>
                <w:shd w:val="clear" w:color="auto" w:fill="FFF59D"/>
              </w:rPr>
              <w:t xml:space="preserve">FRUM.009.07 Apply Correction on a Returned Request</w:t>
            </w:r>
          </w:p>
          <w:p>
            <w:pPr>
              <w:pStyle w:val="ListParagraph"/>
              <w:numPr>
                <w:ilvl w:val="0"/>
                <w:numId w:val="181"/>
              </w:numPr>
              <w:rPr>
                <w:rFonts w:ascii="Arial" w:hAnsi="Arial" w:cs="Arial"/>
              </w:rPr>
            </w:pPr>
            <w:r>
              <w:rPr>
                <w:rFonts w:ascii="Arial" w:hAnsi="Arial" w:cs="Arial"/>
                <w:shd w:val="clear" w:color="auto" w:fill="FFF59D"/>
              </w:rPr>
              <w:t xml:space="preserve">The creator of a returned request shall receive a notice with the return remarks, edit the data, add the correction remarks (mandatory) and re-submit it to the same or another approver; the history keeps every round.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82"/>
              </w:numPr>
              <w:rPr>
                <w:rFonts w:ascii="Arial" w:hAnsi="Arial" w:cs="Arial"/>
              </w:rPr>
            </w:pPr>
            <w:r>
              <w:rPr>
                <w:rFonts w:ascii="Arial" w:hAnsi="Arial" w:cs="Arial"/>
                <w:shd w:val="clear" w:color="auto" w:fill="FFF59D"/>
              </w:rPr>
              <w:t xml:space="preserve">A returned request shows the approver's remarks; after correction and re-submission it is Pending Approval again.</w:t>
            </w:r>
          </w:p>
          <w:p>
            <w:pPr>
              <w:pStyle w:val="ListParagraph"/>
              <w:numPr>
                <w:ilvl w:val="0"/>
                <w:numId w:val="182"/>
              </w:numPr>
              <w:rPr>
                <w:rFonts w:ascii="Arial" w:hAnsi="Arial" w:cs="Arial"/>
              </w:rPr>
            </w:pPr>
            <w:r>
              <w:rPr>
                <w:rFonts w:ascii="Arial" w:hAnsi="Arial" w:cs="Arial"/>
                <w:shd w:val="clear" w:color="auto" w:fill="FFF59D"/>
              </w:rPr>
              <w:t xml:space="preserve">The history lists both rounds with their remarks.</w:t>
            </w:r>
          </w:p>
          <w:p>
            <w:pPr>
              <w:rPr>
                <w:rFonts w:ascii="Arial" w:hAnsi="Arial" w:cs="Arial"/>
              </w:rPr>
            </w:pPr>
          </w:p>
          <w:p>
            <w:pPr>
              <w:keepNext/>
              <w:rPr>
                <w:rFonts w:ascii="Arial" w:hAnsi="Arial" w:cs="Arial"/>
              </w:rPr>
            </w:pPr>
            <w:r>
              <w:rPr>
                <w:rFonts w:ascii="Arial" w:hAnsi="Arial" w:cs="Arial"/>
                <w:b/>
                <w:bCs/>
                <w:shd w:val="clear" w:color="auto" w:fill="FFF59D"/>
              </w:rPr>
              <w:t xml:space="preserve">FRUM.009.08 Cancel a Submitted Request</w:t>
            </w:r>
          </w:p>
          <w:p>
            <w:pPr>
              <w:pStyle w:val="ListParagraph"/>
              <w:numPr>
                <w:ilvl w:val="0"/>
                <w:numId w:val="183"/>
              </w:numPr>
              <w:rPr>
                <w:rFonts w:ascii="Arial" w:hAnsi="Arial" w:cs="Arial"/>
              </w:rPr>
            </w:pPr>
            <w:r>
              <w:rPr>
                <w:rFonts w:ascii="Arial" w:hAnsi="Arial" w:cs="Arial"/>
                <w:shd w:val="clear" w:color="auto" w:fill="FFF59D"/>
              </w:rPr>
              <w:t xml:space="preserve">The Requestor shall search a request by status, type, text (user, group profile or request number), requester, approver and date range, and cancel a Pending, Returned or Scheduled request with a mandatory reason; the request leaves the approver's list and the approver is notified.</w:t>
            </w:r>
          </w:p>
          <w:p>
            <w:pPr>
              <w:pStyle w:val="ListParagraph"/>
              <w:numPr>
                <w:ilvl w:val="0"/>
                <w:numId w:val="183"/>
              </w:numPr>
              <w:rPr>
                <w:rFonts w:ascii="Arial" w:hAnsi="Arial" w:cs="Arial"/>
              </w:rPr>
            </w:pPr>
            <w:r>
              <w:rPr>
                <w:rFonts w:ascii="Arial" w:hAnsi="Arial" w:cs="Arial"/>
                <w:shd w:val="clear" w:color="auto" w:fill="FFF59D"/>
              </w:rPr>
              <w:t xml:space="preserve">A decided request shall not be cancelled ("Request &lt;request no&gt; is already &lt;status&gt;").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84"/>
              </w:numPr>
              <w:rPr>
                <w:rFonts w:ascii="Arial" w:hAnsi="Arial" w:cs="Arial"/>
              </w:rPr>
            </w:pPr>
            <w:r>
              <w:rPr>
                <w:rFonts w:ascii="Arial" w:hAnsi="Arial" w:cs="Arial"/>
                <w:shd w:val="clear" w:color="auto" w:fill="FFF59D"/>
              </w:rPr>
              <w:t xml:space="preserve">A pending request cancelled by its creator disappears from the approver's list and shows Cancelled with the reason.</w:t>
            </w:r>
          </w:p>
          <w:p>
            <w:pPr>
              <w:pStyle w:val="ListParagraph"/>
              <w:numPr>
                <w:ilvl w:val="0"/>
                <w:numId w:val="184"/>
              </w:numPr>
              <w:rPr>
                <w:rFonts w:ascii="Arial" w:hAnsi="Arial" w:cs="Arial"/>
              </w:rPr>
            </w:pPr>
            <w:r>
              <w:rPr>
                <w:rFonts w:ascii="Arial" w:hAnsi="Arial" w:cs="Arial"/>
                <w:shd w:val="clear" w:color="auto" w:fill="FFF59D"/>
              </w:rPr>
              <w:t xml:space="preserve">An approved and applied request cannot be cancelled.</w:t>
            </w:r>
          </w:p>
          <w:p>
            <w:pPr>
              <w:rPr>
                <w:rFonts w:ascii="Arial" w:hAnsi="Arial" w:cs="Arial"/>
              </w:rPr>
            </w:pPr>
          </w:p>
          <w:p>
            <w:pPr>
              <w:keepNext/>
              <w:rPr>
                <w:rFonts w:ascii="Arial" w:hAnsi="Arial" w:cs="Arial"/>
              </w:rPr>
            </w:pPr>
            <w:r>
              <w:rPr>
                <w:rFonts w:ascii="Arial" w:hAnsi="Arial" w:cs="Arial"/>
                <w:b/>
                <w:bCs/>
                <w:shd w:val="clear" w:color="auto" w:fill="FFF59D"/>
              </w:rPr>
              <w:t xml:space="preserve">FRUM.009.09 View Submitted Requests</w:t>
            </w:r>
          </w:p>
          <w:p>
            <w:pPr>
              <w:pStyle w:val="ListParagraph"/>
              <w:numPr>
                <w:ilvl w:val="0"/>
                <w:numId w:val="185"/>
              </w:numPr>
              <w:rPr>
                <w:rFonts w:ascii="Arial" w:hAnsi="Arial" w:cs="Arial"/>
              </w:rPr>
            </w:pPr>
            <w:r>
              <w:rPr>
                <w:rFonts w:ascii="Arial" w:hAnsi="Arial" w:cs="Arial"/>
                <w:shd w:val="clear" w:color="auto" w:fill="FFF59D"/>
              </w:rPr>
              <w:t xml:space="preserve">Access Requests shall list the requests with number, type, change, requested by, requested on, approver, status and decided by, with filters; a Requestor sees his or her own requests on My Requests, and the holders of the approval, user management or audit permission see all.</w:t>
            </w:r>
          </w:p>
          <w:p>
            <w:pPr>
              <w:pStyle w:val="ListParagraph"/>
              <w:numPr>
                <w:ilvl w:val="0"/>
                <w:numId w:val="185"/>
              </w:numPr>
              <w:rPr>
                <w:rFonts w:ascii="Arial" w:hAnsi="Arial" w:cs="Arial"/>
              </w:rPr>
            </w:pPr>
            <w:r>
              <w:rPr>
                <w:rFonts w:ascii="Arial" w:hAnsi="Arial" w:cs="Arial"/>
                <w:shd w:val="clear" w:color="auto" w:fill="FFF59D"/>
              </w:rPr>
              <w:t xml:space="preserve">A request shall open on its detail with the tabs Details (current and requested values), Approvers and History (every event with its remarks).</w:t>
            </w:r>
          </w:p>
          <w:p>
            <w:pPr>
              <w:pStyle w:val="ListParagraph"/>
              <w:numPr>
                <w:ilvl w:val="0"/>
                <w:numId w:val="185"/>
              </w:numPr>
              <w:rPr>
                <w:rFonts w:ascii="Arial" w:hAnsi="Arial" w:cs="Arial"/>
              </w:rPr>
            </w:pPr>
            <w:r>
              <w:rPr>
                <w:rFonts w:ascii="Arial" w:hAnsi="Arial" w:cs="Arial"/>
                <w:shd w:val="clear" w:color="auto" w:fill="FFF59D"/>
              </w:rPr>
              <w:t xml:space="preserve">The requester shall be notified of each decision (FRUM.013.01).</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86"/>
              </w:numPr>
              <w:rPr>
                <w:rFonts w:ascii="Arial" w:hAnsi="Arial" w:cs="Arial"/>
              </w:rPr>
            </w:pPr>
            <w:r>
              <w:rPr>
                <w:rFonts w:ascii="Arial" w:hAnsi="Arial" w:cs="Arial"/>
                <w:shd w:val="clear" w:color="auto" w:fill="FFF59D"/>
              </w:rPr>
              <w:t xml:space="preserve">A Requestor sees only his or her requests, with the current status.</w:t>
            </w:r>
          </w:p>
          <w:p>
            <w:pPr>
              <w:pStyle w:val="ListParagraph"/>
              <w:numPr>
                <w:ilvl w:val="0"/>
                <w:numId w:val="186"/>
              </w:numPr>
              <w:rPr>
                <w:rFonts w:ascii="Arial" w:hAnsi="Arial" w:cs="Arial"/>
              </w:rPr>
            </w:pPr>
            <w:r>
              <w:rPr>
                <w:rFonts w:ascii="Arial" w:hAnsi="Arial" w:cs="Arial"/>
                <w:shd w:val="clear" w:color="auto" w:fill="FFF59D"/>
              </w:rPr>
              <w:t xml:space="preserve">The History tab lists the submission, return, re-submission and approval with their remarks.</w:t>
            </w:r>
          </w:p>
          <w:p>
            <w:pPr>
              <w:rPr>
                <w:rFonts w:ascii="Arial" w:hAnsi="Arial" w:cs="Arial"/>
              </w:rPr>
            </w:pPr>
          </w:p>
          <w:p>
            <w:pPr>
              <w:keepNext/>
              <w:rPr>
                <w:rFonts w:ascii="Arial" w:hAnsi="Arial" w:cs="Arial"/>
              </w:rPr>
            </w:pPr>
            <w:r>
              <w:rPr>
                <w:rFonts w:ascii="Arial" w:hAnsi="Arial" w:cs="Arial"/>
                <w:b/>
                <w:bCs/>
                <w:shd w:val="clear" w:color="auto" w:fill="FFF59D"/>
              </w:rPr>
              <w:t xml:space="preserve">FRUM.009.10 Effective Date</w:t>
            </w:r>
          </w:p>
          <w:p>
            <w:pPr>
              <w:pStyle w:val="ListParagraph"/>
              <w:numPr>
                <w:ilvl w:val="0"/>
                <w:numId w:val="187"/>
              </w:numPr>
              <w:rPr>
                <w:rFonts w:ascii="Arial" w:hAnsi="Arial" w:cs="Arial"/>
              </w:rPr>
            </w:pPr>
            <w:r>
              <w:rPr>
                <w:rFonts w:ascii="Arial" w:hAnsi="Arial" w:cs="Arial"/>
                <w:shd w:val="clear" w:color="auto" w:fill="FFF59D"/>
              </w:rPr>
              <w:t xml:space="preserve">A request may carry an effective date of today or later; approved before that date, it shall wait as Scheduled and be applied by the daily run on the date after a new check; a blank date applies the change on approval.</w:t>
            </w:r>
          </w:p>
          <w:p>
            <w:pPr>
              <w:pStyle w:val="ListParagraph"/>
              <w:numPr>
                <w:ilvl w:val="0"/>
                <w:numId w:val="187"/>
              </w:numPr>
              <w:rPr>
                <w:rFonts w:ascii="Arial" w:hAnsi="Arial" w:cs="Arial"/>
              </w:rPr>
            </w:pPr>
            <w:r>
              <w:rPr>
                <w:rFonts w:ascii="Arial" w:hAnsi="Arial" w:cs="Arial"/>
                <w:shd w:val="clear" w:color="auto" w:fill="FFF59D"/>
              </w:rPr>
              <w:t xml:space="preserve">If the new check fails, the request shall stay Scheduled and the System Administrators shall be alerted.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88"/>
              </w:numPr>
              <w:rPr>
                <w:rFonts w:ascii="Arial" w:hAnsi="Arial" w:cs="Arial"/>
              </w:rPr>
            </w:pPr>
            <w:r>
              <w:rPr>
                <w:rFonts w:ascii="Arial" w:hAnsi="Arial" w:cs="Arial"/>
                <w:shd w:val="clear" w:color="auto" w:fill="FFF59D"/>
              </w:rPr>
              <w:t xml:space="preserve">A deactivation approved on the 10th with the effective date 15th is applied on the 15th.</w:t>
            </w:r>
          </w:p>
          <w:p>
            <w:pPr>
              <w:pStyle w:val="ListParagraph"/>
              <w:numPr>
                <w:ilvl w:val="0"/>
                <w:numId w:val="188"/>
              </w:numPr>
              <w:rPr>
                <w:rFonts w:ascii="Arial" w:hAnsi="Arial" w:cs="Arial"/>
              </w:rPr>
            </w:pPr>
            <w:r>
              <w:rPr>
                <w:rFonts w:ascii="Arial" w:hAnsi="Arial" w:cs="Arial"/>
                <w:shd w:val="clear" w:color="auto" w:fill="FFF59D"/>
              </w:rPr>
              <w:t xml:space="preserve">An effective date in the past is refused with "The effective date cannot be before today".</w:t>
            </w:r>
          </w:p>
        </w:tc>
        <w:tc>
          <w:tcPr>
            <w:tcW w:w="943" w:type="dxa"/>
            <w:shd w:val="clear" w:color="auto" w:fill="FFF59D"/>
            <w:tcMar/>
          </w:tcPr>
          <w:p>
            <w:pPr>
              <w:rPr>
                <w:rFonts w:ascii="Arial" w:hAnsi="Arial" w:cs="Arial"/>
              </w:rPr>
            </w:pPr>
          </w:p>
        </w:tc>
      </w:tr>
      <w:tr>
        <w:trPr>
          <w:trHeight w:val="978"/>
        </w:trPr>
        <w:tc>
          <w:tcPr>
            <w:tcW w:w="1457" w:type="dxa"/>
            <w:shd w:val="clear" w:color="auto" w:fill="FFF59D"/>
            <w:tcMar/>
          </w:tcPr>
          <w:p>
            <w:pPr>
              <w:rPr>
                <w:rFonts w:ascii="Arial" w:hAnsi="Arial" w:cs="Arial"/>
              </w:rPr>
            </w:pPr>
            <w:r>
              <w:rPr>
                <w:rFonts w:ascii="Arial" w:hAnsi="Arial" w:cs="Arial"/>
                <w:shd w:val="clear" w:color="auto" w:fill="FFF59D"/>
              </w:rPr>
              <w:t xml:space="preserve">FRUM.010</w:t>
            </w:r>
          </w:p>
        </w:tc>
        <w:tc>
          <w:tcPr>
            <w:tcW w:w="1151" w:type="dxa"/>
            <w:shd w:val="clear" w:color="auto" w:fill="FFF59D"/>
            <w:tcMar/>
          </w:tcPr>
          <w:p>
            <w:pPr>
              <w:rPr>
                <w:rFonts w:ascii="Arial" w:hAnsi="Arial" w:cs="Arial"/>
              </w:rPr>
            </w:pPr>
            <w:r>
              <w:rPr>
                <w:rFonts w:ascii="Arial" w:hAnsi="Arial" w:cs="Arial"/>
                <w:shd w:val="clear" w:color="auto" w:fill="FFF59D"/>
              </w:rPr>
              <w:t xml:space="preserve">User Access Requests</w:t>
            </w:r>
          </w:p>
        </w:tc>
        <w:tc>
          <w:tcPr>
            <w:tcW w:w="1958" w:type="dxa"/>
            <w:shd w:val="clear" w:color="auto" w:fill="FFF59D"/>
            <w:tcMar/>
          </w:tcPr>
          <w:p>
            <w:pPr>
              <w:rPr>
                <w:rFonts w:ascii="Arial" w:hAnsi="Arial" w:cs="Arial"/>
              </w:rPr>
            </w:pPr>
            <w:r>
              <w:rPr>
                <w:rFonts w:ascii="Arial" w:hAnsi="Arial" w:cs="Arial"/>
                <w:shd w:val="clear" w:color="auto" w:fill="FFF59D"/>
              </w:rPr>
              <w:t xml:space="preserve">Review and Approval (Approver)</w:t>
            </w:r>
          </w:p>
        </w:tc>
        <w:tc>
          <w:tcPr>
            <w:tcW w:w="4571" w:type="dxa"/>
            <w:shd w:val="clear" w:color="auto" w:fill="FFF59D"/>
            <w:tcMar/>
          </w:tcPr>
          <w:p>
            <w:pPr>
              <w:keepNext/>
              <w:rPr>
                <w:rFonts w:ascii="Arial" w:hAnsi="Arial" w:cs="Arial"/>
              </w:rPr>
            </w:pPr>
            <w:r>
              <w:rPr>
                <w:rFonts w:ascii="Arial" w:hAnsi="Arial" w:cs="Arial"/>
                <w:b/>
                <w:bCs/>
                <w:shd w:val="clear" w:color="auto" w:fill="FFF59D"/>
              </w:rPr>
              <w:t xml:space="preserve">FRUM.010.01 Receive, List and Open Requests for Approval</w:t>
            </w:r>
          </w:p>
          <w:p>
            <w:pPr>
              <w:pStyle w:val="ListParagraph"/>
              <w:numPr>
                <w:ilvl w:val="0"/>
                <w:numId w:val="189"/>
              </w:numPr>
              <w:rPr>
                <w:rFonts w:ascii="Arial" w:hAnsi="Arial" w:cs="Arial"/>
              </w:rPr>
            </w:pPr>
            <w:r>
              <w:rPr>
                <w:rFonts w:ascii="Arial" w:hAnsi="Arial" w:cs="Arial"/>
                <w:shd w:val="clear" w:color="auto" w:fill="FFF59D"/>
              </w:rPr>
              <w:t xml:space="preserve">The chosen approver shall receive a notice for each request assigned to him or her and find it in My Approvals and on Access Requests under Assigned to Me; the detail shows the current values next to the requested ones, the risk flags and the history.</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90"/>
              </w:numPr>
              <w:rPr>
                <w:rFonts w:ascii="Arial" w:hAnsi="Arial" w:cs="Arial"/>
              </w:rPr>
            </w:pPr>
            <w:r>
              <w:rPr>
                <w:rFonts w:ascii="Arial" w:hAnsi="Arial" w:cs="Arial"/>
                <w:shd w:val="clear" w:color="auto" w:fill="FFF59D"/>
              </w:rPr>
              <w:t xml:space="preserve">The chosen approver receives a notice and finds the request under Assigned to Me.</w:t>
            </w:r>
          </w:p>
          <w:p>
            <w:pPr>
              <w:pStyle w:val="ListParagraph"/>
              <w:numPr>
                <w:ilvl w:val="0"/>
                <w:numId w:val="190"/>
              </w:numPr>
              <w:rPr>
                <w:rFonts w:ascii="Arial" w:hAnsi="Arial" w:cs="Arial"/>
              </w:rPr>
            </w:pPr>
            <w:r>
              <w:rPr>
                <w:rFonts w:ascii="Arial" w:hAnsi="Arial" w:cs="Arial"/>
                <w:shd w:val="clear" w:color="auto" w:fill="FFF59D"/>
              </w:rPr>
              <w:t xml:space="preserve">The detail of a role change shows Marketing Team Lead as current and Processing Team Lead as requested.</w:t>
            </w:r>
          </w:p>
          <w:p>
            <w:pPr>
              <w:rPr>
                <w:rFonts w:ascii="Arial" w:hAnsi="Arial" w:cs="Arial"/>
              </w:rPr>
            </w:pPr>
          </w:p>
          <w:p>
            <w:pPr>
              <w:keepNext/>
              <w:rPr>
                <w:rFonts w:ascii="Arial" w:hAnsi="Arial" w:cs="Arial"/>
              </w:rPr>
            </w:pPr>
            <w:r>
              <w:rPr>
                <w:rFonts w:ascii="Arial" w:hAnsi="Arial" w:cs="Arial"/>
                <w:b/>
                <w:bCs/>
                <w:shd w:val="clear" w:color="auto" w:fill="FFF59D"/>
              </w:rPr>
              <w:t xml:space="preserve">FRUM.010.02 Approve a Request</w:t>
            </w:r>
          </w:p>
          <w:p>
            <w:pPr>
              <w:pStyle w:val="ListParagraph"/>
              <w:numPr>
                <w:ilvl w:val="0"/>
                <w:numId w:val="191"/>
              </w:numPr>
              <w:rPr>
                <w:rFonts w:ascii="Arial" w:hAnsi="Arial" w:cs="Arial"/>
              </w:rPr>
            </w:pPr>
            <w:r>
              <w:rPr>
                <w:rFonts w:ascii="Arial" w:hAnsi="Arial" w:cs="Arial"/>
                <w:shd w:val="clear" w:color="auto" w:fill="FFF59D"/>
              </w:rPr>
              <w:t xml:space="preserve">Approve and Apply shall record the decision and apply the change, or set the request to Scheduled (effective date), Pending Second Approval (risk flag) or For Implementation (group profile); the change is checked again at approval.</w:t>
            </w:r>
          </w:p>
          <w:p>
            <w:pPr>
              <w:pStyle w:val="ListParagraph"/>
              <w:numPr>
                <w:ilvl w:val="0"/>
                <w:numId w:val="191"/>
              </w:numPr>
              <w:rPr>
                <w:rFonts w:ascii="Arial" w:hAnsi="Arial" w:cs="Arial"/>
              </w:rPr>
            </w:pPr>
            <w:r>
              <w:rPr>
                <w:rFonts w:ascii="Arial" w:hAnsi="Arial" w:cs="Arial"/>
                <w:shd w:val="clear" w:color="auto" w:fill="FFF59D"/>
              </w:rPr>
              <w:t xml:space="preserve">Neither the requester nor the user concerned shall decide ("A request cannot be decided by the user who submitted it"; "You cannot decide a request about your own access").</w:t>
            </w:r>
          </w:p>
          <w:p>
            <w:pPr>
              <w:pStyle w:val="ListParagraph"/>
              <w:numPr>
                <w:ilvl w:val="0"/>
                <w:numId w:val="191"/>
              </w:numPr>
              <w:rPr>
                <w:rFonts w:ascii="Arial" w:hAnsi="Arial" w:cs="Arial"/>
              </w:rPr>
            </w:pPr>
            <w:r>
              <w:rPr>
                <w:rFonts w:ascii="Arial" w:hAnsi="Arial" w:cs="Arial"/>
                <w:shd w:val="clear" w:color="auto" w:fill="FFF59D"/>
              </w:rPr>
              <w:t xml:space="preserve">An enrolment shall be approved on its own page so that the temporary password of a local account is shown once to the approver; other requests may be approved several at a time.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92"/>
              </w:numPr>
              <w:rPr>
                <w:rFonts w:ascii="Arial" w:hAnsi="Arial" w:cs="Arial"/>
              </w:rPr>
            </w:pPr>
            <w:r>
              <w:rPr>
                <w:rFonts w:ascii="Arial" w:hAnsi="Arial" w:cs="Arial"/>
                <w:shd w:val="clear" w:color="auto" w:fill="FFF59D"/>
              </w:rPr>
              <w:t xml:space="preserve">An approved enrolment creates the user and shows the temporary password once.</w:t>
            </w:r>
          </w:p>
          <w:p>
            <w:pPr>
              <w:pStyle w:val="ListParagraph"/>
              <w:numPr>
                <w:ilvl w:val="0"/>
                <w:numId w:val="192"/>
              </w:numPr>
              <w:rPr>
                <w:rFonts w:ascii="Arial" w:hAnsi="Arial" w:cs="Arial"/>
              </w:rPr>
            </w:pPr>
            <w:r>
              <w:rPr>
                <w:rFonts w:ascii="Arial" w:hAnsi="Arial" w:cs="Arial"/>
                <w:shd w:val="clear" w:color="auto" w:fill="FFF59D"/>
              </w:rPr>
              <w:t xml:space="preserve">The requester cannot approve his or her own request.</w:t>
            </w:r>
          </w:p>
          <w:p>
            <w:pPr>
              <w:rPr>
                <w:rFonts w:ascii="Arial" w:hAnsi="Arial" w:cs="Arial"/>
              </w:rPr>
            </w:pPr>
          </w:p>
          <w:p>
            <w:pPr>
              <w:keepNext/>
              <w:rPr>
                <w:rFonts w:ascii="Arial" w:hAnsi="Arial" w:cs="Arial"/>
              </w:rPr>
            </w:pPr>
            <w:r>
              <w:rPr>
                <w:rFonts w:ascii="Arial" w:hAnsi="Arial" w:cs="Arial"/>
                <w:b/>
                <w:bCs/>
                <w:shd w:val="clear" w:color="auto" w:fill="FFF59D"/>
              </w:rPr>
              <w:t xml:space="preserve">FRUM.010.03 Reject a Request</w:t>
            </w:r>
          </w:p>
          <w:p>
            <w:pPr>
              <w:pStyle w:val="ListParagraph"/>
              <w:numPr>
                <w:ilvl w:val="0"/>
                <w:numId w:val="193"/>
              </w:numPr>
              <w:rPr>
                <w:rFonts w:ascii="Arial" w:hAnsi="Arial" w:cs="Arial"/>
              </w:rPr>
            </w:pPr>
            <w:r>
              <w:rPr>
                <w:rFonts w:ascii="Arial" w:hAnsi="Arial" w:cs="Arial"/>
                <w:shd w:val="clear" w:color="auto" w:fill="FFF59D"/>
              </w:rPr>
              <w:t xml:space="preserve">Reject shall need a reason ("Enter the reason of the rejection"), set the request to Rejected, change nothing and notify the requester; a rejected request is final.</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94"/>
              </w:numPr>
              <w:rPr>
                <w:rFonts w:ascii="Arial" w:hAnsi="Arial" w:cs="Arial"/>
              </w:rPr>
            </w:pPr>
            <w:r>
              <w:rPr>
                <w:rFonts w:ascii="Arial" w:hAnsi="Arial" w:cs="Arial"/>
                <w:shd w:val="clear" w:color="auto" w:fill="FFF59D"/>
              </w:rPr>
              <w:t xml:space="preserve">A rejection without a reason is refused.</w:t>
            </w:r>
          </w:p>
          <w:p>
            <w:pPr>
              <w:pStyle w:val="ListParagraph"/>
              <w:numPr>
                <w:ilvl w:val="0"/>
                <w:numId w:val="194"/>
              </w:numPr>
              <w:rPr>
                <w:rFonts w:ascii="Arial" w:hAnsi="Arial" w:cs="Arial"/>
              </w:rPr>
            </w:pPr>
            <w:r>
              <w:rPr>
                <w:rFonts w:ascii="Arial" w:hAnsi="Arial" w:cs="Arial"/>
                <w:shd w:val="clear" w:color="auto" w:fill="FFF59D"/>
              </w:rPr>
              <w:t xml:space="preserve">The requester sees the reason on the rejected request.</w:t>
            </w:r>
          </w:p>
          <w:p>
            <w:pPr>
              <w:rPr>
                <w:rFonts w:ascii="Arial" w:hAnsi="Arial" w:cs="Arial"/>
              </w:rPr>
            </w:pPr>
          </w:p>
          <w:p>
            <w:pPr>
              <w:keepNext/>
              <w:rPr>
                <w:rFonts w:ascii="Arial" w:hAnsi="Arial" w:cs="Arial"/>
              </w:rPr>
            </w:pPr>
            <w:r>
              <w:rPr>
                <w:rFonts w:ascii="Arial" w:hAnsi="Arial" w:cs="Arial"/>
                <w:b/>
                <w:bCs/>
                <w:shd w:val="clear" w:color="auto" w:fill="FFF59D"/>
              </w:rPr>
              <w:t xml:space="preserve">FRUM.010.04 Return a Request to the Requestor</w:t>
            </w:r>
          </w:p>
          <w:p>
            <w:pPr>
              <w:pStyle w:val="ListParagraph"/>
              <w:numPr>
                <w:ilvl w:val="0"/>
                <w:numId w:val="195"/>
              </w:numPr>
              <w:rPr>
                <w:rFonts w:ascii="Arial" w:hAnsi="Arial" w:cs="Arial"/>
              </w:rPr>
            </w:pPr>
            <w:r>
              <w:rPr>
                <w:rFonts w:ascii="Arial" w:hAnsi="Arial" w:cs="Arial"/>
                <w:shd w:val="clear" w:color="auto" w:fill="FFF59D"/>
              </w:rPr>
              <w:t xml:space="preserve">Return shall need remarks, set the request to Returned and notify the requester to correct it (FRUM.009.07).</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96"/>
              </w:numPr>
              <w:rPr>
                <w:rFonts w:ascii="Arial" w:hAnsi="Arial" w:cs="Arial"/>
              </w:rPr>
            </w:pPr>
            <w:r>
              <w:rPr>
                <w:rFonts w:ascii="Arial" w:hAnsi="Arial" w:cs="Arial"/>
                <w:shd w:val="clear" w:color="auto" w:fill="FFF59D"/>
              </w:rPr>
              <w:t xml:space="preserve">A returned request appears in the requester's list for correction with the approver's remarks.</w:t>
            </w:r>
          </w:p>
          <w:p>
            <w:pPr>
              <w:rPr>
                <w:rFonts w:ascii="Arial" w:hAnsi="Arial" w:cs="Arial"/>
              </w:rPr>
            </w:pPr>
          </w:p>
          <w:p>
            <w:pPr>
              <w:keepNext/>
              <w:rPr>
                <w:rFonts w:ascii="Arial" w:hAnsi="Arial" w:cs="Arial"/>
              </w:rPr>
            </w:pPr>
            <w:r>
              <w:rPr>
                <w:rFonts w:ascii="Arial" w:hAnsi="Arial" w:cs="Arial"/>
                <w:b/>
                <w:bCs/>
                <w:shd w:val="clear" w:color="auto" w:fill="FFF59D"/>
              </w:rPr>
              <w:t xml:space="preserve">FRUM.010.05 Second Approval of Privileged and Out-of-Hours Changes</w:t>
            </w:r>
          </w:p>
          <w:p>
            <w:pPr>
              <w:pStyle w:val="ListParagraph"/>
              <w:numPr>
                <w:ilvl w:val="0"/>
                <w:numId w:val="197"/>
              </w:numPr>
              <w:rPr>
                <w:rFonts w:ascii="Arial" w:hAnsi="Arial" w:cs="Arial"/>
              </w:rPr>
            </w:pPr>
            <w:r>
              <w:rPr>
                <w:rFonts w:ascii="Arial" w:hAnsi="Arial" w:cs="Arial"/>
                <w:shd w:val="clear" w:color="auto" w:fill="FFF59D"/>
              </w:rPr>
              <w:t xml:space="preserve">The system shall flag a request that gives a user a High or Admin group profile, or that is submitted or approved outside working hours (08:00 to 18:00, Monday to Friday, as delivered); after the first approval a flagged request shall wait as Pending Second Approval for a holder of the second-approval permission other than the first approver, and raise an alert.</w:t>
            </w:r>
          </w:p>
          <w:p>
            <w:pPr>
              <w:pStyle w:val="ListParagraph"/>
              <w:numPr>
                <w:ilvl w:val="0"/>
                <w:numId w:val="197"/>
              </w:numPr>
              <w:rPr>
                <w:rFonts w:ascii="Arial" w:hAnsi="Arial" w:cs="Arial"/>
              </w:rPr>
            </w:pPr>
            <w:r>
              <w:rPr>
                <w:rFonts w:ascii="Arial" w:hAnsi="Arial" w:cs="Arial"/>
                <w:shd w:val="clear" w:color="auto" w:fill="FFF59D"/>
              </w:rPr>
              <w:t xml:space="preserve">The second approver approves, rejects or returns the request as in FRUM.010.02 to FRUM.010.04.</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98"/>
              </w:numPr>
              <w:rPr>
                <w:rFonts w:ascii="Arial" w:hAnsi="Arial" w:cs="Arial"/>
              </w:rPr>
            </w:pPr>
            <w:r>
              <w:rPr>
                <w:rFonts w:ascii="Arial" w:hAnsi="Arial" w:cs="Arial"/>
                <w:shd w:val="clear" w:color="auto" w:fill="FFF59D"/>
              </w:rPr>
              <w:t xml:space="preserve">A request that adds the System Administrator profile to a user needs a second approval.</w:t>
            </w:r>
          </w:p>
          <w:p>
            <w:pPr>
              <w:pStyle w:val="ListParagraph"/>
              <w:numPr>
                <w:ilvl w:val="0"/>
                <w:numId w:val="198"/>
              </w:numPr>
              <w:rPr>
                <w:rFonts w:ascii="Arial" w:hAnsi="Arial" w:cs="Arial"/>
              </w:rPr>
            </w:pPr>
            <w:r>
              <w:rPr>
                <w:rFonts w:ascii="Arial" w:hAnsi="Arial" w:cs="Arial"/>
                <w:shd w:val="clear" w:color="auto" w:fill="FFF59D"/>
              </w:rPr>
              <w:t xml:space="preserve">A request submitted at 21:00 on a weekday is flagged out of hours.</w:t>
            </w:r>
          </w:p>
          <w:p>
            <w:pPr>
              <w:pStyle w:val="ListParagraph"/>
              <w:numPr>
                <w:ilvl w:val="0"/>
                <w:numId w:val="198"/>
              </w:numPr>
              <w:rPr>
                <w:rFonts w:ascii="Arial" w:hAnsi="Arial" w:cs="Arial"/>
              </w:rPr>
            </w:pPr>
            <w:r>
              <w:rPr>
                <w:rFonts w:ascii="Arial" w:hAnsi="Arial" w:cs="Arial"/>
                <w:shd w:val="clear" w:color="auto" w:fill="FFF59D"/>
              </w:rPr>
              <w:t xml:space="preserve">The first approver cannot give the second approval.</w:t>
            </w:r>
          </w:p>
        </w:tc>
        <w:tc>
          <w:tcPr>
            <w:tcW w:w="943" w:type="dxa"/>
            <w:shd w:val="clear" w:color="auto" w:fill="FFF59D"/>
            <w:tcMar/>
          </w:tcPr>
          <w:p>
            <w:pPr>
              <w:rPr>
                <w:rFonts w:ascii="Arial" w:hAnsi="Arial" w:cs="Arial"/>
              </w:rPr>
            </w:pPr>
          </w:p>
        </w:tc>
      </w:tr>
      <w:tr>
        <w:trPr>
          <w:trHeight w:val="978"/>
        </w:trPr>
        <w:tc>
          <w:tcPr>
            <w:tcW w:w="1457" w:type="dxa"/>
            <w:shd w:val="clear" w:color="auto" w:fill="FFF59D"/>
            <w:tcMar/>
          </w:tcPr>
          <w:p>
            <w:pPr>
              <w:rPr>
                <w:rFonts w:ascii="Arial" w:hAnsi="Arial" w:cs="Arial"/>
              </w:rPr>
            </w:pPr>
            <w:r>
              <w:rPr>
                <w:rFonts w:ascii="Arial" w:hAnsi="Arial" w:cs="Arial"/>
                <w:shd w:val="clear" w:color="auto" w:fill="FFF59D"/>
              </w:rPr>
              <w:t xml:space="preserve">FRUM.011</w:t>
            </w:r>
          </w:p>
        </w:tc>
        <w:tc>
          <w:tcPr>
            <w:tcW w:w="1151" w:type="dxa"/>
            <w:shd w:val="clear" w:color="auto" w:fill="FFF59D"/>
            <w:tcMar/>
          </w:tcPr>
          <w:p>
            <w:pPr>
              <w:rPr>
                <w:rFonts w:ascii="Arial" w:hAnsi="Arial" w:cs="Arial"/>
              </w:rPr>
            </w:pPr>
            <w:r>
              <w:rPr>
                <w:rFonts w:ascii="Arial" w:hAnsi="Arial" w:cs="Arial"/>
                <w:shd w:val="clear" w:color="auto" w:fill="FFF59D"/>
              </w:rPr>
              <w:t xml:space="preserve">User Access Requests</w:t>
            </w:r>
          </w:p>
        </w:tc>
        <w:tc>
          <w:tcPr>
            <w:tcW w:w="1958" w:type="dxa"/>
            <w:shd w:val="clear" w:color="auto" w:fill="FFF59D"/>
            <w:tcMar/>
          </w:tcPr>
          <w:p>
            <w:pPr>
              <w:rPr>
                <w:rFonts w:ascii="Arial" w:hAnsi="Arial" w:cs="Arial"/>
              </w:rPr>
            </w:pPr>
            <w:r>
              <w:rPr>
                <w:rFonts w:ascii="Arial" w:hAnsi="Arial" w:cs="Arial"/>
                <w:shd w:val="clear" w:color="auto" w:fill="FFF59D"/>
              </w:rPr>
              <w:t xml:space="preserve">Bulk Request</w:t>
            </w:r>
          </w:p>
        </w:tc>
        <w:tc>
          <w:tcPr>
            <w:tcW w:w="4571" w:type="dxa"/>
            <w:shd w:val="clear" w:color="auto" w:fill="FFF59D"/>
            <w:tcMar/>
          </w:tcPr>
          <w:p>
            <w:pPr>
              <w:keepNext/>
              <w:rPr>
                <w:rFonts w:ascii="Arial" w:hAnsi="Arial" w:cs="Arial"/>
              </w:rPr>
            </w:pPr>
            <w:r>
              <w:rPr>
                <w:rFonts w:ascii="Arial" w:hAnsi="Arial" w:cs="Arial"/>
                <w:b/>
                <w:bCs/>
                <w:shd w:val="clear" w:color="auto" w:fill="FFF59D"/>
              </w:rPr>
              <w:t xml:space="preserve">FRUM.011.01 Submit a Bulk Request</w:t>
            </w:r>
          </w:p>
          <w:p>
            <w:pPr>
              <w:pStyle w:val="ListParagraph"/>
              <w:numPr>
                <w:ilvl w:val="0"/>
                <w:numId w:val="199"/>
              </w:numPr>
              <w:rPr>
                <w:rFonts w:ascii="Arial" w:hAnsi="Arial" w:cs="Arial"/>
              </w:rPr>
            </w:pPr>
            <w:r>
              <w:rPr>
                <w:rFonts w:ascii="Arial" w:hAnsi="Arial" w:cs="Arial"/>
                <w:shd w:val="clear" w:color="auto" w:fill="FFF59D"/>
              </w:rPr>
              <w:t xml:space="preserve">The Requestor shall download the template, fill in one row per user (action enrol, modify, deactivate or reactivate; user ID, Windows ID, name, e-mail, branch, business unit group, user level, group profiles, effective date, remarks) and upload it as Excel, CSV or TXT.</w:t>
            </w:r>
          </w:p>
          <w:p>
            <w:pPr>
              <w:pStyle w:val="ListParagraph"/>
              <w:numPr>
                <w:ilvl w:val="0"/>
                <w:numId w:val="199"/>
              </w:numPr>
              <w:rPr>
                <w:rFonts w:ascii="Arial" w:hAnsi="Arial" w:cs="Arial"/>
              </w:rPr>
            </w:pPr>
            <w:r>
              <w:rPr>
                <w:rFonts w:ascii="Arial" w:hAnsi="Arial" w:cs="Arial"/>
                <w:shd w:val="clear" w:color="auto" w:fill="FFF59D"/>
              </w:rPr>
              <w:t xml:space="preserve">The system shall check every row as a single request and show a validation report with the rows in error and their messages, which can be downloaded as an error file; the valid rows become the lines of a draft batch.</w:t>
            </w:r>
          </w:p>
          <w:p>
            <w:pPr>
              <w:pStyle w:val="ListParagraph"/>
              <w:numPr>
                <w:ilvl w:val="0"/>
                <w:numId w:val="199"/>
              </w:numPr>
              <w:rPr>
                <w:rFonts w:ascii="Arial" w:hAnsi="Arial" w:cs="Arial"/>
              </w:rPr>
            </w:pPr>
            <w:r>
              <w:rPr>
                <w:rFonts w:ascii="Arial" w:hAnsi="Arial" w:cs="Arial"/>
                <w:shd w:val="clear" w:color="auto" w:fill="FFF59D"/>
              </w:rPr>
              <w:t xml:space="preserve">The Requestor shall add the batch remarks, edit the draft (replace the file or remove lines), cancel it or submit it to the chosen approver.</w:t>
            </w:r>
          </w:p>
          <w:p>
            <w:pPr>
              <w:pStyle w:val="ListParagraph"/>
              <w:numPr>
                <w:ilvl w:val="0"/>
                <w:numId w:val="199"/>
              </w:numPr>
              <w:rPr>
                <w:rFonts w:ascii="Arial" w:hAnsi="Arial" w:cs="Arial"/>
              </w:rPr>
            </w:pPr>
            <w:r>
              <w:rPr>
                <w:rFonts w:ascii="Arial" w:hAnsi="Arial" w:cs="Arial"/>
                <w:shd w:val="clear" w:color="auto" w:fill="FFF59D"/>
              </w:rPr>
              <w:t xml:space="preserve">On approval each line shall be applied on its own; a failed line is marked with its reason and the other lines stand.</w:t>
            </w:r>
          </w:p>
          <w:p>
            <w:pPr>
              <w:pStyle w:val="ListParagraph"/>
              <w:numPr>
                <w:ilvl w:val="0"/>
                <w:numId w:val="199"/>
              </w:numPr>
              <w:rPr>
                <w:rFonts w:ascii="Arial" w:hAnsi="Arial" w:cs="Arial"/>
              </w:rPr>
            </w:pPr>
            <w:r>
              <w:rPr>
                <w:rFonts w:ascii="Arial" w:hAnsi="Arial" w:cs="Arial"/>
                <w:shd w:val="clear" w:color="auto" w:fill="FFF59D"/>
              </w:rPr>
              <w:t xml:space="preserve">The maximum number of rows and line-by-line decisions are set by BDOI (Annex Q).</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00"/>
              </w:numPr>
              <w:rPr>
                <w:rFonts w:ascii="Arial" w:hAnsi="Arial" w:cs="Arial"/>
              </w:rPr>
            </w:pPr>
            <w:r>
              <w:rPr>
                <w:rFonts w:ascii="Arial" w:hAnsi="Arial" w:cs="Arial"/>
                <w:shd w:val="clear" w:color="auto" w:fill="FFF59D"/>
              </w:rPr>
              <w:t xml:space="preserve">A file of three enrolments creates a draft batch of three lines; after approval the three users exist.</w:t>
            </w:r>
          </w:p>
          <w:p>
            <w:pPr>
              <w:pStyle w:val="ListParagraph"/>
              <w:numPr>
                <w:ilvl w:val="0"/>
                <w:numId w:val="200"/>
              </w:numPr>
              <w:rPr>
                <w:rFonts w:ascii="Arial" w:hAnsi="Arial" w:cs="Arial"/>
              </w:rPr>
            </w:pPr>
            <w:r>
              <w:rPr>
                <w:rFonts w:ascii="Arial" w:hAnsi="Arial" w:cs="Arial"/>
                <w:shd w:val="clear" w:color="auto" w:fill="FFF59D"/>
              </w:rPr>
              <w:t xml:space="preserve">A row with an existing user ID is reported before the batch is created.</w:t>
            </w:r>
          </w:p>
          <w:p>
            <w:pPr>
              <w:pStyle w:val="ListParagraph"/>
              <w:numPr>
                <w:ilvl w:val="0"/>
                <w:numId w:val="200"/>
              </w:numPr>
              <w:rPr>
                <w:rFonts w:ascii="Arial" w:hAnsi="Arial" w:cs="Arial"/>
              </w:rPr>
            </w:pPr>
            <w:r>
              <w:rPr>
                <w:rFonts w:ascii="Arial" w:hAnsi="Arial" w:cs="Arial"/>
                <w:shd w:val="clear" w:color="auto" w:fill="FFF59D"/>
              </w:rPr>
              <w:t xml:space="preserve">A file that is not Excel, CSV or TXT is refused.</w:t>
            </w:r>
          </w:p>
        </w:tc>
        <w:tc>
          <w:tcPr>
            <w:tcW w:w="943" w:type="dxa"/>
            <w:shd w:val="clear" w:color="auto" w:fill="FFF59D"/>
            <w:tcMar/>
          </w:tcPr>
          <w:p>
            <w:pPr>
              <w:rPr>
                <w:rFonts w:ascii="Arial" w:hAnsi="Arial" w:cs="Arial"/>
              </w:rPr>
            </w:pPr>
          </w:p>
        </w:tc>
      </w:tr>
      <w:tr>
        <w:trPr>
          <w:trHeight w:val="978"/>
        </w:trPr>
        <w:tc>
          <w:tcPr>
            <w:tcW w:w="1457" w:type="dxa"/>
            <w:shd w:val="clear" w:color="auto" w:fill="FFF59D"/>
            <w:tcMar/>
          </w:tcPr>
          <w:p>
            <w:pPr>
              <w:rPr>
                <w:rFonts w:ascii="Arial" w:hAnsi="Arial" w:cs="Arial"/>
              </w:rPr>
            </w:pPr>
            <w:r>
              <w:rPr>
                <w:rFonts w:ascii="Arial" w:hAnsi="Arial" w:cs="Arial"/>
                <w:shd w:val="clear" w:color="auto" w:fill="FFF59D"/>
              </w:rPr>
              <w:t xml:space="preserve">FRUM.012</w:t>
            </w:r>
          </w:p>
        </w:tc>
        <w:tc>
          <w:tcPr>
            <w:tcW w:w="1151" w:type="dxa"/>
            <w:shd w:val="clear" w:color="auto" w:fill="FFF59D"/>
            <w:tcMar/>
          </w:tcPr>
          <w:p>
            <w:pPr>
              <w:rPr>
                <w:rFonts w:ascii="Arial" w:hAnsi="Arial" w:cs="Arial"/>
              </w:rPr>
            </w:pPr>
            <w:r>
              <w:rPr>
                <w:rFonts w:ascii="Arial" w:hAnsi="Arial" w:cs="Arial"/>
                <w:shd w:val="clear" w:color="auto" w:fill="FFF59D"/>
              </w:rPr>
              <w:t xml:space="preserve">Security Administration</w:t>
            </w:r>
          </w:p>
        </w:tc>
        <w:tc>
          <w:tcPr>
            <w:tcW w:w="1958" w:type="dxa"/>
            <w:shd w:val="clear" w:color="auto" w:fill="FFF59D"/>
            <w:tcMar/>
          </w:tcPr>
          <w:p>
            <w:pPr>
              <w:rPr>
                <w:rFonts w:ascii="Arial" w:hAnsi="Arial" w:cs="Arial"/>
              </w:rPr>
            </w:pPr>
            <w:r>
              <w:rPr>
                <w:rFonts w:ascii="Arial" w:hAnsi="Arial" w:cs="Arial"/>
                <w:shd w:val="clear" w:color="auto" w:fill="FFF59D"/>
              </w:rPr>
              <w:t xml:space="preserve">Separation of Duties and Security Settings</w:t>
            </w:r>
          </w:p>
        </w:tc>
        <w:tc>
          <w:tcPr>
            <w:tcW w:w="4571" w:type="dxa"/>
            <w:shd w:val="clear" w:color="auto" w:fill="FFF59D"/>
            <w:tcMar/>
          </w:tcPr>
          <w:p>
            <w:pPr>
              <w:keepNext/>
              <w:rPr>
                <w:rFonts w:ascii="Arial" w:hAnsi="Arial" w:cs="Arial"/>
              </w:rPr>
            </w:pPr>
            <w:r>
              <w:rPr>
                <w:rFonts w:ascii="Arial" w:hAnsi="Arial" w:cs="Arial"/>
                <w:b/>
                <w:bCs/>
                <w:shd w:val="clear" w:color="auto" w:fill="FFF59D"/>
              </w:rPr>
              <w:t xml:space="preserve">FRUM.012.01 Separation-of-Duties Rules</w:t>
            </w:r>
          </w:p>
          <w:p>
            <w:pPr>
              <w:pStyle w:val="ListParagraph"/>
              <w:numPr>
                <w:ilvl w:val="0"/>
                <w:numId w:val="201"/>
              </w:numPr>
              <w:rPr>
                <w:rFonts w:ascii="Arial" w:hAnsi="Arial" w:cs="Arial"/>
              </w:rPr>
            </w:pPr>
            <w:r>
              <w:rPr>
                <w:rFonts w:ascii="Arial" w:hAnsi="Arial" w:cs="Arial"/>
                <w:shd w:val="clear" w:color="auto" w:fill="FFF59D"/>
              </w:rPr>
              <w:t xml:space="preserve">The Business Administrator shall record the pairs of group profiles that one user may not hold together, with the reason; each new rule and each deactivation shall wait for the authorisation of Information Security, and the maker never authorises.</w:t>
            </w:r>
          </w:p>
          <w:p>
            <w:pPr>
              <w:pStyle w:val="ListParagraph"/>
              <w:numPr>
                <w:ilvl w:val="0"/>
                <w:numId w:val="201"/>
              </w:numPr>
              <w:rPr>
                <w:rFonts w:ascii="Arial" w:hAnsi="Arial" w:cs="Arial"/>
              </w:rPr>
            </w:pPr>
            <w:r>
              <w:rPr>
                <w:rFonts w:ascii="Arial" w:hAnsi="Arial" w:cs="Arial"/>
                <w:shd w:val="clear" w:color="auto" w:fill="FFF59D"/>
              </w:rPr>
              <w:t xml:space="preserve">Every user request and every bulk line that would give a user both profiles of an active rule shall be refused, on submission and again at approval; users who already hold both are found with the User Access Report.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02"/>
              </w:numPr>
              <w:rPr>
                <w:rFonts w:ascii="Arial" w:hAnsi="Arial" w:cs="Arial"/>
              </w:rPr>
            </w:pPr>
            <w:r>
              <w:rPr>
                <w:rFonts w:ascii="Arial" w:hAnsi="Arial" w:cs="Arial"/>
                <w:shd w:val="clear" w:color="auto" w:fill="FFF59D"/>
              </w:rPr>
              <w:t xml:space="preserve">A rule on the Requestor and Approver profiles, once authorised, refuses a request that gives one user both.</w:t>
            </w:r>
          </w:p>
          <w:p>
            <w:pPr>
              <w:pStyle w:val="ListParagraph"/>
              <w:numPr>
                <w:ilvl w:val="0"/>
                <w:numId w:val="202"/>
              </w:numPr>
              <w:rPr>
                <w:rFonts w:ascii="Arial" w:hAnsi="Arial" w:cs="Arial"/>
              </w:rPr>
            </w:pPr>
            <w:r>
              <w:rPr>
                <w:rFonts w:ascii="Arial" w:hAnsi="Arial" w:cs="Arial"/>
                <w:shd w:val="clear" w:color="auto" w:fill="FFF59D"/>
              </w:rPr>
              <w:t xml:space="preserve">The Business Administrator who created a rule cannot authorise it.</w:t>
            </w:r>
          </w:p>
          <w:p>
            <w:pPr>
              <w:rPr>
                <w:rFonts w:ascii="Arial" w:hAnsi="Arial" w:cs="Arial"/>
              </w:rPr>
            </w:pPr>
          </w:p>
          <w:p>
            <w:pPr>
              <w:keepNext/>
              <w:rPr>
                <w:rFonts w:ascii="Arial" w:hAnsi="Arial" w:cs="Arial"/>
              </w:rPr>
            </w:pPr>
            <w:r>
              <w:rPr>
                <w:rFonts w:ascii="Arial" w:hAnsi="Arial" w:cs="Arial"/>
                <w:b/>
                <w:bCs/>
                <w:shd w:val="clear" w:color="auto" w:fill="FFF59D"/>
              </w:rPr>
              <w:t xml:space="preserve">FRUM.012.02 Second Approval of Security Settings</w:t>
            </w:r>
          </w:p>
          <w:p>
            <w:pPr>
              <w:pStyle w:val="ListParagraph"/>
              <w:numPr>
                <w:ilvl w:val="0"/>
                <w:numId w:val="203"/>
              </w:numPr>
              <w:rPr>
                <w:rFonts w:ascii="Arial" w:hAnsi="Arial" w:cs="Arial"/>
              </w:rPr>
            </w:pPr>
            <w:r>
              <w:rPr>
                <w:rFonts w:ascii="Arial" w:hAnsi="Arial" w:cs="Arial"/>
                <w:shd w:val="clear" w:color="auto" w:fill="FFF59D"/>
              </w:rPr>
              <w:t xml:space="preserve">A change of a security setting (sign-in, lock-out, password, session, dormancy, working hours, approver rules, emergency role edit) shall wait as pending and apply only when an Information Security Officer other than the requester approves it; one change per setting may be pending.</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04"/>
              </w:numPr>
              <w:rPr>
                <w:rFonts w:ascii="Arial" w:hAnsi="Arial" w:cs="Arial"/>
              </w:rPr>
            </w:pPr>
            <w:r>
              <w:rPr>
                <w:rFonts w:ascii="Arial" w:hAnsi="Arial" w:cs="Arial"/>
                <w:shd w:val="clear" w:color="auto" w:fill="FFF59D"/>
              </w:rPr>
              <w:t xml:space="preserve">A change of the lock-out attempts by the System Administrator applies only after the Information Security Officer approves it.</w:t>
            </w:r>
          </w:p>
          <w:p>
            <w:pPr>
              <w:pStyle w:val="ListParagraph"/>
              <w:numPr>
                <w:ilvl w:val="0"/>
                <w:numId w:val="204"/>
              </w:numPr>
              <w:rPr>
                <w:rFonts w:ascii="Arial" w:hAnsi="Arial" w:cs="Arial"/>
              </w:rPr>
            </w:pPr>
            <w:r>
              <w:rPr>
                <w:rFonts w:ascii="Arial" w:hAnsi="Arial" w:cs="Arial"/>
                <w:shd w:val="clear" w:color="auto" w:fill="FFF59D"/>
              </w:rPr>
              <w:t xml:space="preserve">Switching on the emergency role edit needs the same approval.</w:t>
            </w:r>
          </w:p>
        </w:tc>
        <w:tc>
          <w:tcPr>
            <w:tcW w:w="943" w:type="dxa"/>
            <w:shd w:val="clear" w:color="auto" w:fill="FFF59D"/>
            <w:tcMar/>
          </w:tcPr>
          <w:p>
            <w:pPr>
              <w:rPr>
                <w:rFonts w:ascii="Arial" w:hAnsi="Arial" w:cs="Arial"/>
              </w:rPr>
            </w:pPr>
          </w:p>
        </w:tc>
      </w:tr>
      <w:tr>
        <w:trPr>
          <w:trHeight w:val="978"/>
        </w:trPr>
        <w:tc>
          <w:tcPr>
            <w:tcW w:w="1457" w:type="dxa"/>
            <w:shd w:val="clear" w:color="auto" w:fill="FFF59D"/>
            <w:tcMar/>
          </w:tcPr>
          <w:p>
            <w:pPr>
              <w:rPr>
                <w:rFonts w:ascii="Arial" w:hAnsi="Arial" w:cs="Arial"/>
              </w:rPr>
            </w:pPr>
            <w:r>
              <w:rPr>
                <w:rFonts w:ascii="Arial" w:hAnsi="Arial" w:cs="Arial"/>
                <w:shd w:val="clear" w:color="auto" w:fill="FFF59D"/>
              </w:rPr>
              <w:t xml:space="preserve">FRUM.013</w:t>
            </w:r>
          </w:p>
        </w:tc>
        <w:tc>
          <w:tcPr>
            <w:tcW w:w="1151" w:type="dxa"/>
            <w:shd w:val="clear" w:color="auto" w:fill="FFF59D"/>
            <w:tcMar/>
          </w:tcPr>
          <w:p>
            <w:pPr>
              <w:rPr>
                <w:rFonts w:ascii="Arial" w:hAnsi="Arial" w:cs="Arial"/>
              </w:rPr>
            </w:pPr>
            <w:r>
              <w:rPr>
                <w:rFonts w:ascii="Arial" w:hAnsi="Arial" w:cs="Arial"/>
                <w:shd w:val="clear" w:color="auto" w:fill="FFF59D"/>
              </w:rPr>
              <w:t xml:space="preserve">Notifications</w:t>
            </w:r>
          </w:p>
        </w:tc>
        <w:tc>
          <w:tcPr>
            <w:tcW w:w="1958" w:type="dxa"/>
            <w:shd w:val="clear" w:color="auto" w:fill="FFF59D"/>
            <w:tcMar/>
          </w:tcPr>
          <w:p>
            <w:pPr>
              <w:rPr>
                <w:rFonts w:ascii="Arial" w:hAnsi="Arial" w:cs="Arial"/>
              </w:rPr>
            </w:pPr>
            <w:r>
              <w:rPr>
                <w:rFonts w:ascii="Arial" w:hAnsi="Arial" w:cs="Arial"/>
                <w:shd w:val="clear" w:color="auto" w:fill="FFF59D"/>
              </w:rPr>
              <w:t xml:space="preserve">Notifications and E-mails</w:t>
            </w:r>
          </w:p>
        </w:tc>
        <w:tc>
          <w:tcPr>
            <w:tcW w:w="4571" w:type="dxa"/>
            <w:shd w:val="clear" w:color="auto" w:fill="FFF59D"/>
            <w:tcMar/>
          </w:tcPr>
          <w:p>
            <w:pPr>
              <w:keepNext/>
              <w:rPr>
                <w:rFonts w:ascii="Arial" w:hAnsi="Arial" w:cs="Arial"/>
              </w:rPr>
            </w:pPr>
            <w:r>
              <w:rPr>
                <w:rFonts w:ascii="Arial" w:hAnsi="Arial" w:cs="Arial"/>
                <w:b/>
                <w:bCs/>
                <w:shd w:val="clear" w:color="auto" w:fill="FFF59D"/>
              </w:rPr>
              <w:t xml:space="preserve">FRUM.013.01 Request and Access-Change Notices</w:t>
            </w:r>
          </w:p>
          <w:p>
            <w:pPr>
              <w:pStyle w:val="ListParagraph"/>
              <w:numPr>
                <w:ilvl w:val="0"/>
                <w:numId w:val="205"/>
              </w:numPr>
              <w:rPr>
                <w:rFonts w:ascii="Arial" w:hAnsi="Arial" w:cs="Arial"/>
              </w:rPr>
            </w:pPr>
            <w:r>
              <w:rPr>
                <w:rFonts w:ascii="Arial" w:hAnsi="Arial" w:cs="Arial"/>
                <w:shd w:val="clear" w:color="auto" w:fill="FFF59D"/>
              </w:rPr>
              <w:t xml:space="preserve">The system shall notify, in the system and by e-mail as each user prefers: the chosen approver of a submitted or re-submitted request; the requester of each decision, return and scheduled application; the approver of a cancellation; the second approvers and the System Administrators of the requests waiting for them; the affected user, always also by e-mail, when his or her access changes, and each member of a deactivated or reactivated role; the authorisers of separation-of-duties rules and the approvers of security settings (Annex L).</w:t>
            </w:r>
          </w:p>
          <w:p>
            <w:pPr>
              <w:pStyle w:val="ListParagraph"/>
              <w:numPr>
                <w:ilvl w:val="0"/>
                <w:numId w:val="205"/>
              </w:numPr>
              <w:rPr>
                <w:rFonts w:ascii="Arial" w:hAnsi="Arial" w:cs="Arial"/>
              </w:rPr>
            </w:pPr>
            <w:r>
              <w:rPr>
                <w:rFonts w:ascii="Arial" w:hAnsi="Arial" w:cs="Arial"/>
                <w:shd w:val="clear" w:color="auto" w:fill="FFF59D"/>
              </w:rPr>
              <w:t xml:space="preserve">The temporary password of a new user shall never be sent by e-mail.</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06"/>
              </w:numPr>
              <w:rPr>
                <w:rFonts w:ascii="Arial" w:hAnsi="Arial" w:cs="Arial"/>
              </w:rPr>
            </w:pPr>
            <w:r>
              <w:rPr>
                <w:rFonts w:ascii="Arial" w:hAnsi="Arial" w:cs="Arial"/>
                <w:shd w:val="clear" w:color="auto" w:fill="FFF59D"/>
              </w:rPr>
              <w:t xml:space="preserve">A returned request notifies the requester with the remarks.</w:t>
            </w:r>
          </w:p>
          <w:p>
            <w:pPr>
              <w:pStyle w:val="ListParagraph"/>
              <w:numPr>
                <w:ilvl w:val="0"/>
                <w:numId w:val="206"/>
              </w:numPr>
              <w:rPr>
                <w:rFonts w:ascii="Arial" w:hAnsi="Arial" w:cs="Arial"/>
              </w:rPr>
            </w:pPr>
            <w:r>
              <w:rPr>
                <w:rFonts w:ascii="Arial" w:hAnsi="Arial" w:cs="Arial"/>
                <w:shd w:val="clear" w:color="auto" w:fill="FFF59D"/>
              </w:rPr>
              <w:t xml:space="preserve">An applied deactivation notifies the affected user by e-mail.</w:t>
            </w:r>
          </w:p>
          <w:p>
            <w:pPr>
              <w:rPr>
                <w:rFonts w:ascii="Arial" w:hAnsi="Arial" w:cs="Arial"/>
              </w:rPr>
            </w:pPr>
          </w:p>
          <w:p>
            <w:pPr>
              <w:keepNext/>
              <w:rPr>
                <w:rFonts w:ascii="Arial" w:hAnsi="Arial" w:cs="Arial"/>
              </w:rPr>
            </w:pPr>
            <w:r>
              <w:rPr>
                <w:rFonts w:ascii="Arial" w:hAnsi="Arial" w:cs="Arial"/>
                <w:b/>
                <w:bCs/>
                <w:shd w:val="clear" w:color="auto" w:fill="FFF59D"/>
              </w:rPr>
              <w:t xml:space="preserve">FRUM.013.02 Failed Batch Runs</w:t>
            </w:r>
          </w:p>
          <w:p>
            <w:pPr>
              <w:pStyle w:val="ListParagraph"/>
              <w:numPr>
                <w:ilvl w:val="0"/>
                <w:numId w:val="207"/>
              </w:numPr>
              <w:rPr>
                <w:rFonts w:ascii="Arial" w:hAnsi="Arial" w:cs="Arial"/>
              </w:rPr>
            </w:pPr>
            <w:r>
              <w:rPr>
                <w:rFonts w:ascii="Arial" w:hAnsi="Arial" w:cs="Arial"/>
                <w:shd w:val="clear" w:color="auto" w:fill="FFF59D"/>
              </w:rPr>
              <w:t xml:space="preserve">The system shall record each run of the daily runs (effective changes, dormant users, password expiry notice) with its success or failure, allow a run on demand and a re-run from the screen, and e-mail each failed run with the run, time and error to the recipients set by the System Administrator.</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208"/>
              </w:numPr>
              <w:rPr>
                <w:rFonts w:ascii="Arial" w:hAnsi="Arial" w:cs="Arial"/>
              </w:rPr>
            </w:pPr>
            <w:r>
              <w:rPr>
                <w:rFonts w:ascii="Arial" w:hAnsi="Arial" w:cs="Arial"/>
                <w:shd w:val="clear" w:color="auto" w:fill="FFF59D"/>
              </w:rPr>
              <w:t xml:space="preserve">A failed run of the effective changes sends an e-mail to the recipients with the error.</w:t>
            </w:r>
          </w:p>
        </w:tc>
        <w:tc>
          <w:tcPr>
            <w:tcW w:w="943" w:type="dxa"/>
            <w:shd w:val="clear" w:color="auto" w:fill="FFF59D"/>
            <w:tcMar/>
          </w:tcPr>
          <w:p>
            <w:pPr>
              <w:rPr>
                <w:rFonts w:ascii="Arial" w:hAnsi="Arial" w:cs="Arial"/>
              </w:rPr>
            </w:pPr>
          </w:p>
        </w:tc>
      </w:tr>
    </w:tbl>
    <w:p w:rsidR="00A043AC" w:rsidP="28E9851D" w:rsidRDefault="00A043AC" w14:paraId="5C71F136" w14:textId="133423C4">
      <w:pPr>
        <w:pStyle w:val="Heading1"/>
        <w:ind w:left="360"/>
        <w:rPr>
          <w:rFonts w:ascii="Arial" w:hAnsi="Arial" w:cs="Arial"/>
        </w:rPr>
      </w:pPr>
      <w:bookmarkEnd w:id="31"/>
    </w:p>
    <w:p w:rsidR="503D88F3" w:rsidRDefault="503D88F3" w14:paraId="7484B420" w14:textId="772D02E0">
      <w:r>
        <w:br w:type="page"/>
      </w:r>
    </w:p>
    <w:p w:rsidR="00A043AC" w:rsidP="18F335A7" w:rsidRDefault="5001483D" w14:paraId="4362A0D3" w14:textId="33CE02F4">
      <w:pPr>
        <w:pStyle w:val="Heading1"/>
        <w:spacing w:line="259" w:lineRule="auto"/>
        <w:rPr>
          <w:rFonts w:eastAsia="Arial"/>
          <w:color w:val="000000" w:themeColor="text1"/>
          <w:sz w:val="24"/>
          <w:szCs w:val="24"/>
        </w:rPr>
      </w:pPr>
      <w:bookmarkStart w:name="_Toc774058741" w:id="1484963744"/>
      <w:r w:rsidRPr="5BDA26B3" w:rsidR="0770E82C">
        <w:rPr>
          <w:rFonts w:eastAsia="Arial"/>
          <w:color w:val="000000" w:themeColor="text1" w:themeTint="FF" w:themeShade="FF"/>
          <w:sz w:val="24"/>
          <w:szCs w:val="24"/>
        </w:rPr>
        <w:t xml:space="preserve">Annex A – </w:t>
      </w:r>
      <w:r w:rsidRPr="5BDA26B3" w:rsidR="696836E8">
        <w:rPr>
          <w:rFonts w:eastAsia="Arial"/>
          <w:color w:val="000000" w:themeColor="text1" w:themeTint="FF" w:themeShade="FF"/>
          <w:sz w:val="24"/>
          <w:szCs w:val="24"/>
        </w:rPr>
        <w:t xml:space="preserve">To-Be </w:t>
      </w:r>
      <w:r w:rsidRPr="5BDA26B3" w:rsidR="4FEE449C">
        <w:rPr>
          <w:rFonts w:eastAsia="Arial"/>
          <w:color w:val="000000" w:themeColor="text1" w:themeTint="FF" w:themeShade="FF"/>
          <w:sz w:val="24"/>
          <w:szCs w:val="24"/>
        </w:rPr>
        <w:t>Process Flow</w:t>
      </w:r>
      <w:r w:rsidRPr="5BDA26B3" w:rsidR="7B2C5ABD">
        <w:rPr>
          <w:rFonts w:eastAsia="Arial"/>
          <w:color w:val="000000" w:themeColor="text1" w:themeTint="FF" w:themeShade="FF"/>
          <w:sz w:val="24"/>
          <w:szCs w:val="24"/>
        </w:rPr>
        <w:t>s</w:t>
      </w:r>
      <w:bookmarkEnd w:id="1484963744"/>
    </w:p>
    <w:p w:rsidR="00A043AC" w:rsidP="18F335A7" w:rsidRDefault="56661F7E" w14:paraId="0B53D85C" w14:textId="4D51316D">
      <w:pPr>
        <w:keepNext/>
        <w:rPr>
          <w:rFonts w:ascii="Arial" w:hAnsi="Arial" w:eastAsia="Arial" w:cs="Arial"/>
        </w:rPr>
      </w:pPr>
      <w:r w:rsidRPr="3BCA049D" w:rsidR="093A5E70">
        <w:rPr>
          <w:rFonts w:ascii="Arial" w:hAnsi="Arial" w:eastAsia="Arial" w:cs="Arial"/>
        </w:rPr>
        <w:t>This section contains all the To-Be Process Flow for Login and Access Maintenance</w:t>
      </w:r>
    </w:p>
    <w:p w:rsidR="3BCA049D" w:rsidP="3BCA049D" w:rsidRDefault="3BCA049D" w14:paraId="243E37B3" w14:textId="6DF205A2">
      <w:pPr>
        <w:pStyle w:val="Normal"/>
      </w:pPr>
    </w:p>
    <w:tbl>
      <w:tblPr>
        <w:tblStyle w:val="TableGrid"/>
        <w:tblW w:w="0" w:type="auto"/>
        <w:tblLook w:val="06A0" w:firstRow="1" w:lastRow="0" w:firstColumn="1" w:lastColumn="0" w:noHBand="1" w:noVBand="1"/>
      </w:tblPr>
      <w:tblGrid>
        <w:gridCol w:w="2091"/>
        <w:gridCol w:w="8709"/>
      </w:tblGrid>
      <w:tr w:rsidR="3BCA049D" w:rsidTr="503D88F3" w14:paraId="7C58753F">
        <w:trPr>
          <w:trHeight w:val="300"/>
        </w:trPr>
        <w:tc>
          <w:tcPr>
            <w:tcW w:w="2091" w:type="dxa"/>
            <w:shd w:val="clear" w:color="auto" w:fill="D9E2F3" w:themeFill="accent1" w:themeFillTint="33"/>
            <w:tcMar/>
          </w:tcPr>
          <w:p w:rsidR="2C326739" w:rsidP="3BCA049D" w:rsidRDefault="2C326739" w14:paraId="3E399809" w14:textId="109E5E44">
            <w:pPr>
              <w:pStyle w:val="Normal"/>
              <w:suppressLineNumbers w:val="0"/>
              <w:bidi w:val="0"/>
              <w:spacing w:before="0" w:beforeAutospacing="off" w:after="0" w:afterAutospacing="off" w:line="259" w:lineRule="auto"/>
              <w:ind w:left="0" w:right="0"/>
              <w:jc w:val="left"/>
            </w:pPr>
            <w:r w:rsidRPr="3BCA049D" w:rsidR="2C326739">
              <w:rPr>
                <w:rFonts w:ascii="Arial" w:hAnsi="Arial" w:eastAsia="Arial" w:cs="Arial"/>
                <w:b w:val="1"/>
                <w:bCs w:val="1"/>
                <w:sz w:val="20"/>
                <w:szCs w:val="20"/>
              </w:rPr>
              <w:t>Component</w:t>
            </w:r>
          </w:p>
        </w:tc>
        <w:tc>
          <w:tcPr>
            <w:tcW w:w="8709" w:type="dxa"/>
            <w:shd w:val="clear" w:color="auto" w:fill="D9E2F3" w:themeFill="accent1" w:themeFillTint="33"/>
            <w:tcMar/>
          </w:tcPr>
          <w:p w:rsidR="2C326739" w:rsidP="3BCA049D" w:rsidRDefault="2C326739" w14:paraId="13F8E069" w14:textId="08A0DD1D">
            <w:pPr>
              <w:pStyle w:val="Normal"/>
              <w:rPr>
                <w:rFonts w:ascii="Arial" w:hAnsi="Arial" w:eastAsia="Arial" w:cs="Arial"/>
                <w:b w:val="1"/>
                <w:bCs w:val="1"/>
              </w:rPr>
            </w:pPr>
            <w:r w:rsidRPr="3BCA049D" w:rsidR="2C326739">
              <w:rPr>
                <w:rFonts w:ascii="Arial" w:hAnsi="Arial" w:eastAsia="Arial" w:cs="Arial"/>
                <w:b w:val="1"/>
                <w:bCs w:val="1"/>
              </w:rPr>
              <w:t>Process Flow</w:t>
            </w:r>
          </w:p>
        </w:tc>
      </w:tr>
      <w:tr w:rsidR="3BCA049D" w:rsidTr="503D88F3" w14:paraId="45384321">
        <w:trPr>
          <w:trHeight w:val="8792"/>
        </w:trPr>
        <w:tc>
          <w:tcPr>
            <w:tcW w:w="2091" w:type="dxa"/>
            <w:tcMar/>
          </w:tcPr>
          <w:p w:rsidR="2C326739" w:rsidP="3BCA049D" w:rsidRDefault="2C326739" w14:paraId="0FE56EB1" w14:textId="0F430C85">
            <w:pPr>
              <w:pStyle w:val="Normal"/>
              <w:rPr>
                <w:rStyle w:val="Hyperlink"/>
                <w:rFonts w:ascii="Arial" w:hAnsi="Arial" w:eastAsia="Arial" w:cs="Arial"/>
                <w:b w:val="1"/>
                <w:bCs w:val="1"/>
                <w:i w:val="0"/>
                <w:iCs w:val="0"/>
                <w:sz w:val="20"/>
                <w:szCs w:val="20"/>
              </w:rPr>
            </w:pPr>
            <w:r w:rsidRPr="3BCA049D" w:rsidR="2C326739">
              <w:rPr>
                <w:rFonts w:ascii="Arial" w:hAnsi="Arial" w:eastAsia="Arial" w:cs="Arial"/>
                <w:b w:val="1"/>
                <w:bCs w:val="1"/>
                <w:sz w:val="20"/>
                <w:szCs w:val="20"/>
              </w:rPr>
              <w:t>Login and Integration Process Flow</w:t>
            </w:r>
          </w:p>
          <w:p w:rsidR="3BCA049D" w:rsidP="3BCA049D" w:rsidRDefault="3BCA049D" w14:paraId="0C479CBF" w14:textId="73E0992B">
            <w:pPr>
              <w:pStyle w:val="Normal"/>
              <w:rPr>
                <w:b w:val="1"/>
                <w:bCs w:val="1"/>
              </w:rPr>
            </w:pPr>
          </w:p>
        </w:tc>
        <w:tc>
          <w:tcPr>
            <w:tcW w:w="8709" w:type="dxa"/>
            <w:tcMar/>
          </w:tcPr>
          <w:p w:rsidR="2C326739" w:rsidP="3BCA049D" w:rsidRDefault="2C326739" w14:paraId="56D579B5" w14:textId="3DEA594F">
            <w:pPr>
              <w:pStyle w:val="Normal"/>
            </w:pPr>
            <w:r w:rsidR="2C326739">
              <w:drawing>
                <wp:inline wp14:editId="52A02EF3" wp14:anchorId="413BFBAA">
                  <wp:extent cx="5088017" cy="5549671"/>
                  <wp:effectExtent l="0" t="0" r="0" b="0"/>
                  <wp:docPr id="1149299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49299726" name="Picture 114929972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0374444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088017" cy="5549671"/>
                          </a:xfrm>
                          <a:prstGeom xmlns:a="http://schemas.openxmlformats.org/drawingml/2006/main" prst="rect">
                            <a:avLst xmlns:a="http://schemas.openxmlformats.org/drawingml/2006/main"/>
                          </a:prstGeom>
                        </pic:spPr>
                      </pic:pic>
                    </a:graphicData>
                  </a:graphic>
                </wp:inline>
              </w:drawing>
            </w:r>
          </w:p>
        </w:tc>
      </w:tr>
      <w:tr w:rsidR="3BCA049D" w:rsidTr="503D88F3" w14:paraId="57F8762E">
        <w:trPr>
          <w:trHeight w:val="12418"/>
        </w:trPr>
        <w:tc>
          <w:tcPr>
            <w:tcW w:w="2091" w:type="dxa"/>
            <w:tcMar/>
          </w:tcPr>
          <w:p w:rsidR="2C326739" w:rsidP="3BCA049D" w:rsidRDefault="2C326739" w14:paraId="3454297F" w14:textId="6D5851DF">
            <w:pPr>
              <w:pStyle w:val="Normal"/>
              <w:rPr>
                <w:rFonts w:ascii="Arial" w:hAnsi="Arial" w:eastAsia="Arial" w:cs="Arial"/>
                <w:b w:val="1"/>
                <w:bCs w:val="1"/>
                <w:i w:val="0"/>
                <w:iCs w:val="0"/>
                <w:sz w:val="20"/>
                <w:szCs w:val="20"/>
              </w:rPr>
            </w:pPr>
            <w:r w:rsidRPr="3BCA049D" w:rsidR="2C326739">
              <w:rPr>
                <w:rFonts w:ascii="Arial" w:hAnsi="Arial" w:eastAsia="Arial" w:cs="Arial"/>
                <w:b w:val="1"/>
                <w:bCs w:val="1"/>
                <w:sz w:val="20"/>
                <w:szCs w:val="20"/>
              </w:rPr>
              <w:t>User Maintenance Process Flow</w:t>
            </w:r>
          </w:p>
        </w:tc>
        <w:tc>
          <w:tcPr>
            <w:tcW w:w="8709" w:type="dxa"/>
            <w:tcMar/>
          </w:tcPr>
          <w:p w:rsidR="45C0BE2C" w:rsidP="3BCA049D" w:rsidRDefault="45C0BE2C" w14:paraId="30CEB824" w14:textId="780DB03C">
            <w:pPr>
              <w:pStyle w:val="Normal"/>
            </w:pPr>
            <w:r w:rsidR="45C0BE2C">
              <w:drawing>
                <wp:inline wp14:editId="5F0077C8" wp14:anchorId="627BC848">
                  <wp:extent cx="5088017" cy="7748597"/>
                  <wp:effectExtent l="0" t="0" r="0" b="0"/>
                  <wp:docPr id="264062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64062138" name="Picture 26406213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927967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088017" cy="7748597"/>
                          </a:xfrm>
                          <a:prstGeom xmlns:a="http://schemas.openxmlformats.org/drawingml/2006/main" prst="rect">
                            <a:avLst xmlns:a="http://schemas.openxmlformats.org/drawingml/2006/main"/>
                          </a:prstGeom>
                        </pic:spPr>
                      </pic:pic>
                    </a:graphicData>
                  </a:graphic>
                </wp:inline>
              </w:drawing>
            </w:r>
          </w:p>
        </w:tc>
      </w:tr>
      <w:tr w:rsidR="3BCA049D" w:rsidTr="503D88F3" w14:paraId="21FDD847">
        <w:trPr>
          <w:trHeight w:val="9306"/>
        </w:trPr>
        <w:tc>
          <w:tcPr>
            <w:tcW w:w="2091" w:type="dxa"/>
            <w:tcMar/>
          </w:tcPr>
          <w:p w:rsidR="2C326739" w:rsidP="3BCA049D" w:rsidRDefault="2C326739" w14:paraId="3BEEAA8C" w14:textId="58DE693E">
            <w:pPr>
              <w:pStyle w:val="Normal"/>
              <w:rPr>
                <w:rFonts w:ascii="Arial" w:hAnsi="Arial" w:eastAsia="Arial" w:cs="Arial"/>
                <w:b w:val="1"/>
                <w:bCs w:val="1"/>
                <w:i w:val="0"/>
                <w:iCs w:val="0"/>
                <w:sz w:val="20"/>
                <w:szCs w:val="20"/>
              </w:rPr>
            </w:pPr>
            <w:r w:rsidRPr="3BCA049D" w:rsidR="2C326739">
              <w:rPr>
                <w:rFonts w:ascii="Arial" w:hAnsi="Arial" w:eastAsia="Arial" w:cs="Arial"/>
                <w:b w:val="1"/>
                <w:bCs w:val="1"/>
              </w:rPr>
              <w:t>Roles Maintenance Process Flow</w:t>
            </w:r>
          </w:p>
        </w:tc>
        <w:tc>
          <w:tcPr>
            <w:tcW w:w="8709" w:type="dxa"/>
            <w:tcMar/>
          </w:tcPr>
          <w:p w:rsidR="4C6E7F79" w:rsidP="3BCA049D" w:rsidRDefault="4C6E7F79" w14:paraId="790179BF" w14:textId="0A85C889">
            <w:pPr>
              <w:pStyle w:val="Normal"/>
            </w:pPr>
            <w:r w:rsidR="4C6E7F79">
              <w:drawing>
                <wp:inline wp14:editId="2156AB07" wp14:anchorId="5F347E77">
                  <wp:extent cx="5088017" cy="5581999"/>
                  <wp:effectExtent l="0" t="0" r="0" b="0"/>
                  <wp:docPr id="848621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48621546" name="Picture 84862154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5195452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088017" cy="5581999"/>
                          </a:xfrm>
                          <a:prstGeom xmlns:a="http://schemas.openxmlformats.org/drawingml/2006/main" prst="rect">
                            <a:avLst xmlns:a="http://schemas.openxmlformats.org/drawingml/2006/main"/>
                          </a:prstGeom>
                        </pic:spPr>
                      </pic:pic>
                    </a:graphicData>
                  </a:graphic>
                </wp:inline>
              </w:drawing>
            </w:r>
          </w:p>
        </w:tc>
      </w:tr>
      <w:tr w:rsidR="3BCA049D" w:rsidTr="503D88F3" w14:paraId="72E05C2F">
        <w:trPr>
          <w:trHeight w:val="300"/>
        </w:trPr>
        <w:tc>
          <w:tcPr>
            <w:tcW w:w="2091" w:type="dxa"/>
            <w:tcMar/>
          </w:tcPr>
          <w:p w:rsidR="2C326739" w:rsidP="3BCA049D" w:rsidRDefault="2C326739" w14:paraId="0324D68B" w14:textId="686DF93A">
            <w:pPr>
              <w:pStyle w:val="Normal"/>
              <w:rPr>
                <w:rFonts w:ascii="Arial" w:hAnsi="Arial" w:eastAsia="Arial" w:cs="Arial"/>
                <w:b w:val="1"/>
                <w:bCs w:val="1"/>
                <w:i w:val="0"/>
                <w:iCs w:val="0"/>
                <w:sz w:val="20"/>
                <w:szCs w:val="20"/>
              </w:rPr>
            </w:pPr>
            <w:r w:rsidRPr="3BCA049D" w:rsidR="2C326739">
              <w:rPr>
                <w:rFonts w:ascii="Arial" w:hAnsi="Arial" w:eastAsia="Arial" w:cs="Arial"/>
                <w:b w:val="1"/>
                <w:bCs w:val="1"/>
              </w:rPr>
              <w:t>Report Generation Process Flow</w:t>
            </w:r>
          </w:p>
        </w:tc>
        <w:tc>
          <w:tcPr>
            <w:tcW w:w="8709" w:type="dxa"/>
            <w:tcMar/>
          </w:tcPr>
          <w:p w:rsidR="3BCA049D" w:rsidP="3BCA049D" w:rsidRDefault="3BCA049D" w14:paraId="29BDA98C" w14:textId="477D7A3D">
            <w:pPr>
              <w:pStyle w:val="Normal"/>
            </w:pPr>
            <w:r w:rsidR="5F07339A">
              <w:drawing>
                <wp:inline wp14:editId="4E0EA5AE" wp14:anchorId="0793DCF7">
                  <wp:extent cx="2876550" cy="5381625"/>
                  <wp:effectExtent l="0" t="0" r="0" b="0"/>
                  <wp:docPr id="272228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2228701" name="Picture 272228701"/>
                          <pic:cNvPicPr/>
                        </pic:nvPicPr>
                        <pic:blipFill>
                          <a:blip xmlns:r="http://schemas.openxmlformats.org/officeDocument/2006/relationships" r:embed="rId392942973">
                            <a:extLst>
                              <a:ext uri="{28A0092B-C50C-407E-A947-70E740481C1C}">
                                <a14:useLocalDpi xmlns:a14="http://schemas.microsoft.com/office/drawing/2010/main"/>
                              </a:ext>
                            </a:extLst>
                          </a:blip>
                          <a:stretch>
                            <a:fillRect/>
                          </a:stretch>
                        </pic:blipFill>
                        <pic:spPr>
                          <a:xfrm>
                            <a:off x="0" y="0"/>
                            <a:ext cx="2876550" cy="5381625"/>
                          </a:xfrm>
                          <a:prstGeom prst="rect">
                            <a:avLst/>
                          </a:prstGeom>
                        </pic:spPr>
                      </pic:pic>
                    </a:graphicData>
                  </a:graphic>
                </wp:inline>
              </w:drawing>
            </w:r>
          </w:p>
        </w:tc>
      </w:tr>
    </w:tbl>
    <w:p w:rsidR="3BCA049D" w:rsidP="3BCA049D" w:rsidRDefault="3BCA049D" w14:paraId="51D65375" w14:textId="57D9D69E">
      <w:pPr>
        <w:pStyle w:val="Normal"/>
        <w:jc w:val="center"/>
      </w:pPr>
    </w:p>
    <w:p w:rsidR="503D88F3" w:rsidRDefault="503D88F3" w14:paraId="62663B7A" w14:textId="21DD80A5">
      <w:r>
        <w:br w:type="page"/>
      </w:r>
    </w:p>
    <w:p w:rsidR="503D88F3" w:rsidP="503D88F3" w:rsidRDefault="503D88F3" w14:paraId="66C1BFCE" w14:textId="301BF93F">
      <w:pPr>
        <w:pStyle w:val="Normal"/>
        <w:jc w:val="center"/>
      </w:pPr>
    </w:p>
    <w:p w:rsidR="00A043AC" w:rsidP="18F335A7" w:rsidRDefault="09D4FA30" w14:paraId="1402956D" w14:textId="15F4E1F3">
      <w:pPr>
        <w:pStyle w:val="Heading1"/>
        <w:spacing w:line="259" w:lineRule="auto"/>
        <w:rPr>
          <w:rFonts w:eastAsia="Arial"/>
          <w:color w:val="000000" w:themeColor="text1"/>
          <w:sz w:val="24"/>
          <w:szCs w:val="24"/>
        </w:rPr>
      </w:pPr>
      <w:bookmarkStart w:name="_Toc1052189672" w:id="374676085"/>
      <w:r w:rsidRPr="5BDA26B3" w:rsidR="4FEE449C">
        <w:rPr>
          <w:rFonts w:eastAsia="Arial"/>
          <w:color w:val="000000" w:themeColor="text1" w:themeTint="FF" w:themeShade="FF"/>
          <w:sz w:val="24"/>
          <w:szCs w:val="24"/>
        </w:rPr>
        <w:t>Annex B – Report template</w:t>
      </w:r>
      <w:bookmarkEnd w:id="374676085"/>
    </w:p>
    <w:p w:rsidR="00A043AC" w:rsidP="3BCA049D" w:rsidRDefault="09D4FA30" w14:paraId="1637BA37" w14:textId="7F1EE303">
      <w:pPr>
        <w:keepNext w:val="1"/>
        <w:spacing w:line="259" w:lineRule="auto"/>
        <w:jc w:val="center"/>
        <w:rPr>
          <w:rFonts w:ascii="Arial" w:hAnsi="Arial" w:eastAsia="Arial" w:cs="Arial"/>
        </w:rPr>
      </w:pPr>
      <w:r w:rsidRPr="3BCA049D" w:rsidR="0EEE1798">
        <w:rPr>
          <w:rFonts w:ascii="Arial" w:hAnsi="Arial" w:eastAsia="Arial" w:cs="Arial"/>
        </w:rPr>
        <w:t>This section contains the</w:t>
      </w:r>
      <w:r w:rsidRPr="3BCA049D" w:rsidR="40CBFBB0">
        <w:rPr>
          <w:rFonts w:ascii="Arial" w:hAnsi="Arial" w:eastAsia="Arial" w:cs="Arial"/>
        </w:rPr>
        <w:t xml:space="preserve"> </w:t>
      </w:r>
      <w:r w:rsidRPr="3BCA049D" w:rsidR="0EEE1798">
        <w:rPr>
          <w:rFonts w:ascii="Arial" w:hAnsi="Arial" w:eastAsia="Arial" w:cs="Arial"/>
        </w:rPr>
        <w:t>sample</w:t>
      </w:r>
      <w:r w:rsidRPr="3BCA049D" w:rsidR="326D859B">
        <w:rPr>
          <w:rFonts w:ascii="Arial" w:hAnsi="Arial" w:eastAsia="Arial" w:cs="Arial"/>
        </w:rPr>
        <w:t xml:space="preserve"> reports.</w:t>
      </w:r>
    </w:p>
    <w:p w:rsidR="00A043AC" w:rsidP="18F335A7" w:rsidRDefault="00A043AC" w14:paraId="57783F68" w14:textId="1D4E9FCC">
      <w:pPr>
        <w:keepNext/>
      </w:pPr>
    </w:p>
    <w:tbl>
      <w:tblPr>
        <w:tblStyle w:val="TableGrid"/>
        <w:tblW w:w="0" w:type="auto"/>
        <w:tblLook w:val="06A0" w:firstRow="1" w:lastRow="0" w:firstColumn="1" w:lastColumn="0" w:noHBand="1" w:noVBand="1"/>
      </w:tblPr>
      <w:tblGrid>
        <w:gridCol w:w="1623"/>
        <w:gridCol w:w="9167"/>
      </w:tblGrid>
      <w:tr w:rsidR="18F335A7" w:rsidTr="18F335A7" w14:paraId="437265DB" w14:textId="77777777">
        <w:trPr>
          <w:trHeight w:val="300"/>
        </w:trPr>
        <w:tc>
          <w:tcPr>
            <w:tcW w:w="1633" w:type="dxa"/>
            <w:shd w:val="clear" w:color="auto" w:fill="D9E2F3" w:themeFill="accent1" w:themeFillTint="33"/>
          </w:tcPr>
          <w:p w:rsidR="52B1B4D4" w:rsidP="18F335A7" w:rsidRDefault="52B1B4D4" w14:paraId="78D401D8" w14:textId="4582EDD2">
            <w:pPr>
              <w:rPr>
                <w:rFonts w:ascii="Arial" w:hAnsi="Arial" w:eastAsia="Arial" w:cs="Arial"/>
                <w:b/>
                <w:bCs/>
                <w:color w:val="000000" w:themeColor="text1"/>
                <w:szCs w:val="20"/>
              </w:rPr>
            </w:pPr>
            <w:r w:rsidRPr="18F335A7">
              <w:rPr>
                <w:rFonts w:ascii="Arial" w:hAnsi="Arial" w:eastAsia="Arial" w:cs="Arial"/>
                <w:b/>
                <w:bCs/>
                <w:color w:val="000000" w:themeColor="text1"/>
                <w:szCs w:val="20"/>
              </w:rPr>
              <w:t>Report name</w:t>
            </w:r>
          </w:p>
        </w:tc>
        <w:tc>
          <w:tcPr>
            <w:tcW w:w="9167" w:type="dxa"/>
            <w:shd w:val="clear" w:color="auto" w:fill="D9E2F3" w:themeFill="accent1" w:themeFillTint="33"/>
          </w:tcPr>
          <w:p w:rsidR="52B1B4D4" w:rsidP="18F335A7" w:rsidRDefault="52B1B4D4" w14:paraId="443B28FE" w14:textId="34A09563">
            <w:pPr>
              <w:spacing w:line="259" w:lineRule="auto"/>
              <w:rPr>
                <w:rFonts w:ascii="Arial" w:hAnsi="Arial" w:eastAsia="Arial" w:cs="Arial"/>
                <w:b/>
                <w:bCs/>
                <w:color w:val="000000" w:themeColor="text1"/>
                <w:szCs w:val="20"/>
              </w:rPr>
            </w:pPr>
            <w:r w:rsidRPr="18F335A7">
              <w:rPr>
                <w:rFonts w:ascii="Arial" w:hAnsi="Arial" w:eastAsia="Arial" w:cs="Arial"/>
                <w:b/>
                <w:bCs/>
                <w:color w:val="000000" w:themeColor="text1"/>
                <w:szCs w:val="20"/>
              </w:rPr>
              <w:t>Sample Report</w:t>
            </w:r>
          </w:p>
        </w:tc>
      </w:tr>
      <w:tr w:rsidR="18F335A7" w:rsidTr="18F335A7" w14:paraId="7A81C8FA" w14:textId="77777777">
        <w:trPr>
          <w:trHeight w:val="300"/>
        </w:trPr>
        <w:tc>
          <w:tcPr>
            <w:tcW w:w="1633" w:type="dxa"/>
          </w:tcPr>
          <w:p w:rsidR="3D983C50" w:rsidP="18F335A7" w:rsidRDefault="3D983C50" w14:paraId="114F2B28" w14:textId="5CC928FB">
            <w:pPr>
              <w:keepNext/>
              <w:rPr>
                <w:rFonts w:ascii="Arial" w:hAnsi="Arial" w:eastAsia="Arial" w:cs="Arial"/>
                <w:b/>
                <w:bCs/>
              </w:rPr>
            </w:pPr>
            <w:r w:rsidRPr="18F335A7">
              <w:rPr>
                <w:rFonts w:ascii="Arial" w:hAnsi="Arial" w:eastAsia="Arial" w:cs="Arial"/>
                <w:b/>
                <w:bCs/>
              </w:rPr>
              <w:t xml:space="preserve">User Access Report </w:t>
            </w:r>
          </w:p>
        </w:tc>
        <w:tc>
          <w:tcPr>
            <w:tcW w:w="9167" w:type="dxa"/>
          </w:tcPr>
          <w:p w:rsidR="702CC4B2" w:rsidP="18F335A7" w:rsidRDefault="702CC4B2" w14:paraId="1A3DE133" w14:textId="1A167C05">
            <w:r>
              <w:rPr>
                <w:noProof/>
              </w:rPr>
              <w:drawing>
                <wp:inline distT="0" distB="0" distL="0" distR="0" wp14:anchorId="7339BEF8" wp14:editId="160BF742">
                  <wp:extent cx="5676900" cy="2009775"/>
                  <wp:effectExtent l="0" t="0" r="0" b="0"/>
                  <wp:docPr id="517645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5789" name="Picture 517645789"/>
                          <pic:cNvPicPr/>
                        </pic:nvPicPr>
                        <pic:blipFill>
                          <a:blip r:embed="rId26">
                            <a:extLst>
                              <a:ext uri="{28A0092B-C50C-407E-A947-70E740481C1C}">
                                <a14:useLocalDpi xmlns:a14="http://schemas.microsoft.com/office/drawing/2010/main"/>
                              </a:ext>
                            </a:extLst>
                          </a:blip>
                          <a:stretch>
                            <a:fillRect/>
                          </a:stretch>
                        </pic:blipFill>
                        <pic:spPr>
                          <a:xfrm>
                            <a:off x="0" y="0"/>
                            <a:ext cx="5676900" cy="2009775"/>
                          </a:xfrm>
                          <a:prstGeom prst="rect">
                            <a:avLst/>
                          </a:prstGeom>
                        </pic:spPr>
                      </pic:pic>
                    </a:graphicData>
                  </a:graphic>
                </wp:inline>
              </w:drawing>
            </w:r>
          </w:p>
        </w:tc>
      </w:tr>
      <w:tr w:rsidR="18F335A7" w:rsidTr="18F335A7" w14:paraId="6A75907C" w14:textId="77777777">
        <w:trPr>
          <w:trHeight w:val="300"/>
        </w:trPr>
        <w:tc>
          <w:tcPr>
            <w:tcW w:w="1633" w:type="dxa"/>
          </w:tcPr>
          <w:p w:rsidR="3D983C50" w:rsidP="18F335A7" w:rsidRDefault="3D983C50" w14:paraId="1FCF35BD" w14:textId="478E6E55">
            <w:pPr>
              <w:rPr>
                <w:rFonts w:ascii="Arial" w:hAnsi="Arial" w:eastAsia="Arial" w:cs="Arial"/>
                <w:b/>
                <w:bCs/>
              </w:rPr>
            </w:pPr>
            <w:r w:rsidRPr="18F335A7">
              <w:rPr>
                <w:rFonts w:ascii="Arial" w:hAnsi="Arial" w:eastAsia="Arial" w:cs="Arial"/>
                <w:b/>
                <w:bCs/>
              </w:rPr>
              <w:t>User Group Profile Report</w:t>
            </w:r>
          </w:p>
        </w:tc>
        <w:tc>
          <w:tcPr>
            <w:tcW w:w="9167" w:type="dxa"/>
          </w:tcPr>
          <w:p w:rsidR="3D983C50" w:rsidP="18F335A7" w:rsidRDefault="3D983C50" w14:paraId="23287936" w14:textId="76D5DE48">
            <w:r>
              <w:rPr>
                <w:noProof/>
              </w:rPr>
              <w:drawing>
                <wp:inline distT="0" distB="0" distL="0" distR="0" wp14:anchorId="1758B6EB" wp14:editId="574FA6BA">
                  <wp:extent cx="5676900" cy="2499413"/>
                  <wp:effectExtent l="0" t="0" r="0" b="0"/>
                  <wp:docPr id="733776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72599" name="Picture 1803472599"/>
                          <pic:cNvPicPr/>
                        </pic:nvPicPr>
                        <pic:blipFill>
                          <a:blip r:embed="rId27">
                            <a:extLst>
                              <a:ext uri="{28A0092B-C50C-407E-A947-70E740481C1C}">
                                <a14:useLocalDpi xmlns:a14="http://schemas.microsoft.com/office/drawing/2010/main"/>
                              </a:ext>
                            </a:extLst>
                          </a:blip>
                          <a:stretch>
                            <a:fillRect/>
                          </a:stretch>
                        </pic:blipFill>
                        <pic:spPr>
                          <a:xfrm>
                            <a:off x="0" y="0"/>
                            <a:ext cx="5676900" cy="2499413"/>
                          </a:xfrm>
                          <a:prstGeom prst="rect">
                            <a:avLst/>
                          </a:prstGeom>
                        </pic:spPr>
                      </pic:pic>
                    </a:graphicData>
                  </a:graphic>
                </wp:inline>
              </w:drawing>
            </w:r>
          </w:p>
        </w:tc>
      </w:tr>
      <w:tr w:rsidR="18F335A7" w:rsidTr="18F335A7" w14:paraId="68A53032" w14:textId="77777777">
        <w:trPr>
          <w:trHeight w:val="300"/>
        </w:trPr>
        <w:tc>
          <w:tcPr>
            <w:tcW w:w="1633" w:type="dxa"/>
          </w:tcPr>
          <w:p w:rsidR="230392D8" w:rsidP="18F335A7" w:rsidRDefault="230392D8" w14:paraId="6C46134D" w14:textId="4757BB69">
            <w:pPr>
              <w:spacing w:line="259" w:lineRule="auto"/>
              <w:rPr>
                <w:rFonts w:ascii="Arial" w:hAnsi="Arial" w:eastAsia="Arial" w:cs="Arial"/>
                <w:b/>
                <w:bCs/>
              </w:rPr>
            </w:pPr>
            <w:r w:rsidRPr="18F335A7">
              <w:rPr>
                <w:rFonts w:ascii="Arial" w:hAnsi="Arial" w:eastAsia="Arial" w:cs="Arial"/>
                <w:b/>
                <w:bCs/>
              </w:rPr>
              <w:t>Group Profile Membership List</w:t>
            </w:r>
          </w:p>
          <w:p w:rsidR="18F335A7" w:rsidP="18F335A7" w:rsidRDefault="18F335A7" w14:paraId="5F3FB416" w14:textId="4C49F4BF">
            <w:pPr>
              <w:spacing w:line="259" w:lineRule="auto"/>
              <w:rPr>
                <w:rFonts w:ascii="Arial" w:hAnsi="Arial" w:eastAsia="Arial" w:cs="Arial"/>
                <w:b/>
                <w:bCs/>
              </w:rPr>
            </w:pPr>
          </w:p>
        </w:tc>
        <w:tc>
          <w:tcPr>
            <w:tcW w:w="9167" w:type="dxa"/>
          </w:tcPr>
          <w:p w:rsidR="056EFD3B" w:rsidP="18F335A7" w:rsidRDefault="056EFD3B" w14:paraId="5947A05C" w14:textId="5C8F0FFD">
            <w:r>
              <w:rPr>
                <w:noProof/>
              </w:rPr>
              <w:drawing>
                <wp:inline distT="0" distB="0" distL="0" distR="0" wp14:anchorId="1DB7FD00" wp14:editId="79CE03C4">
                  <wp:extent cx="5676900" cy="1314450"/>
                  <wp:effectExtent l="0" t="0" r="0" b="0"/>
                  <wp:docPr id="1080491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91064" name="Picture 1080491064"/>
                          <pic:cNvPicPr/>
                        </pic:nvPicPr>
                        <pic:blipFill>
                          <a:blip r:embed="rId28">
                            <a:extLst>
                              <a:ext uri="{28A0092B-C50C-407E-A947-70E740481C1C}">
                                <a14:useLocalDpi xmlns:a14="http://schemas.microsoft.com/office/drawing/2010/main"/>
                              </a:ext>
                            </a:extLst>
                          </a:blip>
                          <a:stretch>
                            <a:fillRect/>
                          </a:stretch>
                        </pic:blipFill>
                        <pic:spPr>
                          <a:xfrm>
                            <a:off x="0" y="0"/>
                            <a:ext cx="5676900" cy="1314450"/>
                          </a:xfrm>
                          <a:prstGeom prst="rect">
                            <a:avLst/>
                          </a:prstGeom>
                        </pic:spPr>
                      </pic:pic>
                    </a:graphicData>
                  </a:graphic>
                </wp:inline>
              </w:drawing>
            </w:r>
          </w:p>
        </w:tc>
      </w:tr>
    </w:tbl>
    <w:p w:rsidR="00A043AC" w:rsidP="18F335A7" w:rsidRDefault="00A043AC" w14:paraId="524BCF50" w14:textId="6BF3A343">
      <w:pPr>
        <w:spacing w:line="259" w:lineRule="auto"/>
      </w:pPr>
    </w:p>
    <w:p w:rsidR="00A043AC" w:rsidP="18F335A7" w:rsidRDefault="2AD331D3" w14:paraId="66AC3FEE" w14:textId="366CF0AA">
      <w:pPr>
        <w:pStyle w:val="Heading1"/>
        <w:spacing w:line="259" w:lineRule="auto"/>
        <w:rPr>
          <w:rFonts w:eastAsia="Arial"/>
          <w:color w:val="000000" w:themeColor="text1"/>
          <w:sz w:val="24"/>
          <w:szCs w:val="24"/>
        </w:rPr>
      </w:pPr>
      <w:bookmarkStart w:name="_Toc1266095685" w:id="1926552110"/>
      <w:r w:rsidRPr="5BDA26B3" w:rsidR="1BC254C4">
        <w:rPr>
          <w:rFonts w:eastAsia="Arial"/>
          <w:color w:val="000000" w:themeColor="text1" w:themeTint="FF" w:themeShade="FF"/>
          <w:sz w:val="24"/>
          <w:szCs w:val="24"/>
        </w:rPr>
        <w:t>Annex C -</w:t>
      </w:r>
      <w:r w:rsidRPr="5BDA26B3" w:rsidR="52F37221">
        <w:rPr>
          <w:rFonts w:eastAsia="Arial"/>
          <w:color w:val="000000" w:themeColor="text1" w:themeTint="FF" w:themeShade="FF"/>
          <w:sz w:val="24"/>
          <w:szCs w:val="24"/>
        </w:rPr>
        <w:t xml:space="preserve"> User</w:t>
      </w:r>
      <w:r w:rsidRPr="5BDA26B3" w:rsidR="1BC254C4">
        <w:rPr>
          <w:rFonts w:eastAsia="Arial"/>
          <w:color w:val="000000" w:themeColor="text1" w:themeTint="FF" w:themeShade="FF"/>
          <w:sz w:val="24"/>
          <w:szCs w:val="24"/>
        </w:rPr>
        <w:t xml:space="preserve"> </w:t>
      </w:r>
      <w:r w:rsidRPr="5BDA26B3" w:rsidR="46DBE5D6">
        <w:rPr>
          <w:rFonts w:eastAsia="Arial"/>
          <w:color w:val="000000" w:themeColor="text1" w:themeTint="FF" w:themeShade="FF"/>
          <w:sz w:val="24"/>
          <w:szCs w:val="24"/>
        </w:rPr>
        <w:t>Ac</w:t>
      </w:r>
      <w:r w:rsidRPr="5BDA26B3" w:rsidR="4FEE449C">
        <w:rPr>
          <w:rFonts w:eastAsia="Arial"/>
          <w:color w:val="000000" w:themeColor="text1" w:themeTint="FF" w:themeShade="FF"/>
          <w:sz w:val="24"/>
          <w:szCs w:val="24"/>
        </w:rPr>
        <w:t>cess Matrix</w:t>
      </w:r>
      <w:bookmarkEnd w:id="1926552110"/>
    </w:p>
    <w:p w:rsidR="00A043AC" w:rsidP="18F335A7" w:rsidRDefault="09D4FA30" w14:paraId="25906283" w14:textId="71A070BC">
      <w:pPr>
        <w:keepNext/>
        <w:rPr>
          <w:rFonts w:ascii="Arial" w:hAnsi="Arial" w:eastAsia="Arial" w:cs="Arial"/>
        </w:rPr>
      </w:pPr>
      <w:r w:rsidRPr="18F335A7">
        <w:rPr>
          <w:rFonts w:ascii="Arial" w:hAnsi="Arial" w:eastAsia="Arial" w:cs="Arial"/>
        </w:rPr>
        <w:t xml:space="preserve">This section defines the </w:t>
      </w:r>
      <w:r w:rsidRPr="18F335A7" w:rsidR="55A8BEF3">
        <w:rPr>
          <w:rFonts w:ascii="Arial" w:hAnsi="Arial" w:eastAsia="Arial" w:cs="Arial"/>
        </w:rPr>
        <w:t xml:space="preserve">user and </w:t>
      </w:r>
      <w:r w:rsidRPr="18F335A7">
        <w:rPr>
          <w:rFonts w:ascii="Arial" w:hAnsi="Arial" w:eastAsia="Arial" w:cs="Arial"/>
        </w:rPr>
        <w:t>roles and permission mapping.</w:t>
      </w:r>
    </w:p>
    <w:p w:rsidR="00A043AC" w:rsidP="18F335A7" w:rsidRDefault="00A043AC" w14:paraId="7A7CCD19" w14:textId="2C30F3D0">
      <w:pPr>
        <w:keepNext/>
        <w:rPr>
          <w:rFonts w:ascii="Arial" w:hAnsi="Arial" w:eastAsia="Arial" w:cs="Arial"/>
        </w:rPr>
      </w:pPr>
    </w:p>
    <w:p w:rsidR="00A043AC" w:rsidP="18F335A7" w:rsidRDefault="60F9DD88" w14:paraId="2E5F9260" w14:textId="26C0A4C5">
      <w:pPr>
        <w:keepNext/>
      </w:pPr>
      <w:r w:rsidRPr="1F7EC1AD">
        <w:rPr>
          <w:rFonts w:ascii="Arial" w:hAnsi="Arial" w:eastAsia="Arial" w:cs="Arial"/>
        </w:rPr>
        <w:t xml:space="preserve"> </w:t>
      </w:r>
      <w:hyperlink r:id="rId29">
        <w:r w:rsidRPr="1F7EC1AD">
          <w:rPr>
            <w:rStyle w:val="Hyperlink"/>
            <w:rFonts w:ascii="Arial" w:hAnsi="Arial" w:eastAsia="Arial" w:cs="Arial"/>
          </w:rPr>
          <w:t>User Access Matrix - Target State082626.xlsx</w:t>
        </w:r>
      </w:hyperlink>
      <w:r w:rsidRPr="1F7EC1AD" w:rsidR="408FDD20">
        <w:rPr>
          <w:rFonts w:ascii="Arial" w:hAnsi="Arial" w:eastAsia="Arial" w:cs="Arial"/>
        </w:rPr>
        <w:t xml:space="preserve"> </w:t>
      </w:r>
    </w:p>
    <w:p w:rsidR="00A043AC" w:rsidP="18F335A7" w:rsidRDefault="0A4C8884" w14:paraId="7C113CC8" w14:textId="683A65C1">
      <w:pPr>
        <w:keepNext/>
      </w:pPr>
      <w:r w:rsidRPr="1F7EC1AD">
        <w:rPr>
          <w:rFonts w:ascii="Arial" w:hAnsi="Arial" w:eastAsia="Arial" w:cs="Arial"/>
        </w:rPr>
        <w:t xml:space="preserve"> </w:t>
      </w:r>
      <w:hyperlink r:id="rId30">
        <w:r w:rsidRPr="1F7EC1AD">
          <w:rPr>
            <w:rStyle w:val="Hyperlink"/>
            <w:rFonts w:ascii="Arial" w:hAnsi="Arial" w:eastAsia="Arial" w:cs="Arial"/>
          </w:rPr>
          <w:t>List of BDOI Personnel _BDOI for Training.xlsx</w:t>
        </w:r>
      </w:hyperlink>
    </w:p>
    <w:p w:rsidR="1F7EC1AD" w:rsidP="1F7EC1AD" w:rsidRDefault="1F7EC1AD" w14:paraId="22BE9F7E" w14:textId="5D82484F">
      <w:pPr>
        <w:keepNext/>
        <w:rPr>
          <w:rFonts w:ascii="Arial" w:hAnsi="Arial" w:eastAsia="Arial" w:cs="Arial"/>
        </w:rPr>
      </w:pPr>
    </w:p>
    <w:p w:rsidR="7A7A6D82" w:rsidP="1F7EC1AD" w:rsidRDefault="7A7A6D82" w14:paraId="653ADE9E" w14:textId="2A09A42C">
      <w:pPr>
        <w:spacing w:line="259" w:lineRule="auto"/>
        <w:rPr>
          <w:rFonts w:ascii="Arial" w:hAnsi="Arial" w:eastAsia="Arial" w:cs="Arial"/>
        </w:rPr>
      </w:pPr>
      <w:r w:rsidRPr="3BCA049D" w:rsidR="45C96815">
        <w:rPr>
          <w:rFonts w:ascii="Arial" w:hAnsi="Arial" w:eastAsia="Arial" w:cs="Arial"/>
          <w:b w:val="1"/>
          <w:bCs w:val="1"/>
        </w:rPr>
        <w:t>Disclaimer:</w:t>
      </w:r>
      <w:r w:rsidRPr="3BCA049D" w:rsidR="45C96815">
        <w:rPr>
          <w:rFonts w:ascii="Arial" w:hAnsi="Arial" w:eastAsia="Arial" w:cs="Arial"/>
        </w:rPr>
        <w:t xml:space="preserve"> This document </w:t>
      </w:r>
      <w:r w:rsidRPr="3BCA049D" w:rsidR="45C96815">
        <w:rPr>
          <w:rFonts w:ascii="Arial" w:hAnsi="Arial" w:eastAsia="Arial" w:cs="Arial"/>
        </w:rPr>
        <w:t>contains</w:t>
      </w:r>
      <w:r w:rsidRPr="3BCA049D" w:rsidR="45C96815">
        <w:rPr>
          <w:rFonts w:ascii="Arial" w:hAnsi="Arial" w:eastAsia="Arial" w:cs="Arial"/>
        </w:rPr>
        <w:t xml:space="preserve"> preliminary and partially completed set of </w:t>
      </w:r>
      <w:r w:rsidRPr="3BCA049D" w:rsidR="04B8A9FF">
        <w:rPr>
          <w:rFonts w:ascii="Arial" w:hAnsi="Arial" w:eastAsia="Arial" w:cs="Arial"/>
        </w:rPr>
        <w:t xml:space="preserve">capabilities, </w:t>
      </w:r>
      <w:r w:rsidRPr="3BCA049D" w:rsidR="51435504">
        <w:rPr>
          <w:rFonts w:ascii="Arial" w:hAnsi="Arial" w:eastAsia="Arial" w:cs="Arial"/>
        </w:rPr>
        <w:t>roles and permissions</w:t>
      </w:r>
      <w:r w:rsidRPr="3BCA049D" w:rsidR="45C96815">
        <w:rPr>
          <w:rFonts w:ascii="Arial" w:hAnsi="Arial" w:eastAsia="Arial" w:cs="Arial"/>
        </w:rPr>
        <w:t xml:space="preserve"> intended solely as a working baseline. As such, this document should not be interpreted as the final, complete, or officially approved version by the Business Unit (BU).</w:t>
      </w:r>
    </w:p>
    <w:p w:rsidR="1F7EC1AD" w:rsidP="1F7EC1AD" w:rsidRDefault="1F7EC1AD" w14:paraId="0C1D2DF6" w14:textId="0EDDCE72">
      <w:pPr>
        <w:keepNext/>
        <w:rPr>
          <w:rFonts w:ascii="Arial" w:hAnsi="Arial" w:eastAsia="Arial" w:cs="Arial"/>
        </w:rPr>
      </w:pPr>
    </w:p>
    <w:p w:rsidR="00A043AC" w:rsidP="18F335A7" w:rsidRDefault="09FBD8A3" w14:paraId="54DFAE48" w14:textId="216CF288">
      <w:pPr>
        <w:pStyle w:val="Heading1"/>
        <w:spacing w:line="259" w:lineRule="auto"/>
        <w:rPr>
          <w:rFonts w:eastAsia="Arial"/>
          <w:color w:val="000000" w:themeColor="text1"/>
          <w:sz w:val="24"/>
          <w:szCs w:val="24"/>
        </w:rPr>
      </w:pPr>
      <w:bookmarkStart w:name="_Toc211635257" w:id="552232436"/>
      <w:r w:rsidRPr="5BDA26B3" w:rsidR="10177904">
        <w:rPr>
          <w:rFonts w:eastAsia="Arial"/>
          <w:color w:val="000000" w:themeColor="text1" w:themeTint="FF" w:themeShade="FF"/>
          <w:sz w:val="24"/>
          <w:szCs w:val="24"/>
        </w:rPr>
        <w:t xml:space="preserve">Annex </w:t>
      </w:r>
      <w:r w:rsidRPr="5BDA26B3" w:rsidR="205F1A68">
        <w:rPr>
          <w:rFonts w:eastAsia="Arial"/>
          <w:color w:val="000000" w:themeColor="text1" w:themeTint="FF" w:themeShade="FF"/>
          <w:sz w:val="24"/>
          <w:szCs w:val="24"/>
        </w:rPr>
        <w:t>D</w:t>
      </w:r>
      <w:r w:rsidRPr="5BDA26B3" w:rsidR="10177904">
        <w:rPr>
          <w:rFonts w:eastAsia="Arial"/>
          <w:color w:val="000000" w:themeColor="text1" w:themeTint="FF" w:themeShade="FF"/>
          <w:sz w:val="24"/>
          <w:szCs w:val="24"/>
        </w:rPr>
        <w:t xml:space="preserve"> – Audit Log Export</w:t>
      </w:r>
      <w:bookmarkEnd w:id="552232436"/>
    </w:p>
    <w:tbl>
      <w:tblPr>
        <w:tblStyle w:val="TableGrid"/>
        <w:tblW w:w="0" w:type="auto"/>
        <w:tblLook w:val="06A0" w:firstRow="1" w:lastRow="0" w:firstColumn="1" w:lastColumn="0" w:noHBand="1" w:noVBand="1"/>
      </w:tblPr>
      <w:tblGrid>
        <w:gridCol w:w="1623"/>
        <w:gridCol w:w="9167"/>
      </w:tblGrid>
      <w:tr w:rsidR="18F335A7" w:rsidTr="18F335A7" w14:paraId="018C5FE4" w14:textId="77777777">
        <w:trPr>
          <w:trHeight w:val="300"/>
        </w:trPr>
        <w:tc>
          <w:tcPr>
            <w:tcW w:w="1633" w:type="dxa"/>
            <w:shd w:val="clear" w:color="auto" w:fill="D9E2F3" w:themeFill="accent1" w:themeFillTint="33"/>
          </w:tcPr>
          <w:p w:rsidR="09FBD8A3" w:rsidP="18F335A7" w:rsidRDefault="09FBD8A3" w14:paraId="0D90DCDD" w14:textId="69022E2F">
            <w:r w:rsidRPr="18F335A7">
              <w:rPr>
                <w:rFonts w:ascii="Arial" w:hAnsi="Arial" w:eastAsia="Arial" w:cs="Arial"/>
                <w:b/>
                <w:bCs/>
              </w:rPr>
              <w:t>Report Name</w:t>
            </w:r>
          </w:p>
        </w:tc>
        <w:tc>
          <w:tcPr>
            <w:tcW w:w="9167" w:type="dxa"/>
            <w:shd w:val="clear" w:color="auto" w:fill="D9E2F3" w:themeFill="accent1" w:themeFillTint="33"/>
          </w:tcPr>
          <w:p w:rsidR="22709ED2" w:rsidP="18F335A7" w:rsidRDefault="22709ED2" w14:paraId="1E4B905C" w14:textId="5F76832D">
            <w:pPr>
              <w:rPr>
                <w:rFonts w:ascii="Arial" w:hAnsi="Arial" w:eastAsia="Arial" w:cs="Arial"/>
                <w:b/>
                <w:bCs/>
              </w:rPr>
            </w:pPr>
            <w:r w:rsidRPr="18F335A7">
              <w:rPr>
                <w:rFonts w:ascii="Arial" w:hAnsi="Arial" w:eastAsia="Arial" w:cs="Arial"/>
                <w:b/>
                <w:bCs/>
              </w:rPr>
              <w:t>Sample Report</w:t>
            </w:r>
          </w:p>
        </w:tc>
      </w:tr>
      <w:tr w:rsidR="18F335A7" w:rsidTr="18F335A7" w14:paraId="0F12F7E5" w14:textId="77777777">
        <w:trPr>
          <w:trHeight w:val="300"/>
        </w:trPr>
        <w:tc>
          <w:tcPr>
            <w:tcW w:w="1633" w:type="dxa"/>
          </w:tcPr>
          <w:p w:rsidR="18F335A7" w:rsidP="18F335A7" w:rsidRDefault="18F335A7" w14:paraId="56634349" w14:textId="198BC110">
            <w:r w:rsidRPr="18F335A7">
              <w:rPr>
                <w:rFonts w:ascii="Arial" w:hAnsi="Arial" w:eastAsia="Arial" w:cs="Arial"/>
                <w:b/>
                <w:bCs/>
              </w:rPr>
              <w:t>User Access Audit Log</w:t>
            </w:r>
          </w:p>
        </w:tc>
        <w:tc>
          <w:tcPr>
            <w:tcW w:w="9167" w:type="dxa"/>
          </w:tcPr>
          <w:p w:rsidR="18F335A7" w:rsidP="18F335A7" w:rsidRDefault="18F335A7" w14:paraId="035674F7" w14:textId="3FE50CBB">
            <w:r>
              <w:rPr>
                <w:noProof/>
              </w:rPr>
              <w:drawing>
                <wp:inline distT="0" distB="0" distL="0" distR="0" wp14:anchorId="3D3D5217" wp14:editId="2ADCE971">
                  <wp:extent cx="5676900" cy="1190625"/>
                  <wp:effectExtent l="0" t="0" r="0" b="0"/>
                  <wp:docPr id="996704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85756" name="Picture 528285756"/>
                          <pic:cNvPicPr/>
                        </pic:nvPicPr>
                        <pic:blipFill>
                          <a:blip r:embed="rId31">
                            <a:extLst>
                              <a:ext uri="{28A0092B-C50C-407E-A947-70E740481C1C}">
                                <a14:useLocalDpi xmlns:a14="http://schemas.microsoft.com/office/drawing/2010/main"/>
                              </a:ext>
                            </a:extLst>
                          </a:blip>
                          <a:stretch>
                            <a:fillRect/>
                          </a:stretch>
                        </pic:blipFill>
                        <pic:spPr>
                          <a:xfrm>
                            <a:off x="0" y="0"/>
                            <a:ext cx="5676900" cy="1190625"/>
                          </a:xfrm>
                          <a:prstGeom prst="rect">
                            <a:avLst/>
                          </a:prstGeom>
                        </pic:spPr>
                      </pic:pic>
                    </a:graphicData>
                  </a:graphic>
                </wp:inline>
              </w:drawing>
            </w:r>
          </w:p>
        </w:tc>
      </w:tr>
    </w:tbl>
    <w:p w:rsidR="00A043AC" w:rsidP="18F335A7" w:rsidRDefault="00A043AC" w14:paraId="72397F34" w14:textId="23389A28">
      <w:pPr>
        <w:keepNext/>
      </w:pPr>
    </w:p>
    <w:p w:rsidR="00A043AC" w:rsidP="18F335A7" w:rsidRDefault="7EBD9111" w14:paraId="10EAD37D" w14:textId="41D755B8">
      <w:pPr>
        <w:pStyle w:val="Heading1"/>
        <w:spacing w:line="259" w:lineRule="auto"/>
        <w:rPr>
          <w:rFonts w:eastAsia="Arial"/>
          <w:color w:val="000000" w:themeColor="text1"/>
          <w:sz w:val="24"/>
          <w:szCs w:val="24"/>
        </w:rPr>
      </w:pPr>
      <w:bookmarkStart w:name="_Toc2044149600" w:id="1922519950"/>
      <w:r w:rsidRPr="5BDA26B3" w:rsidR="4EB8456A">
        <w:rPr>
          <w:rFonts w:eastAsia="Arial"/>
          <w:color w:val="000000" w:themeColor="text1" w:themeTint="FF" w:themeShade="FF"/>
          <w:sz w:val="24"/>
          <w:szCs w:val="24"/>
        </w:rPr>
        <w:t>Annex E – User Access Report Fields</w:t>
      </w:r>
      <w:bookmarkEnd w:id="1922519950"/>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05"/>
        <w:gridCol w:w="3077"/>
        <w:gridCol w:w="1786"/>
        <w:gridCol w:w="5522"/>
      </w:tblGrid>
      <w:tr w:rsidR="18F335A7" w:rsidTr="18F335A7" w14:paraId="15823DBC"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768F2D08" w14:textId="30DF5F4B">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No</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285343D6" w14:textId="1B240D52">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Field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4B21238A" w14:textId="6300EDA1">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Data Type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69AE3E95" w14:textId="4841C5C6">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Description</w:t>
            </w:r>
          </w:p>
        </w:tc>
      </w:tr>
      <w:tr w:rsidR="18F335A7" w:rsidTr="18F335A7" w14:paraId="1D7E84A1"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ABAD448" w14:textId="663C5E5A">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EBC4A0D" w14:textId="2794AB8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User Name</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FD7886F" w14:textId="41FB700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5058D5F" w14:textId="29F1A521">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full name of the user</w:t>
            </w:r>
          </w:p>
        </w:tc>
      </w:tr>
      <w:tr w:rsidR="18F335A7" w:rsidTr="18F335A7" w14:paraId="6605610A"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3B39299" w14:textId="07D1026B">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2</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A5F7689" w14:textId="4A8E385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User ID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328DD8D" w14:textId="681F2956">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1303185" w14:textId="5393565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 xml:space="preserve">User's Windows ID </w:t>
            </w:r>
          </w:p>
        </w:tc>
      </w:tr>
      <w:tr w:rsidR="18F335A7" w:rsidTr="18F335A7" w14:paraId="183CA812" w14:textId="77777777">
        <w:trPr>
          <w:trHeight w:val="303"/>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A1D66F2" w14:textId="0C5FA966">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3</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7BE909E" w14:textId="79E15DC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User Group Profile</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1B93B30" w14:textId="0821045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078E72" w14:textId="10523E6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group profile assigned to the user, defining access permissions.</w:t>
            </w:r>
          </w:p>
        </w:tc>
      </w:tr>
      <w:tr w:rsidR="18F335A7" w:rsidTr="18F335A7" w14:paraId="2D281C74"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4E6681C" w14:textId="2D44C58F">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4</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8265E13" w14:textId="4A79B95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Created by</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1E9644D" w14:textId="360160E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43DDC2F" w14:textId="558B7DD8">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originally created the record.</w:t>
            </w:r>
          </w:p>
        </w:tc>
      </w:tr>
      <w:tr w:rsidR="18F335A7" w:rsidTr="18F335A7" w14:paraId="0E24E149"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BE5E1A7" w14:textId="0CC77468">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5</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87E717" w14:textId="4260F5BA">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Created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B509453" w14:textId="694420D8">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6941F95" w14:textId="6DD695C2">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initially created in the system.</w:t>
            </w:r>
          </w:p>
        </w:tc>
      </w:tr>
      <w:tr w:rsidR="18F335A7" w:rsidTr="18F335A7" w14:paraId="232A3B8B"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F757920" w14:textId="5FF36539">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6</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3249777" w14:textId="5F10970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Modified by</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9BDBBCD" w14:textId="4E08871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C2AB44F" w14:textId="3C454BFB">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last updated the record.</w:t>
            </w:r>
          </w:p>
        </w:tc>
      </w:tr>
      <w:tr w:rsidR="18F335A7" w:rsidTr="18F335A7" w14:paraId="6957A0C5"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3FCEBE3" w14:textId="29C229A4">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7</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1F8814D" w14:textId="7226BE0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Modified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543C626" w14:textId="34745D5A">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BB9278D" w14:textId="41E28C3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last updated.</w:t>
            </w:r>
          </w:p>
        </w:tc>
      </w:tr>
      <w:tr w:rsidR="18F335A7" w:rsidTr="18F335A7" w14:paraId="33C7EABF"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A19C356" w14:textId="4873FF3A">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8</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A75BAD6" w14:textId="48AC7A9B">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Coverage</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B93B1AC" w14:textId="76DF0173">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5364AE0" w14:textId="76DAB689">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As of Date</w:t>
            </w:r>
          </w:p>
        </w:tc>
      </w:tr>
      <w:tr w:rsidR="18F335A7" w:rsidTr="18F335A7" w14:paraId="4484112E"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4BF1DAC" w14:textId="4D45BA6E">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9</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20C80B5" w14:textId="40616A71">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Reported Generated by</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B928B68" w14:textId="3C294A9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8214D05" w14:textId="48EDE03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generated the report.</w:t>
            </w:r>
          </w:p>
        </w:tc>
      </w:tr>
      <w:tr w:rsidR="18F335A7" w:rsidTr="18F335A7" w14:paraId="32812053" w14:textId="77777777">
        <w:trPr>
          <w:trHeight w:val="348"/>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0E20345" w14:textId="4E121010">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10</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3AE9E78" w14:textId="27C9F54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 Generated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7C5851C" w14:textId="35C0F6C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2E2AB52" w14:textId="7FABD2B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exact date and time when the report was generated.</w:t>
            </w:r>
          </w:p>
        </w:tc>
      </w:tr>
      <w:t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jc w:val="cente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11</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Windows ID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The user's Windows ID, held apart from the user ID (conflict C06).</w:t>
            </w:r>
          </w:p>
        </w:tc>
      </w:tr>
      <w:t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jc w:val="cente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12</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Business Unit Group</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The business unit group of the user (BRD NFR p.14).</w:t>
            </w:r>
          </w:p>
        </w:tc>
      </w:tr>
      <w:t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jc w:val="cente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13</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User Level</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The user level of the user (BRD NFR p.14).</w:t>
            </w:r>
          </w:p>
        </w:tc>
      </w:tr>
      <w:t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jc w:val="cente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14</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Status</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Active, Disabled or Locked on the as-of date.</w:t>
            </w:r>
          </w:p>
        </w:tc>
      </w:tr>
      <w:t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jc w:val="cente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15</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Last Action</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Added, modified, deactivated or reactivated (BRD 3.003.1.6).</w:t>
            </w:r>
          </w:p>
        </w:tc>
      </w:tr>
      <w:t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jc w:val="cente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16</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Last Action by</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 w:val="18"/>
                <w:szCs w:val="18"/>
              </w:rPr>
            </w:pPr>
            <w:r>
              <w:rPr>
                <w:rFonts w:ascii="Arial" w:hAnsi="Arial" w:eastAsia="Arial" w:cs="Arial"/>
                <w:color w:val="000000" w:themeColor="text1"/>
                <w:sz w:val="18"/>
                <w:szCs w:val="18"/>
                <w:shd w:val="clear" w:color="auto" w:fill="FFF59D"/>
              </w:rPr>
              <w:t xml:space="preserve">The user who approved the last action, with the request number (BRD 3.003.1.6).</w:t>
            </w:r>
          </w:p>
        </w:tc>
      </w:tr>
    </w:tbl>
    <w:p w:rsidR="00A043AC" w:rsidP="18F335A7" w:rsidRDefault="00A043AC" w14:paraId="71E0B6F0" w14:textId="1A2ADA72">
      <w:pPr>
        <w:rPr>
          <w:color w:val="000000" w:themeColor="text1"/>
          <w:sz w:val="28"/>
          <w:szCs w:val="28"/>
        </w:rPr>
      </w:pPr>
    </w:p>
    <w:p w:rsidR="00A043AC" w:rsidP="18F335A7" w:rsidRDefault="7EBD9111" w14:paraId="06E53CD0" w14:textId="249F13E4">
      <w:pPr>
        <w:pStyle w:val="Heading1"/>
        <w:spacing w:line="259" w:lineRule="auto"/>
      </w:pPr>
      <w:bookmarkStart w:name="_Toc1770634589" w:id="503654005"/>
      <w:r w:rsidRPr="5BDA26B3" w:rsidR="4EB8456A">
        <w:rPr>
          <w:rFonts w:eastAsia="Arial"/>
          <w:color w:val="000000" w:themeColor="text1" w:themeTint="FF" w:themeShade="FF"/>
          <w:sz w:val="24"/>
          <w:szCs w:val="24"/>
        </w:rPr>
        <w:t>A</w:t>
      </w:r>
      <w:r w:rsidRPr="5BDA26B3" w:rsidR="45B4A00A">
        <w:rPr>
          <w:rFonts w:eastAsia="Arial"/>
          <w:color w:val="000000" w:themeColor="text1" w:themeTint="FF" w:themeShade="FF"/>
          <w:sz w:val="24"/>
          <w:szCs w:val="24"/>
        </w:rPr>
        <w:t>nnex</w:t>
      </w:r>
      <w:r w:rsidRPr="5BDA26B3" w:rsidR="4EB8456A">
        <w:rPr>
          <w:rFonts w:eastAsia="Arial"/>
          <w:color w:val="000000" w:themeColor="text1" w:themeTint="FF" w:themeShade="FF"/>
          <w:sz w:val="24"/>
          <w:szCs w:val="24"/>
        </w:rPr>
        <w:t xml:space="preserve"> </w:t>
      </w:r>
      <w:r w:rsidRPr="5BDA26B3" w:rsidR="55EA4E49">
        <w:rPr>
          <w:rFonts w:eastAsia="Arial"/>
          <w:color w:val="000000" w:themeColor="text1" w:themeTint="FF" w:themeShade="FF"/>
          <w:sz w:val="24"/>
          <w:szCs w:val="24"/>
        </w:rPr>
        <w:t>F</w:t>
      </w:r>
      <w:r w:rsidRPr="5BDA26B3" w:rsidR="4EB8456A">
        <w:rPr>
          <w:rFonts w:eastAsia="Arial"/>
          <w:color w:val="000000" w:themeColor="text1" w:themeTint="FF" w:themeShade="FF"/>
          <w:sz w:val="24"/>
          <w:szCs w:val="24"/>
        </w:rPr>
        <w:t xml:space="preserve"> – </w:t>
      </w:r>
      <w:r w:rsidRPr="5BDA26B3" w:rsidR="1DCC363B">
        <w:rPr>
          <w:rFonts w:eastAsia="Arial"/>
          <w:color w:val="000000" w:themeColor="text1" w:themeTint="FF" w:themeShade="FF"/>
          <w:sz w:val="24"/>
          <w:szCs w:val="24"/>
        </w:rPr>
        <w:t>Group Profile Membership List</w:t>
      </w:r>
      <w:bookmarkEnd w:id="503654005"/>
      <w:r w:rsidRPr="5BDA26B3" w:rsidR="1DCC363B">
        <w:rPr>
          <w:rFonts w:eastAsia="Arial"/>
          <w:color w:val="000000" w:themeColor="text1" w:themeTint="FF" w:themeShade="FF"/>
          <w:sz w:val="24"/>
          <w:szCs w:val="24"/>
        </w:rPr>
        <w:t xml:space="preserve">  </w:t>
      </w:r>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05"/>
        <w:gridCol w:w="3064"/>
        <w:gridCol w:w="1794"/>
        <w:gridCol w:w="5102"/>
      </w:tblGrid>
      <w:tr w:rsidR="18F335A7" w:rsidTr="3BCA049D" w14:paraId="098CB2CC"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383B3589" w14:textId="6FE305AA">
            <w:pPr>
              <w:jc w:val="center"/>
              <w:rPr>
                <w:rFonts w:ascii="Arial" w:hAnsi="Arial" w:eastAsia="Arial" w:cs="Arial"/>
                <w:color w:val="000000" w:themeColor="text1"/>
                <w:szCs w:val="20"/>
              </w:rPr>
            </w:pPr>
            <w:r w:rsidRPr="1F7EC1AD">
              <w:rPr>
                <w:rFonts w:ascii="Arial" w:hAnsi="Arial" w:eastAsia="Arial" w:cs="Arial"/>
                <w:b/>
                <w:bCs/>
                <w:color w:val="000000" w:themeColor="text1"/>
                <w:szCs w:val="20"/>
              </w:rPr>
              <w:t>No</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6A0FBBBC" w14:textId="695E46D1">
            <w:pPr>
              <w:rPr>
                <w:rFonts w:ascii="Arial" w:hAnsi="Arial" w:eastAsia="Arial" w:cs="Arial"/>
                <w:color w:val="000000" w:themeColor="text1"/>
                <w:szCs w:val="20"/>
              </w:rPr>
            </w:pPr>
            <w:r w:rsidRPr="1F7EC1AD">
              <w:rPr>
                <w:rFonts w:ascii="Arial" w:hAnsi="Arial" w:eastAsia="Arial" w:cs="Arial"/>
                <w:b/>
                <w:bCs/>
                <w:color w:val="000000" w:themeColor="text1"/>
                <w:szCs w:val="20"/>
              </w:rPr>
              <w:t>Field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1CF2396D" w14:textId="2CEBF4CA">
            <w:pPr>
              <w:rPr>
                <w:rFonts w:ascii="Arial" w:hAnsi="Arial" w:eastAsia="Arial" w:cs="Arial"/>
                <w:color w:val="000000" w:themeColor="text1"/>
                <w:szCs w:val="20"/>
              </w:rPr>
            </w:pPr>
            <w:r w:rsidRPr="1F7EC1AD">
              <w:rPr>
                <w:rFonts w:ascii="Arial" w:hAnsi="Arial" w:eastAsia="Arial" w:cs="Arial"/>
                <w:b/>
                <w:bCs/>
                <w:color w:val="000000" w:themeColor="text1"/>
                <w:szCs w:val="20"/>
              </w:rPr>
              <w:t>Data Type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7E32CC08" w14:textId="7FC99A1B">
            <w:pPr>
              <w:rPr>
                <w:rFonts w:ascii="Arial" w:hAnsi="Arial" w:eastAsia="Arial" w:cs="Arial"/>
                <w:color w:val="000000" w:themeColor="text1"/>
                <w:szCs w:val="20"/>
              </w:rPr>
            </w:pPr>
            <w:r w:rsidRPr="1F7EC1AD">
              <w:rPr>
                <w:rFonts w:ascii="Arial" w:hAnsi="Arial" w:eastAsia="Arial" w:cs="Arial"/>
                <w:b/>
                <w:bCs/>
                <w:color w:val="000000" w:themeColor="text1"/>
                <w:szCs w:val="20"/>
              </w:rPr>
              <w:t>Description</w:t>
            </w:r>
          </w:p>
        </w:tc>
      </w:tr>
      <w:tr w:rsidR="18F335A7" w:rsidTr="3BCA049D" w14:paraId="1CE54AFD"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CB9ED11" w14:textId="5D9C9059">
            <w:pPr>
              <w:jc w:val="center"/>
              <w:rPr>
                <w:rFonts w:ascii="Arial" w:hAnsi="Arial" w:eastAsia="Arial" w:cs="Arial"/>
                <w:color w:val="000000" w:themeColor="text1"/>
                <w:szCs w:val="20"/>
              </w:rPr>
            </w:pPr>
            <w:r w:rsidRPr="1F7EC1AD">
              <w:rPr>
                <w:rFonts w:ascii="Arial" w:hAnsi="Arial" w:eastAsia="Arial" w:cs="Arial"/>
                <w:color w:val="000000" w:themeColor="text1"/>
                <w:szCs w:val="20"/>
              </w:rPr>
              <w:t>1</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3D0D21A" w14:textId="64190B62">
            <w:pPr>
              <w:rPr>
                <w:rFonts w:ascii="Arial" w:hAnsi="Arial" w:eastAsia="Arial" w:cs="Arial"/>
                <w:color w:val="000000" w:themeColor="text1"/>
                <w:szCs w:val="20"/>
              </w:rPr>
            </w:pPr>
            <w:r w:rsidRPr="1F7EC1AD">
              <w:rPr>
                <w:rFonts w:ascii="Arial" w:hAnsi="Arial" w:eastAsia="Arial" w:cs="Arial"/>
                <w:color w:val="000000" w:themeColor="text1"/>
                <w:szCs w:val="20"/>
              </w:rPr>
              <w:t>Group Profile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D05F8BD" w14:textId="4C9DCE57">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A738CF3" w14:textId="36DAB422">
            <w:pPr>
              <w:rPr>
                <w:rFonts w:ascii="Arial" w:hAnsi="Arial" w:eastAsia="Arial" w:cs="Arial"/>
                <w:color w:val="000000" w:themeColor="text1"/>
                <w:szCs w:val="20"/>
              </w:rPr>
            </w:pPr>
            <w:r w:rsidRPr="1F7EC1AD">
              <w:rPr>
                <w:rFonts w:ascii="Arial" w:hAnsi="Arial" w:eastAsia="Arial" w:cs="Arial"/>
                <w:color w:val="000000" w:themeColor="text1"/>
                <w:szCs w:val="20"/>
              </w:rPr>
              <w:t>The name of the user group</w:t>
            </w:r>
          </w:p>
        </w:tc>
      </w:tr>
      <w:tr w:rsidR="18F335A7" w:rsidTr="3BCA049D" w14:paraId="5E00EC2D" w14:textId="77777777">
        <w:trPr>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D3AF611" w14:textId="0EE2A43D">
            <w:pPr>
              <w:jc w:val="center"/>
              <w:rPr>
                <w:rFonts w:ascii="Arial" w:hAnsi="Arial" w:eastAsia="Arial" w:cs="Arial"/>
                <w:color w:val="000000" w:themeColor="text1"/>
                <w:szCs w:val="20"/>
              </w:rPr>
            </w:pPr>
            <w:r w:rsidRPr="1F7EC1AD">
              <w:rPr>
                <w:rFonts w:ascii="Arial" w:hAnsi="Arial" w:eastAsia="Arial" w:cs="Arial"/>
                <w:color w:val="000000" w:themeColor="text1"/>
                <w:szCs w:val="20"/>
              </w:rPr>
              <w:t>2</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1253AE10" w14:textId="794CBE0A">
            <w:pPr>
              <w:rPr>
                <w:rFonts w:ascii="Arial" w:hAnsi="Arial" w:eastAsia="Arial" w:cs="Arial"/>
                <w:color w:val="000000" w:themeColor="text1"/>
                <w:szCs w:val="20"/>
              </w:rPr>
            </w:pPr>
            <w:r w:rsidRPr="1F7EC1AD">
              <w:rPr>
                <w:rFonts w:ascii="Arial" w:hAnsi="Arial" w:eastAsia="Arial" w:cs="Arial"/>
                <w:color w:val="000000" w:themeColor="text1"/>
                <w:szCs w:val="20"/>
              </w:rPr>
              <w:t>Module Name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ADB6511" w14:textId="143C9A67">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8C870D7" w14:textId="54CB9E6D">
            <w:pPr>
              <w:rPr>
                <w:rFonts w:ascii="Arial" w:hAnsi="Arial" w:eastAsia="Arial" w:cs="Arial"/>
                <w:color w:val="000000" w:themeColor="text1"/>
                <w:szCs w:val="20"/>
              </w:rPr>
            </w:pPr>
            <w:r w:rsidRPr="1F7EC1AD">
              <w:rPr>
                <w:rFonts w:ascii="Arial" w:hAnsi="Arial" w:eastAsia="Arial" w:cs="Arial"/>
                <w:color w:val="000000" w:themeColor="text1"/>
                <w:szCs w:val="20"/>
              </w:rPr>
              <w:t>The system module or functional area to which the permission applies.</w:t>
            </w:r>
          </w:p>
        </w:tc>
      </w:tr>
      <w:tr w:rsidR="18F335A7" w:rsidTr="3BCA049D" w14:paraId="3ED786B7" w14:textId="77777777">
        <w:trPr>
          <w:trHeight w:val="46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5A13090" w14:textId="62D23397">
            <w:pPr>
              <w:jc w:val="center"/>
              <w:rPr>
                <w:rFonts w:ascii="Arial" w:hAnsi="Arial" w:eastAsia="Arial" w:cs="Arial"/>
                <w:color w:val="000000" w:themeColor="text1"/>
                <w:szCs w:val="20"/>
              </w:rPr>
            </w:pPr>
            <w:r w:rsidRPr="1F7EC1AD">
              <w:rPr>
                <w:rFonts w:ascii="Arial" w:hAnsi="Arial" w:eastAsia="Arial" w:cs="Arial"/>
                <w:color w:val="000000" w:themeColor="text1"/>
                <w:szCs w:val="20"/>
              </w:rPr>
              <w:t>3</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066B500" w14:textId="3A89BAF9">
            <w:pPr>
              <w:rPr>
                <w:rFonts w:ascii="Arial" w:hAnsi="Arial" w:eastAsia="Arial" w:cs="Arial"/>
                <w:color w:val="000000" w:themeColor="text1"/>
                <w:szCs w:val="20"/>
              </w:rPr>
            </w:pPr>
            <w:r w:rsidRPr="1F7EC1AD">
              <w:rPr>
                <w:rFonts w:ascii="Arial" w:hAnsi="Arial" w:eastAsia="Arial" w:cs="Arial"/>
                <w:color w:val="000000" w:themeColor="text1"/>
                <w:szCs w:val="20"/>
              </w:rPr>
              <w:t>Task Name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27C9A39" w14:textId="1B937185">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2C92AA57" w14:textId="4492C96E">
            <w:pPr>
              <w:rPr>
                <w:rFonts w:ascii="Arial" w:hAnsi="Arial" w:eastAsia="Arial" w:cs="Arial"/>
                <w:color w:val="000000" w:themeColor="text1"/>
                <w:szCs w:val="20"/>
              </w:rPr>
            </w:pPr>
            <w:r w:rsidRPr="1F7EC1AD">
              <w:rPr>
                <w:rFonts w:ascii="Arial" w:hAnsi="Arial" w:eastAsia="Arial" w:cs="Arial"/>
                <w:color w:val="000000" w:themeColor="text1"/>
                <w:szCs w:val="20"/>
              </w:rPr>
              <w:t>The specific action or function within the module that the group profile is allowed or restricted to perform.</w:t>
            </w:r>
          </w:p>
        </w:tc>
      </w:tr>
      <w:tr w:rsidR="18F335A7" w:rsidTr="3BCA049D" w14:paraId="4A1ACC5B" w14:textId="77777777">
        <w:trPr>
          <w:trHeight w:val="319"/>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7557242" w14:textId="3F7075E4">
            <w:pPr>
              <w:jc w:val="center"/>
              <w:rPr>
                <w:rFonts w:ascii="Arial" w:hAnsi="Arial" w:eastAsia="Arial" w:cs="Arial"/>
                <w:color w:val="000000" w:themeColor="text1"/>
                <w:szCs w:val="20"/>
              </w:rPr>
            </w:pPr>
            <w:r w:rsidRPr="1F7EC1AD">
              <w:rPr>
                <w:rFonts w:ascii="Arial" w:hAnsi="Arial" w:eastAsia="Arial" w:cs="Arial"/>
                <w:color w:val="000000" w:themeColor="text1"/>
                <w:szCs w:val="20"/>
              </w:rPr>
              <w:t>4</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0999049" w14:textId="377079A0">
            <w:pPr>
              <w:rPr>
                <w:rFonts w:ascii="Arial" w:hAnsi="Arial" w:eastAsia="Arial" w:cs="Arial"/>
                <w:color w:val="000000" w:themeColor="text1"/>
                <w:szCs w:val="20"/>
              </w:rPr>
            </w:pPr>
            <w:r w:rsidRPr="1F7EC1AD">
              <w:rPr>
                <w:rFonts w:ascii="Arial" w:hAnsi="Arial" w:eastAsia="Arial" w:cs="Arial"/>
                <w:color w:val="000000" w:themeColor="text1"/>
                <w:szCs w:val="20"/>
              </w:rPr>
              <w:t>Access</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23FF8346" w14:textId="52A1117A">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CF96F13" w14:textId="09A97BB6">
            <w:pPr>
              <w:rPr>
                <w:rFonts w:ascii="Arial" w:hAnsi="Arial" w:eastAsia="Arial" w:cs="Arial"/>
                <w:color w:val="000000" w:themeColor="text1"/>
                <w:szCs w:val="20"/>
              </w:rPr>
            </w:pPr>
            <w:r w:rsidRPr="1F7EC1AD">
              <w:rPr>
                <w:rFonts w:ascii="Arial" w:hAnsi="Arial" w:eastAsia="Arial" w:cs="Arial"/>
                <w:color w:val="000000" w:themeColor="text1"/>
                <w:szCs w:val="20"/>
              </w:rPr>
              <w:t>Indicates whether the group profile is granted or denied permission to perform the specified task.</w:t>
            </w:r>
          </w:p>
        </w:tc>
      </w:tr>
      <w:tr w:rsidR="18F335A7" w:rsidTr="3BCA049D" w14:paraId="16B59A4C"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C3A3187" w14:textId="0FD300FE">
            <w:pPr>
              <w:jc w:val="center"/>
              <w:rPr>
                <w:rFonts w:ascii="Arial" w:hAnsi="Arial" w:eastAsia="Arial" w:cs="Arial"/>
                <w:color w:val="000000" w:themeColor="text1"/>
                <w:szCs w:val="20"/>
              </w:rPr>
            </w:pPr>
            <w:r w:rsidRPr="1F7EC1AD">
              <w:rPr>
                <w:rFonts w:ascii="Arial" w:hAnsi="Arial" w:eastAsia="Arial" w:cs="Arial"/>
                <w:color w:val="000000" w:themeColor="text1"/>
                <w:szCs w:val="20"/>
              </w:rPr>
              <w:t>5</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F93DC83" w14:textId="73D4EE1C">
            <w:pPr>
              <w:rPr>
                <w:rFonts w:ascii="Arial" w:hAnsi="Arial" w:eastAsia="Arial" w:cs="Arial"/>
                <w:color w:val="000000" w:themeColor="text1"/>
                <w:szCs w:val="20"/>
              </w:rPr>
            </w:pPr>
            <w:r w:rsidRPr="1F7EC1AD">
              <w:rPr>
                <w:rFonts w:ascii="Arial" w:hAnsi="Arial" w:eastAsia="Arial" w:cs="Arial"/>
                <w:color w:val="000000" w:themeColor="text1"/>
                <w:szCs w:val="20"/>
              </w:rPr>
              <w:t>Date Coverage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3444355" w14:textId="1093E40D">
            <w:pPr>
              <w:rPr>
                <w:rFonts w:ascii="Arial" w:hAnsi="Arial" w:eastAsia="Arial" w:cs="Arial"/>
                <w:color w:val="000000" w:themeColor="text1"/>
                <w:szCs w:val="20"/>
              </w:rPr>
            </w:pPr>
            <w:r w:rsidRPr="1F7EC1AD">
              <w:rPr>
                <w:rFonts w:ascii="Arial" w:hAnsi="Arial" w:eastAsia="Arial" w:cs="Arial"/>
                <w:color w:val="000000" w:themeColor="text1"/>
                <w:szCs w:val="20"/>
              </w:rPr>
              <w:t>Date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7DB8465" w14:textId="59820B1D">
            <w:pPr>
              <w:rPr>
                <w:rFonts w:ascii="Arial" w:hAnsi="Arial" w:eastAsia="Arial" w:cs="Arial"/>
                <w:color w:val="000000" w:themeColor="text1"/>
                <w:szCs w:val="20"/>
              </w:rPr>
            </w:pPr>
            <w:r w:rsidRPr="1F7EC1AD">
              <w:rPr>
                <w:rFonts w:ascii="Arial" w:hAnsi="Arial" w:eastAsia="Arial" w:cs="Arial"/>
                <w:color w:val="000000" w:themeColor="text1"/>
                <w:szCs w:val="20"/>
              </w:rPr>
              <w:t>As of Date</w:t>
            </w:r>
          </w:p>
        </w:tc>
      </w:tr>
      <w:tr w:rsidR="18F335A7" w:rsidTr="3BCA049D" w14:paraId="6CB3E855" w14:textId="77777777">
        <w:trPr>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6CC13BC" w14:textId="5AA863EA">
            <w:pPr>
              <w:jc w:val="center"/>
              <w:rPr>
                <w:rFonts w:ascii="Arial" w:hAnsi="Arial" w:eastAsia="Arial" w:cs="Arial"/>
                <w:color w:val="000000" w:themeColor="text1"/>
                <w:szCs w:val="20"/>
              </w:rPr>
            </w:pPr>
            <w:r w:rsidRPr="1F7EC1AD">
              <w:rPr>
                <w:rFonts w:ascii="Arial" w:hAnsi="Arial" w:eastAsia="Arial" w:cs="Arial"/>
                <w:color w:val="000000" w:themeColor="text1"/>
                <w:szCs w:val="20"/>
              </w:rPr>
              <w:t>6</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6C154CF" w14:textId="17BCA0B2">
            <w:pPr>
              <w:rPr>
                <w:rFonts w:ascii="Arial" w:hAnsi="Arial" w:eastAsia="Arial" w:cs="Arial"/>
                <w:color w:val="000000" w:themeColor="text1"/>
                <w:szCs w:val="20"/>
              </w:rPr>
            </w:pPr>
            <w:r w:rsidRPr="1F7EC1AD">
              <w:rPr>
                <w:rFonts w:ascii="Arial" w:hAnsi="Arial" w:eastAsia="Arial" w:cs="Arial"/>
                <w:color w:val="000000" w:themeColor="text1"/>
                <w:szCs w:val="20"/>
              </w:rPr>
              <w:t>Reported Generated by</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D97D28A" w14:textId="43243097">
            <w:pPr>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559013C" w14:textId="444C064E">
            <w:pPr>
              <w:rPr>
                <w:rFonts w:ascii="Arial" w:hAnsi="Arial" w:eastAsia="Arial" w:cs="Arial"/>
                <w:color w:val="000000" w:themeColor="text1"/>
                <w:szCs w:val="20"/>
              </w:rPr>
            </w:pPr>
            <w:r w:rsidRPr="1F7EC1AD">
              <w:rPr>
                <w:rFonts w:ascii="Arial" w:hAnsi="Arial" w:eastAsia="Arial" w:cs="Arial"/>
                <w:color w:val="000000" w:themeColor="text1"/>
                <w:szCs w:val="20"/>
              </w:rPr>
              <w:t>The user who generated the report.</w:t>
            </w:r>
          </w:p>
        </w:tc>
      </w:tr>
      <w:tr w:rsidR="18F335A7" w:rsidTr="3BCA049D" w14:paraId="33F6FFA0" w14:textId="77777777">
        <w:trPr>
          <w:trHeight w:val="393"/>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3799B22" w14:textId="5BC95B95">
            <w:pPr>
              <w:jc w:val="center"/>
              <w:rPr>
                <w:rFonts w:ascii="Arial" w:hAnsi="Arial" w:eastAsia="Arial" w:cs="Arial"/>
                <w:color w:val="000000" w:themeColor="text1"/>
                <w:szCs w:val="20"/>
              </w:rPr>
            </w:pPr>
            <w:r w:rsidRPr="1F7EC1AD">
              <w:rPr>
                <w:rFonts w:ascii="Arial" w:hAnsi="Arial" w:eastAsia="Arial" w:cs="Arial"/>
                <w:color w:val="000000" w:themeColor="text1"/>
                <w:szCs w:val="20"/>
              </w:rPr>
              <w:t>7</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76D0D511" w14:textId="1B860DD4">
            <w:pPr>
              <w:rPr>
                <w:rFonts w:ascii="Arial" w:hAnsi="Arial" w:eastAsia="Arial" w:cs="Arial"/>
                <w:color w:val="000000" w:themeColor="text1"/>
                <w:szCs w:val="20"/>
              </w:rPr>
            </w:pPr>
            <w:r w:rsidRPr="1F7EC1AD">
              <w:rPr>
                <w:rFonts w:ascii="Arial" w:hAnsi="Arial" w:eastAsia="Arial" w:cs="Arial"/>
                <w:color w:val="000000" w:themeColor="text1"/>
                <w:szCs w:val="20"/>
              </w:rPr>
              <w:t>Date and Time Generated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9280584" w14:textId="46CA328D">
            <w:pPr>
              <w:rPr>
                <w:rFonts w:ascii="Arial" w:hAnsi="Arial" w:eastAsia="Arial" w:cs="Arial"/>
                <w:color w:val="000000" w:themeColor="text1"/>
                <w:szCs w:val="20"/>
              </w:rPr>
            </w:pPr>
            <w:r w:rsidRPr="1F7EC1AD">
              <w:rPr>
                <w:rFonts w:ascii="Arial" w:hAnsi="Arial" w:eastAsia="Arial" w:cs="Arial"/>
                <w:color w:val="000000" w:themeColor="text1"/>
                <w:szCs w:val="20"/>
              </w:rPr>
              <w:t>Date and Time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26876D9" w14:textId="4645834D">
            <w:pPr>
              <w:rPr>
                <w:rFonts w:ascii="Arial" w:hAnsi="Arial" w:eastAsia="Arial" w:cs="Arial"/>
                <w:color w:val="000000" w:themeColor="text1"/>
                <w:szCs w:val="20"/>
              </w:rPr>
            </w:pPr>
            <w:r w:rsidRPr="1F7EC1AD">
              <w:rPr>
                <w:rFonts w:ascii="Arial" w:hAnsi="Arial" w:eastAsia="Arial" w:cs="Arial"/>
                <w:color w:val="000000" w:themeColor="text1"/>
                <w:szCs w:val="20"/>
              </w:rPr>
              <w:t>The exact date and time when the report was generated.</w:t>
            </w:r>
          </w:p>
        </w:tc>
      </w:tr>
      <w:t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jc w:val="cente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8</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Date Created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Date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The date the group profile was created (BRD 3.003.2.3).</w:t>
            </w:r>
          </w:p>
        </w:tc>
      </w:tr>
      <w:t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jc w:val="cente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9</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Created by</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The user who created the group profile (BRD 3.003.2.5).</w:t>
            </w:r>
          </w:p>
        </w:tc>
      </w:tr>
      <w:t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jc w:val="cente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10</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Date Modified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Date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The date the group profile was last changed (BRD 3.003.2.4).</w:t>
            </w:r>
          </w:p>
        </w:tc>
      </w:tr>
      <w:t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jc w:val="cente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11</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Added / Modified / Deactivated / Reactivated by</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The user who made the last change to the group profile (BRD 3.003.2.6).</w:t>
            </w:r>
          </w:p>
        </w:tc>
      </w:tr>
    </w:tbl>
    <w:p w:rsidR="00A043AC" w:rsidP="18F335A7" w:rsidRDefault="00A043AC" w14:paraId="72A1065A" w14:textId="669FFCCF">
      <w:pPr>
        <w:rPr>
          <w:color w:val="000000" w:themeColor="text1"/>
          <w:szCs w:val="20"/>
        </w:rPr>
      </w:pPr>
    </w:p>
    <w:p w:rsidR="00A043AC" w:rsidP="18F335A7" w:rsidRDefault="7EBD9111" w14:paraId="29C850D2" w14:textId="222232F0">
      <w:pPr>
        <w:pStyle w:val="Heading1"/>
        <w:spacing w:line="259" w:lineRule="auto"/>
        <w:rPr>
          <w:rFonts w:eastAsia="Arial"/>
          <w:color w:val="000000" w:themeColor="text1"/>
          <w:sz w:val="24"/>
          <w:szCs w:val="24"/>
        </w:rPr>
      </w:pPr>
      <w:bookmarkStart w:name="_Toc1168449657" w:id="1505297123"/>
      <w:r w:rsidRPr="5BDA26B3" w:rsidR="4EB8456A">
        <w:rPr>
          <w:rFonts w:eastAsia="Arial"/>
          <w:color w:val="000000" w:themeColor="text1" w:themeTint="FF" w:themeShade="FF"/>
          <w:sz w:val="24"/>
          <w:szCs w:val="24"/>
        </w:rPr>
        <w:t>A</w:t>
      </w:r>
      <w:r w:rsidRPr="5BDA26B3" w:rsidR="2ABD3419">
        <w:rPr>
          <w:rFonts w:eastAsia="Arial"/>
          <w:color w:val="000000" w:themeColor="text1" w:themeTint="FF" w:themeShade="FF"/>
          <w:sz w:val="24"/>
          <w:szCs w:val="24"/>
        </w:rPr>
        <w:t xml:space="preserve">nnex </w:t>
      </w:r>
      <w:r w:rsidRPr="5BDA26B3" w:rsidR="7C6AC7CB">
        <w:rPr>
          <w:rFonts w:eastAsia="Arial"/>
          <w:color w:val="000000" w:themeColor="text1" w:themeTint="FF" w:themeShade="FF"/>
          <w:sz w:val="24"/>
          <w:szCs w:val="24"/>
        </w:rPr>
        <w:t>G</w:t>
      </w:r>
      <w:r w:rsidRPr="5BDA26B3" w:rsidR="4EB8456A">
        <w:rPr>
          <w:rFonts w:eastAsia="Arial"/>
          <w:color w:val="000000" w:themeColor="text1" w:themeTint="FF" w:themeShade="FF"/>
          <w:sz w:val="24"/>
          <w:szCs w:val="24"/>
        </w:rPr>
        <w:t xml:space="preserve"> – User Group Membership Report Fields</w:t>
      </w:r>
      <w:bookmarkEnd w:id="1505297123"/>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26"/>
        <w:gridCol w:w="3099"/>
        <w:gridCol w:w="1770"/>
        <w:gridCol w:w="5220"/>
      </w:tblGrid>
      <w:tr w:rsidR="18F335A7" w:rsidTr="28E9851D" w14:paraId="2E9F21ED"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15092EF6" w14:textId="60F382BA">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No</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6716A893" w14:textId="7F21783C">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Field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62FE313E" w14:textId="3176BC2F">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Data Type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5C493760" w14:textId="69CDE300">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Description</w:t>
            </w:r>
          </w:p>
        </w:tc>
      </w:tr>
      <w:tr w:rsidR="18F335A7" w:rsidTr="28E9851D" w14:paraId="62F4D2AD"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2EDD493" w14:textId="24D55125">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8C652B8" w14:textId="6C2F865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Group Profile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E09CF4D" w14:textId="2C9B86D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18F335A7" w:rsidP="18F335A7" w:rsidRDefault="18F335A7" w14:paraId="76ABC34D" w14:textId="7F16ECB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name of the user group or role to which the user is assigned.</w:t>
            </w:r>
          </w:p>
        </w:tc>
      </w:tr>
      <w:tr w:rsidR="18F335A7" w:rsidTr="28E9851D" w14:paraId="4648CEF5"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33C7A85" w14:textId="48D71DA8">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2</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8ED746" w14:textId="6A88BF4D">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Member Username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28B014B" w14:textId="3BEC9B84">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18F335A7" w:rsidP="18F335A7" w:rsidRDefault="18F335A7" w14:paraId="754CE378" w14:textId="43C173A9">
            <w:pPr>
              <w:rPr>
                <w:rFonts w:ascii="Arial" w:hAnsi="Arial" w:eastAsia="Arial" w:cs="Arial"/>
                <w:color w:val="000000" w:themeColor="text1"/>
                <w:sz w:val="18"/>
                <w:szCs w:val="18"/>
              </w:rPr>
            </w:pPr>
            <w:r w:rsidRPr="28E9851D" w:rsidR="2267C12F">
              <w:rPr>
                <w:rFonts w:ascii="Arial" w:hAnsi="Arial" w:eastAsia="Arial" w:cs="Arial"/>
                <w:color w:val="000000" w:themeColor="text1" w:themeTint="FF" w:themeShade="FF"/>
                <w:sz w:val="18"/>
                <w:szCs w:val="18"/>
              </w:rPr>
              <w:t>The full name of the user</w:t>
            </w:r>
          </w:p>
        </w:tc>
      </w:tr>
      <w:tr w:rsidR="18F335A7" w:rsidTr="28E9851D" w14:paraId="10028BB8" w14:textId="77777777">
        <w:trPr>
          <w:trHeight w:val="31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AC25C89" w14:textId="54495666">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3</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1107A19" w14:textId="7D05565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Member User ID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0748328" w14:textId="280793C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18F335A7" w:rsidP="18F335A7" w:rsidRDefault="18F335A7" w14:paraId="42D3AC02" w14:textId="42DBF65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unique windows ID of the group member.</w:t>
            </w:r>
          </w:p>
        </w:tc>
      </w:tr>
      <w:tr w:rsidR="18F335A7" w:rsidTr="28E9851D" w14:paraId="4F112089"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BF3A5E7" w14:textId="1775A256">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4</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28C2F1B" w14:textId="07986868">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Created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1CCE76" w14:textId="0A85E44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F4AAFF1" w14:textId="4D1D838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originally created the record.</w:t>
            </w:r>
          </w:p>
        </w:tc>
      </w:tr>
      <w:tr w:rsidR="18F335A7" w:rsidTr="28E9851D" w14:paraId="63417043"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170DE5C" w14:textId="2E9BC3A9">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5</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55597D8" w14:textId="4B740CE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Created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28247D9" w14:textId="0E7634B4">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D665F0A" w14:textId="61A4C1F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initially created in the system.</w:t>
            </w:r>
          </w:p>
        </w:tc>
      </w:tr>
      <w:tr w:rsidR="18F335A7" w:rsidTr="28E9851D" w14:paraId="4D09DE49"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664E7A1" w14:textId="5DAC4468">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6</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2F9AD3F" w14:textId="702BA7C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Modified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CB0A617" w14:textId="616DB6B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D94D4F2" w14:textId="5B0E3A01">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last updated the record.</w:t>
            </w:r>
          </w:p>
        </w:tc>
      </w:tr>
      <w:tr w:rsidR="18F335A7" w:rsidTr="28E9851D" w14:paraId="0C075096"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F83A63B" w14:textId="457C9572">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7</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F33136E" w14:textId="30FFF696">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Modified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1F88D85" w14:textId="35AA07B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438C548" w14:textId="07E30992">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last updated.</w:t>
            </w:r>
          </w:p>
        </w:tc>
      </w:tr>
      <w:tr w:rsidR="18F335A7" w:rsidTr="28E9851D" w14:paraId="62AFC578"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A396398" w14:textId="3180F994">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8</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16083D3" w14:textId="62902892">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Coverage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12FEB11" w14:textId="7006284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B842BBB" w14:textId="4CC8D85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As of Date</w:t>
            </w:r>
          </w:p>
        </w:tc>
      </w:tr>
      <w:tr w:rsidR="18F335A7" w:rsidTr="28E9851D" w14:paraId="11AB8BF3"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5937C16" w14:textId="797DA7CB">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9</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749883E" w14:textId="639A6DA7">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Reported Generated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D941F6F" w14:textId="4B6B8D40">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B56B9F3" w14:textId="7DE5BFCE">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generated the report.</w:t>
            </w:r>
          </w:p>
        </w:tc>
      </w:tr>
      <w:tr w:rsidR="18F335A7" w:rsidTr="28E9851D" w14:paraId="5B26D169"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FEADE1A" w14:textId="097155BC">
            <w:pPr>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10</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6ABEDB6" w14:textId="4C74B645">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 Generated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C373D93" w14:textId="40BB4E1F">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D7BAF24" w14:textId="5CA505B6">
            <w:pPr>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exact date and time when the report was generated.</w:t>
            </w:r>
          </w:p>
        </w:tc>
      </w:tr>
    </w:tbl>
    <w:p w:rsidR="00A043AC" w:rsidP="18F335A7" w:rsidRDefault="1DF144AB" w14:paraId="1142328D" w14:textId="569BE492">
      <w:pPr>
        <w:pStyle w:val="Heading1"/>
        <w:spacing w:line="259" w:lineRule="auto"/>
        <w:rPr>
          <w:rFonts w:eastAsia="Arial"/>
          <w:color w:val="000000" w:themeColor="text1"/>
          <w:sz w:val="24"/>
          <w:szCs w:val="24"/>
        </w:rPr>
      </w:pPr>
      <w:bookmarkStart w:name="_Toc526919791" w:id="324972228"/>
      <w:r w:rsidRPr="5BDA26B3" w:rsidR="55CF2DEA">
        <w:rPr>
          <w:rFonts w:eastAsia="Arial"/>
          <w:color w:val="000000" w:themeColor="text1" w:themeTint="FF" w:themeShade="FF"/>
          <w:sz w:val="24"/>
          <w:szCs w:val="24"/>
        </w:rPr>
        <w:t>Annex</w:t>
      </w:r>
      <w:r w:rsidRPr="5BDA26B3" w:rsidR="545647F4">
        <w:rPr>
          <w:rFonts w:eastAsia="Arial"/>
          <w:color w:val="000000" w:themeColor="text1" w:themeTint="FF" w:themeShade="FF"/>
          <w:sz w:val="24"/>
          <w:szCs w:val="24"/>
        </w:rPr>
        <w:t xml:space="preserve"> H</w:t>
      </w:r>
      <w:r w:rsidRPr="5BDA26B3" w:rsidR="55CF2DEA">
        <w:rPr>
          <w:rFonts w:eastAsia="Arial"/>
          <w:color w:val="000000" w:themeColor="text1" w:themeTint="FF" w:themeShade="FF"/>
          <w:sz w:val="24"/>
          <w:szCs w:val="24"/>
        </w:rPr>
        <w:t xml:space="preserve"> – </w:t>
      </w:r>
      <w:r w:rsidRPr="5BDA26B3" w:rsidR="1D9E45F6">
        <w:rPr>
          <w:rFonts w:eastAsia="Arial"/>
          <w:color w:val="000000" w:themeColor="text1" w:themeTint="FF" w:themeShade="FF"/>
          <w:sz w:val="24"/>
          <w:szCs w:val="24"/>
        </w:rPr>
        <w:t>Audit Log Fields</w:t>
      </w:r>
      <w:bookmarkEnd w:id="324972228"/>
    </w:p>
    <w:tbl>
      <w:tblPr>
        <w:tblW w:w="0" w:type="auto"/>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26"/>
        <w:gridCol w:w="3099"/>
        <w:gridCol w:w="1770"/>
        <w:gridCol w:w="5220"/>
      </w:tblGrid>
      <w:tr w:rsidR="18F335A7" w:rsidTr="28E9851D" w14:paraId="6B6006D1"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56EE15E8" w14:textId="668A814B">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No</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2C52DF84" w14:textId="599E7A8B">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Field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2ACBCDE1" w14:textId="5A7FC6DC">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Data Type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3718D219" w14:textId="0A936829">
            <w:pPr>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Description</w:t>
            </w:r>
          </w:p>
        </w:tc>
      </w:tr>
      <w:tr w:rsidR="18F335A7" w:rsidTr="28E9851D" w14:paraId="0904D591"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320FD8C" w14:textId="1190A755">
            <w:pPr>
              <w:jc w:val="center"/>
              <w:rPr>
                <w:rFonts w:ascii="Arial" w:hAnsi="Arial" w:eastAsia="Arial" w:cs="Arial"/>
                <w:color w:val="000000" w:themeColor="text1"/>
                <w:szCs w:val="20"/>
              </w:rPr>
            </w:pPr>
            <w:r w:rsidRPr="18F335A7">
              <w:rPr>
                <w:rFonts w:ascii="Arial" w:hAnsi="Arial" w:eastAsia="Arial" w:cs="Arial"/>
                <w:color w:val="000000" w:themeColor="text1"/>
                <w:szCs w:val="20"/>
              </w:rPr>
              <w:t>1</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9B55743" w14:textId="52E6A471">
            <w:pPr>
              <w:rPr>
                <w:rFonts w:ascii="Arial" w:hAnsi="Arial" w:eastAsia="Arial" w:cs="Arial"/>
                <w:color w:val="000000" w:themeColor="text1"/>
                <w:szCs w:val="20"/>
              </w:rPr>
            </w:pPr>
            <w:r w:rsidRPr="18F335A7">
              <w:rPr>
                <w:rFonts w:ascii="Arial" w:hAnsi="Arial" w:eastAsia="Arial" w:cs="Arial"/>
                <w:color w:val="000000" w:themeColor="text1"/>
                <w:szCs w:val="20"/>
              </w:rPr>
              <w:t xml:space="preserve">Timestamp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DA64910" w:rsidP="18F335A7" w:rsidRDefault="0DA64910" w14:paraId="1602576A" w14:textId="33BA4C1C">
            <w:pPr>
              <w:rPr>
                <w:rFonts w:ascii="Arial" w:hAnsi="Arial" w:eastAsia="Arial" w:cs="Arial"/>
                <w:color w:val="000000" w:themeColor="text1"/>
                <w:szCs w:val="20"/>
              </w:rPr>
            </w:pPr>
            <w:r w:rsidRPr="18F335A7">
              <w:rPr>
                <w:rFonts w:ascii="Arial" w:hAnsi="Arial" w:eastAsia="Arial" w:cs="Arial"/>
                <w:color w:val="000000" w:themeColor="text1"/>
                <w:szCs w:val="20"/>
              </w:rPr>
              <w:t>Date and Time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0662E1B" w14:textId="5BA3B74D">
            <w:pPr>
              <w:rPr>
                <w:rFonts w:ascii="Arial" w:hAnsi="Arial" w:eastAsia="Arial" w:cs="Arial"/>
                <w:color w:val="000000" w:themeColor="text1"/>
                <w:szCs w:val="20"/>
              </w:rPr>
            </w:pPr>
            <w:r w:rsidRPr="18F335A7">
              <w:rPr>
                <w:rFonts w:ascii="Arial" w:hAnsi="Arial" w:eastAsia="Arial" w:cs="Arial"/>
                <w:color w:val="000000" w:themeColor="text1"/>
                <w:szCs w:val="20"/>
              </w:rPr>
              <w:t>The date and time when the system activity or transaction occurred.</w:t>
            </w:r>
          </w:p>
        </w:tc>
      </w:tr>
      <w:tr w:rsidR="18F335A7" w:rsidTr="28E9851D" w14:paraId="4A12605A" w14:textId="77777777">
        <w:trPr>
          <w:trHeight w:val="55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F3FEEC2" w:rsidP="18F335A7" w:rsidRDefault="0F3FEEC2" w14:paraId="5AB0D5BE" w14:textId="7DAE34FE">
            <w:pPr>
              <w:jc w:val="center"/>
              <w:rPr>
                <w:rFonts w:ascii="Arial" w:hAnsi="Arial" w:eastAsia="Arial" w:cs="Arial"/>
                <w:color w:val="000000" w:themeColor="text1"/>
                <w:szCs w:val="20"/>
              </w:rPr>
            </w:pPr>
            <w:r w:rsidRPr="18F335A7">
              <w:rPr>
                <w:rFonts w:ascii="Arial" w:hAnsi="Arial" w:eastAsia="Arial" w:cs="Arial"/>
                <w:color w:val="000000" w:themeColor="text1"/>
                <w:szCs w:val="20"/>
              </w:rPr>
              <w:t>2</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0AEB15E" w:rsidP="18F335A7" w:rsidRDefault="50AEB15E" w14:paraId="12CD2AF6" w14:textId="49208FE7">
            <w:pPr>
              <w:rPr>
                <w:rFonts w:ascii="Arial" w:hAnsi="Arial" w:eastAsia="Arial" w:cs="Arial"/>
                <w:color w:val="000000" w:themeColor="text1"/>
                <w:szCs w:val="20"/>
              </w:rPr>
            </w:pPr>
            <w:r w:rsidRPr="18F335A7">
              <w:rPr>
                <w:rFonts w:ascii="Arial" w:hAnsi="Arial" w:eastAsia="Arial" w:cs="Arial"/>
                <w:color w:val="000000" w:themeColor="text1"/>
                <w:szCs w:val="20"/>
              </w:rPr>
              <w:t>Module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0AEB15E" w:rsidP="18F335A7" w:rsidRDefault="50AEB15E" w14:paraId="7C31B405" w14:textId="14D2E4FC">
            <w:pPr>
              <w:rPr>
                <w:rFonts w:ascii="Arial" w:hAnsi="Arial" w:eastAsia="Arial" w:cs="Arial"/>
                <w:color w:val="000000" w:themeColor="text1"/>
                <w:szCs w:val="20"/>
              </w:rPr>
            </w:pPr>
            <w:r w:rsidRPr="18F335A7">
              <w:rPr>
                <w:rFonts w:ascii="Arial" w:hAnsi="Arial" w:eastAsia="Arial" w:cs="Arial"/>
                <w:color w:val="000000" w:themeColor="text1"/>
                <w:szCs w:val="20"/>
              </w:rPr>
              <w:t>Text</w:t>
            </w:r>
          </w:p>
          <w:p w:rsidR="18F335A7" w:rsidP="18F335A7" w:rsidRDefault="18F335A7" w14:paraId="61A1E427" w14:textId="678193AC">
            <w:pPr>
              <w:rPr>
                <w:rFonts w:ascii="Arial" w:hAnsi="Arial" w:eastAsia="Arial" w:cs="Arial"/>
                <w:color w:val="000000" w:themeColor="text1"/>
                <w:szCs w:val="20"/>
              </w:rPr>
            </w:pP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0AEB15E" w:rsidP="18F335A7" w:rsidRDefault="50AEB15E" w14:paraId="2F60E23D" w14:textId="7C23FA7F">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The module name where the activity was performed.</w:t>
            </w:r>
          </w:p>
        </w:tc>
      </w:tr>
      <w:tr w:rsidR="18F335A7" w:rsidTr="28E9851D" w14:paraId="49C7E3A1"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65D9662C" w14:textId="22C9F180">
            <w:pPr>
              <w:jc w:val="center"/>
            </w:pPr>
            <w:r w:rsidRPr="18F335A7">
              <w:rPr>
                <w:rFonts w:ascii="Arial" w:hAnsi="Arial" w:eastAsia="Arial" w:cs="Arial"/>
                <w:color w:val="000000" w:themeColor="text1"/>
                <w:szCs w:val="20"/>
              </w:rPr>
              <w:t>3</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769A83DF" w14:textId="7516D555">
            <w:r w:rsidRPr="18F335A7">
              <w:rPr>
                <w:rFonts w:ascii="Arial" w:hAnsi="Arial" w:eastAsia="Arial" w:cs="Arial"/>
                <w:color w:val="000000" w:themeColor="text1"/>
                <w:szCs w:val="20"/>
              </w:rPr>
              <w:t>User Id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0EB6F0A0" w14:textId="33D5159B">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28E9851D" w:rsidRDefault="16081727" w14:paraId="08DB9F9B" w14:textId="1FDC1A03">
            <w:pPr>
              <w:spacing w:line="259" w:lineRule="auto"/>
              <w:rPr>
                <w:rFonts w:ascii="Arial" w:hAnsi="Arial" w:eastAsia="Arial" w:cs="Arial"/>
                <w:color w:val="000000" w:themeColor="text1" w:themeTint="FF" w:themeShade="FF"/>
                <w:sz w:val="18"/>
                <w:szCs w:val="18"/>
              </w:rPr>
            </w:pPr>
            <w:r w:rsidRPr="28E9851D" w:rsidR="6544D977">
              <w:rPr>
                <w:rFonts w:ascii="Arial" w:hAnsi="Arial" w:eastAsia="Arial" w:cs="Arial"/>
                <w:color w:val="000000" w:themeColor="text1" w:themeTint="FF" w:themeShade="FF"/>
                <w:sz w:val="18"/>
                <w:szCs w:val="18"/>
              </w:rPr>
              <w:t>User's Windows ID</w:t>
            </w:r>
          </w:p>
        </w:tc>
      </w:tr>
      <w:tr w:rsidR="18F335A7" w:rsidTr="28E9851D" w14:paraId="6F5BE73B"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17F6CB95" w14:textId="44804735">
            <w:pPr>
              <w:spacing w:line="259" w:lineRule="auto"/>
              <w:jc w:val="center"/>
            </w:pPr>
            <w:r w:rsidRPr="18F335A7">
              <w:rPr>
                <w:rFonts w:ascii="Arial" w:hAnsi="Arial" w:eastAsia="Arial" w:cs="Arial"/>
                <w:color w:val="000000" w:themeColor="text1"/>
                <w:szCs w:val="20"/>
              </w:rPr>
              <w:t>4</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B49807C" w14:textId="6E1D1251">
            <w:pPr>
              <w:rPr>
                <w:rFonts w:ascii="Arial" w:hAnsi="Arial" w:eastAsia="Arial" w:cs="Arial"/>
                <w:color w:val="000000" w:themeColor="text1"/>
                <w:szCs w:val="20"/>
              </w:rPr>
            </w:pPr>
            <w:r w:rsidRPr="18F335A7">
              <w:rPr>
                <w:rFonts w:ascii="Arial" w:hAnsi="Arial" w:eastAsia="Arial" w:cs="Arial"/>
                <w:color w:val="000000" w:themeColor="text1"/>
                <w:szCs w:val="20"/>
              </w:rPr>
              <w:t xml:space="preserve">Performed By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DA5BDFE" w14:textId="6A89FC8B">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E70916B" w14:textId="1DCBF3BE">
            <w:pPr>
              <w:rPr>
                <w:rFonts w:ascii="Arial" w:hAnsi="Arial" w:eastAsia="Arial" w:cs="Arial"/>
                <w:color w:val="000000" w:themeColor="text1"/>
                <w:szCs w:val="20"/>
              </w:rPr>
            </w:pPr>
            <w:r w:rsidRPr="18F335A7">
              <w:rPr>
                <w:rFonts w:ascii="Arial" w:hAnsi="Arial" w:eastAsia="Arial" w:cs="Arial"/>
                <w:color w:val="000000" w:themeColor="text1"/>
                <w:szCs w:val="20"/>
              </w:rPr>
              <w:t>The user who performed the recorded activity or action.</w:t>
            </w:r>
          </w:p>
        </w:tc>
      </w:tr>
      <w:tr w:rsidR="18F335A7" w:rsidTr="28E9851D" w14:paraId="015A999C"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2AC257C2" w:rsidP="18F335A7" w:rsidRDefault="2AC257C2" w14:paraId="7CA38717" w14:textId="6FD0DDF1">
            <w:pPr>
              <w:jc w:val="center"/>
            </w:pPr>
            <w:r w:rsidRPr="18F335A7">
              <w:rPr>
                <w:rFonts w:ascii="Arial" w:hAnsi="Arial" w:eastAsia="Arial" w:cs="Arial"/>
                <w:color w:val="000000" w:themeColor="text1"/>
                <w:szCs w:val="20"/>
              </w:rPr>
              <w:t>5</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AAD0C26" w:rsidP="18F335A7" w:rsidRDefault="0AAD0C26" w14:paraId="037E9FC7" w14:textId="5507F69D">
            <w:pPr>
              <w:spacing w:line="259" w:lineRule="auto"/>
            </w:pPr>
            <w:r w:rsidRPr="18F335A7">
              <w:rPr>
                <w:rFonts w:ascii="Arial" w:hAnsi="Arial" w:eastAsia="Arial" w:cs="Arial"/>
                <w:color w:val="000000" w:themeColor="text1"/>
                <w:szCs w:val="20"/>
              </w:rPr>
              <w:t>User Group Profile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496E2C8F" w:rsidP="18F335A7" w:rsidRDefault="496E2C8F" w14:paraId="32E6C817" w14:textId="14D2E4FC">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496E2C8F" w:rsidP="18F335A7" w:rsidRDefault="496E2C8F" w14:paraId="0BD28A46" w14:textId="2BBF702E">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The role of the user</w:t>
            </w:r>
            <w:r w:rsidRPr="18F335A7" w:rsidR="22C71536">
              <w:rPr>
                <w:rFonts w:ascii="Arial" w:hAnsi="Arial" w:eastAsia="Arial" w:cs="Arial"/>
                <w:color w:val="000000" w:themeColor="text1"/>
                <w:szCs w:val="20"/>
              </w:rPr>
              <w:t xml:space="preserve"> of performed the Action</w:t>
            </w:r>
          </w:p>
        </w:tc>
      </w:tr>
      <w:tr w:rsidR="18F335A7" w:rsidTr="28E9851D" w14:paraId="2722E3D7" w14:textId="77777777">
        <w:trPr>
          <w:trHeight w:val="5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40E7AE4C" w:rsidP="18F335A7" w:rsidRDefault="40E7AE4C" w14:paraId="76D4FCE8" w14:textId="530040E3">
            <w:pPr>
              <w:spacing w:line="259" w:lineRule="auto"/>
              <w:jc w:val="center"/>
            </w:pPr>
            <w:r w:rsidRPr="18F335A7">
              <w:rPr>
                <w:rFonts w:ascii="Arial" w:hAnsi="Arial" w:eastAsia="Arial" w:cs="Arial"/>
                <w:color w:val="000000" w:themeColor="text1"/>
                <w:szCs w:val="20"/>
              </w:rPr>
              <w:t>6</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73E8F4C" w14:textId="66630887">
            <w:pPr>
              <w:rPr>
                <w:rFonts w:ascii="Arial" w:hAnsi="Arial" w:eastAsia="Arial" w:cs="Arial"/>
                <w:color w:val="000000" w:themeColor="text1"/>
                <w:szCs w:val="20"/>
              </w:rPr>
            </w:pPr>
            <w:r w:rsidRPr="18F335A7">
              <w:rPr>
                <w:rFonts w:ascii="Arial" w:hAnsi="Arial" w:eastAsia="Arial" w:cs="Arial"/>
                <w:color w:val="000000" w:themeColor="text1"/>
                <w:szCs w:val="20"/>
              </w:rPr>
              <w:t>Act</w:t>
            </w:r>
            <w:r w:rsidRPr="18F335A7" w:rsidR="1155C438">
              <w:rPr>
                <w:rFonts w:ascii="Arial" w:hAnsi="Arial" w:eastAsia="Arial" w:cs="Arial"/>
                <w:color w:val="000000" w:themeColor="text1"/>
                <w:szCs w:val="20"/>
              </w:rPr>
              <w:t>ion</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1D3E995" w14:textId="5DCC4153">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0792657" w14:textId="50113376">
            <w:pPr>
              <w:rPr>
                <w:rFonts w:ascii="Arial" w:hAnsi="Arial" w:eastAsia="Arial" w:cs="Arial"/>
                <w:color w:val="000000" w:themeColor="text1"/>
                <w:szCs w:val="20"/>
              </w:rPr>
            </w:pPr>
            <w:r w:rsidRPr="18F335A7">
              <w:rPr>
                <w:rFonts w:ascii="Arial" w:hAnsi="Arial" w:eastAsia="Arial" w:cs="Arial"/>
                <w:color w:val="000000" w:themeColor="text1"/>
                <w:szCs w:val="20"/>
              </w:rPr>
              <w:t>A description of the action performed in the system (e.g., view, create, update).</w:t>
            </w:r>
          </w:p>
        </w:tc>
      </w:tr>
      <w:tr w:rsidR="18F335A7" w:rsidTr="28E9851D" w14:paraId="1E806DFE" w14:textId="77777777">
        <w:trPr>
          <w:trHeight w:val="87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2A300739" w:rsidP="18F335A7" w:rsidRDefault="2A300739" w14:paraId="2081385C" w14:textId="6801A1C0">
            <w:pPr>
              <w:jc w:val="center"/>
            </w:pPr>
            <w:r w:rsidRPr="18F335A7">
              <w:rPr>
                <w:rFonts w:ascii="Arial" w:hAnsi="Arial" w:eastAsia="Arial" w:cs="Arial"/>
                <w:color w:val="000000" w:themeColor="text1"/>
                <w:szCs w:val="20"/>
              </w:rPr>
              <w:t>7</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C48C62D" w14:textId="1EBC56D7">
            <w:pPr>
              <w:rPr>
                <w:rFonts w:ascii="Arial" w:hAnsi="Arial" w:eastAsia="Arial" w:cs="Arial"/>
                <w:color w:val="000000" w:themeColor="text1"/>
                <w:szCs w:val="20"/>
              </w:rPr>
            </w:pPr>
            <w:r w:rsidRPr="18F335A7">
              <w:rPr>
                <w:rFonts w:ascii="Arial" w:hAnsi="Arial" w:eastAsia="Arial" w:cs="Arial"/>
                <w:color w:val="000000" w:themeColor="text1"/>
                <w:szCs w:val="20"/>
              </w:rPr>
              <w:t xml:space="preserve">Old Value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B1D328F" w14:textId="72034AD8">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4015F2E" w14:textId="75078578">
            <w:pPr>
              <w:rPr>
                <w:rFonts w:ascii="Arial" w:hAnsi="Arial" w:eastAsia="Arial" w:cs="Arial"/>
                <w:color w:val="000000" w:themeColor="text1"/>
                <w:szCs w:val="20"/>
              </w:rPr>
            </w:pPr>
            <w:r w:rsidRPr="18F335A7">
              <w:rPr>
                <w:rFonts w:ascii="Arial" w:hAnsi="Arial" w:eastAsia="Arial" w:cs="Arial"/>
                <w:color w:val="000000" w:themeColor="text1"/>
                <w:szCs w:val="20"/>
              </w:rPr>
              <w:t xml:space="preserve">The original value or state of the record before the change was made. </w:t>
            </w:r>
            <w:r>
              <w:br/>
            </w:r>
            <w:r w:rsidRPr="18F335A7">
              <w:rPr>
                <w:rFonts w:ascii="Arial" w:hAnsi="Arial" w:eastAsia="Arial" w:cs="Arial"/>
                <w:color w:val="000000" w:themeColor="text1"/>
                <w:szCs w:val="20"/>
              </w:rPr>
              <w:t>Pipe delimited if more than 1</w:t>
            </w:r>
          </w:p>
        </w:tc>
      </w:tr>
      <w:tr w:rsidR="18F335A7" w:rsidTr="28E9851D" w14:paraId="1138B6A6" w14:textId="77777777">
        <w:trPr>
          <w:trHeight w:val="87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13F6A21" w:rsidP="18F335A7" w:rsidRDefault="513F6A21" w14:paraId="56E84B9A" w14:textId="59F673CF">
            <w:pPr>
              <w:jc w:val="center"/>
            </w:pPr>
            <w:r w:rsidRPr="18F335A7">
              <w:rPr>
                <w:rFonts w:ascii="Arial" w:hAnsi="Arial" w:eastAsia="Arial" w:cs="Arial"/>
                <w:color w:val="000000" w:themeColor="text1"/>
                <w:szCs w:val="20"/>
              </w:rPr>
              <w:t>8</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F723B10" w14:textId="4D763517">
            <w:pPr>
              <w:rPr>
                <w:rFonts w:ascii="Arial" w:hAnsi="Arial" w:eastAsia="Arial" w:cs="Arial"/>
                <w:color w:val="000000" w:themeColor="text1"/>
                <w:szCs w:val="20"/>
              </w:rPr>
            </w:pPr>
            <w:r w:rsidRPr="18F335A7">
              <w:rPr>
                <w:rFonts w:ascii="Arial" w:hAnsi="Arial" w:eastAsia="Arial" w:cs="Arial"/>
                <w:color w:val="000000" w:themeColor="text1"/>
                <w:szCs w:val="20"/>
              </w:rPr>
              <w:t xml:space="preserve">New Value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0E3AF8C" w14:textId="2999DB0B">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296488D" w14:textId="2E517468">
            <w:pPr>
              <w:rPr>
                <w:rFonts w:ascii="Arial" w:hAnsi="Arial" w:eastAsia="Arial" w:cs="Arial"/>
                <w:color w:val="000000" w:themeColor="text1"/>
                <w:szCs w:val="20"/>
              </w:rPr>
            </w:pPr>
            <w:r w:rsidRPr="18F335A7">
              <w:rPr>
                <w:rFonts w:ascii="Arial" w:hAnsi="Arial" w:eastAsia="Arial" w:cs="Arial"/>
                <w:color w:val="000000" w:themeColor="text1"/>
                <w:szCs w:val="20"/>
              </w:rPr>
              <w:t>The updated value or state of the record after the change was completed.</w:t>
            </w:r>
            <w:r>
              <w:br/>
            </w:r>
            <w:r w:rsidRPr="18F335A7">
              <w:rPr>
                <w:rFonts w:ascii="Arial" w:hAnsi="Arial" w:eastAsia="Arial" w:cs="Arial"/>
                <w:color w:val="000000" w:themeColor="text1"/>
                <w:szCs w:val="20"/>
              </w:rPr>
              <w:t>Pipe delimited if more than 1</w:t>
            </w:r>
          </w:p>
        </w:tc>
      </w:tr>
      <w:tr w:rsidR="18F335A7" w:rsidTr="28E9851D" w14:paraId="6A576AAD" w14:textId="77777777">
        <w:trPr>
          <w:trHeight w:val="5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CB56232" w:rsidP="18F335A7" w:rsidRDefault="1CB56232" w14:paraId="14294001" w14:textId="2906FBFD">
            <w:pPr>
              <w:jc w:val="center"/>
            </w:pPr>
            <w:r w:rsidRPr="18F335A7">
              <w:rPr>
                <w:rFonts w:ascii="Arial" w:hAnsi="Arial" w:eastAsia="Arial" w:cs="Arial"/>
                <w:color w:val="000000" w:themeColor="text1"/>
                <w:szCs w:val="20"/>
              </w:rPr>
              <w:t>9</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0E56663" w14:textId="5A6F9387">
            <w:pPr>
              <w:rPr>
                <w:rFonts w:ascii="Arial" w:hAnsi="Arial" w:eastAsia="Arial" w:cs="Arial"/>
                <w:color w:val="000000" w:themeColor="text1"/>
                <w:szCs w:val="20"/>
              </w:rPr>
            </w:pPr>
            <w:r w:rsidRPr="18F335A7">
              <w:rPr>
                <w:rFonts w:ascii="Arial" w:hAnsi="Arial" w:eastAsia="Arial" w:cs="Arial"/>
                <w:color w:val="000000" w:themeColor="text1"/>
                <w:szCs w:val="20"/>
              </w:rPr>
              <w:t>Date Coverage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C56E35E" w14:textId="0C1CDF8E">
            <w:pPr>
              <w:rPr>
                <w:rFonts w:ascii="Arial" w:hAnsi="Arial" w:eastAsia="Arial" w:cs="Arial"/>
                <w:color w:val="000000" w:themeColor="text1"/>
                <w:szCs w:val="20"/>
              </w:rPr>
            </w:pPr>
            <w:r w:rsidRPr="18F335A7">
              <w:rPr>
                <w:rFonts w:ascii="Arial" w:hAnsi="Arial" w:eastAsia="Arial" w:cs="Arial"/>
                <w:color w:val="000000" w:themeColor="text1"/>
                <w:szCs w:val="20"/>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04DDA1D" w14:textId="71DB1A5B">
            <w:pPr>
              <w:rPr>
                <w:rFonts w:ascii="Arial" w:hAnsi="Arial" w:eastAsia="Arial" w:cs="Arial"/>
                <w:color w:val="000000" w:themeColor="text1"/>
                <w:szCs w:val="20"/>
              </w:rPr>
            </w:pPr>
            <w:r w:rsidRPr="18F335A7">
              <w:rPr>
                <w:rFonts w:ascii="Arial" w:hAnsi="Arial" w:eastAsia="Arial" w:cs="Arial"/>
                <w:color w:val="000000" w:themeColor="text1"/>
                <w:szCs w:val="20"/>
              </w:rPr>
              <w:t>The start and end date range defining the period covered by the audit log entries in the report.</w:t>
            </w:r>
          </w:p>
        </w:tc>
      </w:tr>
      <w:tr w:rsidR="18F335A7" w:rsidTr="28E9851D" w14:paraId="5C33E1E1" w14:textId="77777777">
        <w:trPr>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220A45AB" w:rsidP="18F335A7" w:rsidRDefault="220A45AB" w14:paraId="0B0471AC" w14:textId="5066ABB3">
            <w:pPr>
              <w:jc w:val="center"/>
            </w:pPr>
            <w:r w:rsidRPr="18F335A7">
              <w:rPr>
                <w:rFonts w:ascii="Arial" w:hAnsi="Arial" w:eastAsia="Arial" w:cs="Arial"/>
                <w:color w:val="000000" w:themeColor="text1"/>
                <w:szCs w:val="20"/>
              </w:rPr>
              <w:t>10</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75714D8B" w:rsidP="18F335A7" w:rsidRDefault="75714D8B" w14:paraId="4414F5AB" w14:textId="152D17B5">
            <w:pPr>
              <w:rPr>
                <w:rFonts w:ascii="Arial" w:hAnsi="Arial" w:eastAsia="Arial" w:cs="Arial"/>
                <w:color w:val="000000" w:themeColor="text1"/>
                <w:szCs w:val="20"/>
              </w:rPr>
            </w:pPr>
            <w:r w:rsidRPr="18F335A7">
              <w:rPr>
                <w:rFonts w:ascii="Arial" w:hAnsi="Arial" w:eastAsia="Arial" w:cs="Arial"/>
                <w:color w:val="000000" w:themeColor="text1"/>
                <w:szCs w:val="20"/>
              </w:rPr>
              <w:t xml:space="preserve">Report </w:t>
            </w:r>
            <w:r w:rsidRPr="18F335A7" w:rsidR="18F335A7">
              <w:rPr>
                <w:rFonts w:ascii="Arial" w:hAnsi="Arial" w:eastAsia="Arial" w:cs="Arial"/>
                <w:color w:val="000000" w:themeColor="text1"/>
                <w:szCs w:val="20"/>
              </w:rPr>
              <w:t>Generated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32857A6" w14:textId="303AFF41">
            <w:pPr>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8E8B7B5" w14:textId="07F37D71">
            <w:pPr>
              <w:rPr>
                <w:rFonts w:ascii="Arial" w:hAnsi="Arial" w:eastAsia="Arial" w:cs="Arial"/>
                <w:color w:val="000000" w:themeColor="text1"/>
                <w:szCs w:val="20"/>
              </w:rPr>
            </w:pPr>
            <w:r w:rsidRPr="18F335A7">
              <w:rPr>
                <w:rFonts w:ascii="Arial" w:hAnsi="Arial" w:eastAsia="Arial" w:cs="Arial"/>
                <w:color w:val="000000" w:themeColor="text1"/>
                <w:szCs w:val="20"/>
              </w:rPr>
              <w:t>The user who generated the report.</w:t>
            </w:r>
          </w:p>
        </w:tc>
      </w:tr>
      <w:tr w:rsidR="18F335A7" w:rsidTr="28E9851D" w14:paraId="18931202" w14:textId="77777777">
        <w:trPr>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35771A9A" w:rsidP="18F335A7" w:rsidRDefault="35771A9A" w14:paraId="09BECC7E" w14:textId="0966ED43">
            <w:pPr>
              <w:jc w:val="center"/>
            </w:pPr>
            <w:r w:rsidRPr="18F335A7">
              <w:rPr>
                <w:rFonts w:ascii="Arial" w:hAnsi="Arial" w:eastAsia="Arial" w:cs="Arial"/>
                <w:color w:val="000000" w:themeColor="text1"/>
                <w:szCs w:val="20"/>
              </w:rPr>
              <w:t>11</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A9B0BB7" w14:textId="44620E8E">
            <w:pPr>
              <w:spacing w:line="259" w:lineRule="auto"/>
              <w:rPr>
                <w:rFonts w:ascii="Arial" w:hAnsi="Arial" w:eastAsia="Arial" w:cs="Arial"/>
                <w:color w:val="000000" w:themeColor="text1"/>
                <w:szCs w:val="20"/>
              </w:rPr>
            </w:pPr>
            <w:r w:rsidRPr="18F335A7">
              <w:rPr>
                <w:rFonts w:ascii="Arial" w:hAnsi="Arial" w:eastAsia="Arial" w:cs="Arial"/>
                <w:color w:val="000000" w:themeColor="text1"/>
                <w:szCs w:val="20"/>
              </w:rPr>
              <w:t>Date</w:t>
            </w:r>
            <w:r w:rsidRPr="18F335A7" w:rsidR="39609C19">
              <w:rPr>
                <w:rFonts w:ascii="Arial" w:hAnsi="Arial" w:eastAsia="Arial" w:cs="Arial"/>
                <w:color w:val="000000" w:themeColor="text1"/>
                <w:szCs w:val="20"/>
              </w:rPr>
              <w:t xml:space="preserve"> &amp; </w:t>
            </w:r>
            <w:r w:rsidRPr="18F335A7">
              <w:rPr>
                <w:rFonts w:ascii="Arial" w:hAnsi="Arial" w:eastAsia="Arial" w:cs="Arial"/>
                <w:color w:val="000000" w:themeColor="text1"/>
                <w:szCs w:val="20"/>
              </w:rPr>
              <w:t xml:space="preserve">Time </w:t>
            </w:r>
            <w:r w:rsidRPr="18F335A7" w:rsidR="7D9FACAA">
              <w:rPr>
                <w:rFonts w:ascii="Arial" w:hAnsi="Arial" w:eastAsia="Arial" w:cs="Arial"/>
                <w:color w:val="000000" w:themeColor="text1"/>
                <w:szCs w:val="20"/>
              </w:rPr>
              <w:t>Generated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17ACC08" w14:textId="21F9C91E">
            <w:pPr>
              <w:rPr>
                <w:rFonts w:ascii="Arial" w:hAnsi="Arial" w:eastAsia="Arial" w:cs="Arial"/>
                <w:color w:val="000000" w:themeColor="text1"/>
                <w:szCs w:val="20"/>
              </w:rPr>
            </w:pPr>
            <w:r w:rsidRPr="18F335A7">
              <w:rPr>
                <w:rFonts w:ascii="Arial" w:hAnsi="Arial" w:eastAsia="Arial" w:cs="Arial"/>
                <w:color w:val="000000" w:themeColor="text1"/>
                <w:szCs w:val="20"/>
              </w:rPr>
              <w:t>Date and Time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F42377D" w14:textId="42D9B712">
            <w:pPr>
              <w:rPr>
                <w:rFonts w:ascii="Arial" w:hAnsi="Arial" w:eastAsia="Arial" w:cs="Arial"/>
                <w:color w:val="000000" w:themeColor="text1"/>
                <w:szCs w:val="20"/>
              </w:rPr>
            </w:pPr>
            <w:r w:rsidRPr="18F335A7">
              <w:rPr>
                <w:rFonts w:ascii="Arial" w:hAnsi="Arial" w:eastAsia="Arial" w:cs="Arial"/>
                <w:color w:val="000000" w:themeColor="text1"/>
                <w:szCs w:val="20"/>
              </w:rPr>
              <w:t>The exact date and time when the report was generated.</w:t>
            </w:r>
          </w:p>
        </w:tc>
      </w:tr>
      <w:tr>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jc w:val="center"/>
            </w:pPr>
            <w:r>
              <w:rPr>
                <w:rFonts w:ascii="Arial" w:hAnsi="Arial" w:eastAsia="Arial" w:cs="Arial"/>
                <w:color w:val="000000" w:themeColor="text1"/>
                <w:szCs w:val="20"/>
                <w:shd w:val="clear" w:color="auto" w:fill="FFF59D"/>
              </w:rPr>
              <w:t xml:space="preserve">12</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spacing w:line="259" w:lineRule="auto"/>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Activity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Short description of the action (FRUM.008.01).</w:t>
            </w:r>
          </w:p>
        </w:tc>
      </w:tr>
      <w:tr>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jc w:val="center"/>
            </w:pPr>
            <w:r>
              <w:rPr>
                <w:rFonts w:ascii="Arial" w:hAnsi="Arial" w:eastAsia="Arial" w:cs="Arial"/>
                <w:color w:val="000000" w:themeColor="text1"/>
                <w:szCs w:val="20"/>
                <w:shd w:val="clear" w:color="auto" w:fill="FFF59D"/>
              </w:rPr>
              <w:t xml:space="preserve">13</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spacing w:line="259" w:lineRule="auto"/>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IP Address</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The source address of the session (FRUM.008.01; conflict C19).</w:t>
            </w:r>
          </w:p>
        </w:tc>
      </w:tr>
      <w:tr>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jc w:val="center"/>
            </w:pPr>
            <w:r>
              <w:rPr>
                <w:rFonts w:ascii="Arial" w:hAnsi="Arial" w:eastAsia="Arial" w:cs="Arial"/>
                <w:color w:val="000000" w:themeColor="text1"/>
                <w:szCs w:val="20"/>
                <w:shd w:val="clear" w:color="auto" w:fill="FFF59D"/>
              </w:rPr>
              <w:t xml:space="preserve">14</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spacing w:line="259" w:lineRule="auto"/>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Approved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The approver of the request from which the activity came.</w:t>
            </w:r>
          </w:p>
        </w:tc>
      </w:tr>
      <w:tr>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jc w:val="center"/>
            </w:pPr>
            <w:r>
              <w:rPr>
                <w:rFonts w:ascii="Arial" w:hAnsi="Arial" w:eastAsia="Arial" w:cs="Arial"/>
                <w:color w:val="000000" w:themeColor="text1"/>
                <w:szCs w:val="20"/>
                <w:shd w:val="clear" w:color="auto" w:fill="FFF59D"/>
              </w:rPr>
              <w:t xml:space="preserve">15</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spacing w:line="259" w:lineRule="auto"/>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Request No.</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59D"/>
            <w:tcMar>
              <w:top w:w="15" w:type="dxa"/>
              <w:left w:w="15" w:type="dxa"/>
              <w:right w:w="15" w:type="dxa"/>
            </w:tcMar>
            <w:vAlign w:val="center"/>
          </w:tcPr>
          <w:p>
            <w:pPr>
              <w:rPr>
                <w:rFonts w:ascii="Arial" w:hAnsi="Arial" w:eastAsia="Arial" w:cs="Arial"/>
                <w:color w:val="000000" w:themeColor="text1"/>
                <w:szCs w:val="20"/>
              </w:rPr>
            </w:pPr>
            <w:r>
              <w:rPr>
                <w:rFonts w:ascii="Arial" w:hAnsi="Arial" w:eastAsia="Arial" w:cs="Arial"/>
                <w:color w:val="000000" w:themeColor="text1"/>
                <w:szCs w:val="20"/>
                <w:shd w:val="clear" w:color="auto" w:fill="FFF59D"/>
              </w:rPr>
              <w:t xml:space="preserve">The number of the access request (AR-yyyy-nnnnnn).</w:t>
            </w:r>
          </w:p>
        </w:tc>
      </w:tr>
    </w:tbl>
    <w:p w:rsidR="00A043AC" w:rsidP="18F335A7" w:rsidRDefault="00A043AC" w14:paraId="7C18F148" w14:textId="5662C043">
      <w:pPr>
        <w:keepNext/>
        <w:rPr>
          <w:rFonts w:ascii="Arial" w:hAnsi="Arial" w:eastAsia="Arial" w:cs="Arial"/>
          <w:szCs w:val="20"/>
        </w:rPr>
      </w:pPr>
    </w:p>
    <w:p w:rsidR="00A043AC" w:rsidP="18F335A7" w:rsidRDefault="00A043AC" w14:paraId="0D9747AC" w14:textId="3779F39E">
      <w:pPr>
        <w:keepNext/>
      </w:pPr>
    </w:p>
    <w:p w:rsidR="00A043AC" w:rsidP="28E9851D" w:rsidRDefault="00A043AC" w14:paraId="31E76640" w14:textId="627178AF">
      <w:pPr>
        <w:pStyle w:val="Heading1"/>
        <w:suppressLineNumbers w:val="0"/>
        <w:bidi w:val="0"/>
        <w:spacing w:before="240" w:beforeAutospacing="off" w:after="60" w:afterAutospacing="off" w:line="259" w:lineRule="auto"/>
        <w:ind w:left="0" w:right="0"/>
        <w:jc w:val="left"/>
        <w:rPr>
          <w:rFonts w:eastAsia="Arial"/>
          <w:color w:val="000000" w:themeColor="text1" w:themeTint="FF" w:themeShade="FF"/>
          <w:sz w:val="24"/>
          <w:szCs w:val="24"/>
        </w:rPr>
      </w:pPr>
      <w:bookmarkStart w:name="_Toc889602595" w:id="1106972487"/>
      <w:r w:rsidRPr="5BDA26B3" w:rsidR="79577EB0">
        <w:rPr>
          <w:rFonts w:eastAsia="Arial"/>
          <w:color w:val="000000" w:themeColor="text1" w:themeTint="FF" w:themeShade="FF"/>
          <w:sz w:val="24"/>
          <w:szCs w:val="24"/>
        </w:rPr>
        <w:t>Annex I</w:t>
      </w:r>
      <w:r w:rsidRPr="5BDA26B3" w:rsidR="79577EB0">
        <w:rPr>
          <w:rFonts w:eastAsia="Arial"/>
          <w:color w:val="000000" w:themeColor="text1" w:themeTint="FF" w:themeShade="FF"/>
          <w:sz w:val="24"/>
          <w:szCs w:val="24"/>
        </w:rPr>
        <w:t xml:space="preserve"> – </w:t>
      </w:r>
      <w:r w:rsidRPr="5BDA26B3" w:rsidR="7AC0A205">
        <w:rPr>
          <w:rFonts w:eastAsia="Arial"/>
          <w:color w:val="000000" w:themeColor="text1" w:themeTint="FF" w:themeShade="FF"/>
          <w:sz w:val="24"/>
          <w:szCs w:val="24"/>
        </w:rPr>
        <w:t>Password Guidelines</w:t>
      </w:r>
      <w:bookmarkEnd w:id="1106972487"/>
    </w:p>
    <w:p w:rsidR="00A043AC" w:rsidP="3BCA049D" w:rsidRDefault="00A043AC" w14:paraId="26E65CF8" w14:textId="4B5E10D9">
      <w:pPr>
        <w:pStyle w:val="Normal"/>
        <w:keepNext w:val="1"/>
        <w:bidi w:val="0"/>
        <w:rPr>
          <w:rFonts w:ascii="Arial" w:hAnsi="Arial" w:eastAsia="Arial" w:cs="Arial"/>
        </w:rPr>
      </w:pPr>
      <w:hyperlink r:id="R9be6a63e4c9347c3">
        <w:r w:rsidRPr="3BCA049D" w:rsidR="6327523B">
          <w:rPr>
            <w:rStyle w:val="Hyperlink"/>
            <w:rFonts w:ascii="Arial" w:hAnsi="Arial" w:eastAsia="Arial" w:cs="Arial"/>
            <w:noProof w:val="0"/>
            <w:sz w:val="20"/>
            <w:szCs w:val="20"/>
            <w:lang w:val="en-CA"/>
          </w:rPr>
          <w:t>Application Security Requirement (ASR).xlsx</w:t>
        </w:r>
      </w:hyperlink>
    </w:p>
    <w:p w:rsidR="00A043AC" w:rsidP="3BCA049D" w:rsidRDefault="00A043AC" w14:paraId="41E35201" w14:textId="54E7C13F">
      <w:pPr>
        <w:pStyle w:val="Normal"/>
        <w:keepNext w:val="1"/>
        <w:rPr>
          <w:rFonts w:ascii="Arial" w:hAnsi="Arial" w:eastAsia="Arial" w:cs="Arial"/>
          <w:noProof w:val="0"/>
          <w:sz w:val="20"/>
          <w:szCs w:val="20"/>
          <w:lang w:val="en-CA"/>
        </w:rPr>
      </w:pPr>
      <w:hyperlink r:id="R160051e5814a47b1">
        <w:r w:rsidRPr="3BCA049D" w:rsidR="12446BAF">
          <w:rPr>
            <w:rStyle w:val="Hyperlink"/>
            <w:rFonts w:ascii="Arial" w:hAnsi="Arial" w:eastAsia="Arial" w:cs="Arial"/>
            <w:noProof w:val="0"/>
            <w:sz w:val="20"/>
            <w:szCs w:val="20"/>
            <w:lang w:val="en-CA"/>
          </w:rPr>
          <w:t>Password Protection Guidelines v2_10Sep2026.pdf</w:t>
        </w:r>
      </w:hyperlink>
    </w:p>
    <w:p>
      <w:pPr>
        <w:pStyle w:val="TOC1"/>
        <w:pageBreakBefore/>
        <w:tabs>
          <w:tab w:val="right" w:leader="dot" w:pos="8625"/>
        </w:tabs>
      </w:pPr>
      <w:r>
        <w:rPr>
          <w:rFonts w:ascii="Arial" w:hAnsi="Arial" w:cs="Arial"/>
          <w:shd w:val="clear" w:color="auto" w:fill="FFF59D"/>
        </w:rPr>
        <w:t xml:space="preserve">Annex J – Screen Specifications</w:t>
      </w:r>
    </w:p>
    <w:p>
      <w:pPr>
        <w:rPr>
          <w:rFonts w:ascii="Arial" w:hAnsi="Arial" w:cs="Arial"/>
        </w:rPr>
      </w:pPr>
      <w:r>
        <w:rPr>
          <w:rFonts w:ascii="Arial" w:hAnsi="Arial" w:cs="Arial"/>
          <w:shd w:val="clear" w:color="auto" w:fill="FFF59D"/>
        </w:rPr>
        <w:t xml:space="preserve">This annex specifies the User Access Maintenance screens: the purpose of each screen, how the user reaches it, the requirements it serves, one screenshot, its fields with type, mandatory marker, format, list or source and validation, its actions, and its rules. Mandatory: Y = mandatory, N = optional, Cond. = mandatory when the condition stated applies. The screenshots were taken on the SIT environment with SIT/UAT data on 29-Sep-2026.</w:t>
      </w:r>
    </w:p>
    <w:p>
      <w:pPr>
        <w:pStyle w:val="Heading2"/>
        <w:keepNext/>
        <w:numPr>
          <w:ilvl w:val="0"/>
          <w:numId w:val="0"/>
        </w:numPr>
        <w:rPr>
          <w:rFonts w:ascii="Arial" w:hAnsi="Arial" w:cs="Arial"/>
        </w:rPr>
      </w:pPr>
      <w:r>
        <w:rPr>
          <w:rFonts w:ascii="Arial" w:hAnsi="Arial" w:cs="Arial"/>
          <w:shd w:val="clear" w:color="auto" w:fill="FFF59D"/>
        </w:rPr>
        <w:t xml:space="preserve">J.1 Login (SCR-UA-01)</w:t>
      </w:r>
    </w:p>
    <w:p>
      <w:pPr>
        <w:rPr>
          <w:rFonts w:ascii="Arial" w:hAnsi="Arial" w:cs="Arial"/>
        </w:rPr>
      </w:pPr>
      <w:r>
        <w:rPr>
          <w:rFonts w:ascii="Arial" w:hAnsi="Arial" w:cs="Arial"/>
          <w:shd w:val="clear" w:color="auto" w:fill="FFF59D"/>
        </w:rPr>
        <w:t xml:space="preserve">Purpose: The sign-in page of the system, on the BDO Insure portal layout. The user enters the user ID and password; the system checks the account and the password, counts failed attempts and locks the account at the third, and opens the home page with the menu of the user's group profiles. A user whose password was set by an administrator or has expired changes it first (SCR-UA-03).</w:t>
      </w:r>
    </w:p>
    <w:p>
      <w:pPr>
        <w:rPr>
          <w:rFonts w:ascii="Arial" w:hAnsi="Arial" w:cs="Arial"/>
        </w:rPr>
      </w:pPr>
      <w:r>
        <w:rPr>
          <w:rFonts w:ascii="Arial" w:hAnsi="Arial" w:cs="Arial"/>
          <w:shd w:val="clear" w:color="auto" w:fill="FFF59D"/>
        </w:rPr>
        <w:t xml:space="preserve">Access: The the system address in the browser of a BDO-issued device; Every page when the session has ended (inactivity, end of the session, Log Out); Reset password › Back to Login</w:t>
      </w:r>
    </w:p>
    <w:p>
      <w:pPr>
        <w:rPr>
          <w:rFonts w:ascii="Arial" w:hAnsi="Arial" w:cs="Arial"/>
        </w:rPr>
      </w:pPr>
      <w:r>
        <w:rPr>
          <w:rFonts w:ascii="Arial" w:hAnsi="Arial" w:cs="Arial"/>
          <w:shd w:val="clear" w:color="auto" w:fill="FFF59D"/>
        </w:rPr>
        <w:t xml:space="preserve">Requirements: FRUM.001.01, FRUM.001.02, FRUM.001.06, FRUM-004.01</w:t>
      </w:r>
    </w:p>
    <w:p>
      <w:pPr>
        <w:jc w:val="center"/>
      </w:pPr>
      <w:r>
        <w:drawing>
          <wp:inline>
            <wp:extent cx="5214206" cy="4389120"/>
            <wp:docPr id="1803472600" name="Picture 1803472600"/>
            <wp:cNvGraphicFramePr>
              <a:graphicFrameLocks noChangeAspect="1"/>
            </wp:cNvGraphicFramePr>
            <a:graphic>
              <a:graphicData uri="http://schemas.openxmlformats.org/drawingml/2006/picture">
                <pic:pic>
                  <pic:nvPicPr>
                    <pic:cNvPr id="0" name="scr-ua-01-01-empty.png"/>
                    <pic:cNvPicPr/>
                  </pic:nvPicPr>
                  <pic:blipFill>
                    <a:blip r:embed="rId25"/>
                    <a:stretch>
                      <a:fillRect/>
                    </a:stretch>
                  </pic:blipFill>
                  <pic:spPr>
                    <a:xfrm>
                      <a:off x="0" y="0"/>
                      <a:ext cx="5214206" cy="4389120"/>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J.1: Login page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Sign-in: User ID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the system user ID (for example a013000196); with directory sign-in, the Windows ID;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Required by the browser; the account must exist, be active and not locked; Invalid user name or password</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Sign-in: Password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Password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Masked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Required by the browser; checked against the stored password (or by the directory); Invalid user name or password</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Sign-in: Forgot password?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Link</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Login</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Every user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User ID and password entered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Checks the account and the password. Success: opens the home page with the menu of the user's active group profiles and records the sign-in; a password set by an administrator or expired opens Change Your Password first. Failure: counts the failed attempt; the third consecutive failure locks the account and ends its open sessions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Signed in, or refused</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Forgot password?</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Every user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Forgot Password (SCR-UA-02)</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09"/>
        </w:numPr>
        <w:rPr>
          <w:rFonts w:ascii="Arial" w:hAnsi="Arial" w:cs="Arial"/>
        </w:rPr>
      </w:pPr>
      <w:r>
        <w:rPr>
          <w:rFonts w:ascii="Arial" w:hAnsi="Arial" w:cs="Arial"/>
          <w:shd w:val="clear" w:color="auto" w:fill="FFF59D"/>
        </w:rPr>
        <w:t xml:space="preserve">The account locks after 3 consecutive failed sign-ins (parameter the lock-out attempts, all users); only the System Administrator unlocks it (Users › Unlock), or a reactivation request with Also unlock the account (FRUM.001.01, FRUM.001.02).</w:t>
      </w:r>
    </w:p>
    <w:p>
      <w:pPr>
        <w:pStyle w:val="ListParagraph"/>
        <w:numPr>
          <w:ilvl w:val="0"/>
          <w:numId w:val="209"/>
        </w:numPr>
        <w:rPr>
          <w:rFonts w:ascii="Arial" w:hAnsi="Arial" w:cs="Arial"/>
        </w:rPr>
      </w:pPr>
      <w:r>
        <w:rPr>
          <w:rFonts w:ascii="Arial" w:hAnsi="Arial" w:cs="Arial"/>
          <w:shd w:val="clear" w:color="auto" w:fill="FFF59D"/>
        </w:rPr>
        <w:t xml:space="preserve">The message never says whether the user ID or the password was wrong; a deactivated user is refused with the same message and the attempt counts (FRUM.001.01, FRUM.001.02).</w:t>
      </w:r>
    </w:p>
    <w:p>
      <w:pPr>
        <w:pStyle w:val="ListParagraph"/>
        <w:numPr>
          <w:ilvl w:val="0"/>
          <w:numId w:val="209"/>
        </w:numPr>
        <w:rPr>
          <w:rFonts w:ascii="Arial" w:hAnsi="Arial" w:cs="Arial"/>
        </w:rPr>
      </w:pPr>
      <w:r>
        <w:rPr>
          <w:rFonts w:ascii="Arial" w:hAnsi="Arial" w:cs="Arial"/>
          <w:shd w:val="clear" w:color="auto" w:fill="FFF59D"/>
        </w:rPr>
        <w:t xml:space="preserve">Every successful and failed sign-in is written to the audit trail with the user and the time (FRUM.001.01, FRUM.001.02, FRUM.008.01, FRUM.008.04).</w:t>
      </w:r>
    </w:p>
    <w:p>
      <w:pPr>
        <w:pStyle w:val="ListParagraph"/>
        <w:numPr>
          <w:ilvl w:val="0"/>
          <w:numId w:val="209"/>
        </w:numPr>
        <w:rPr>
          <w:rFonts w:ascii="Arial" w:hAnsi="Arial" w:cs="Arial"/>
        </w:rPr>
      </w:pPr>
      <w:r>
        <w:rPr>
          <w:rFonts w:ascii="Arial" w:hAnsi="Arial" w:cs="Arial"/>
          <w:shd w:val="clear" w:color="auto" w:fill="FFF59D"/>
        </w:rPr>
        <w:t xml:space="preserve">More than 20 sign-in attempts within a minute from one computer are refused until the minute ends: Too many sign-in attempts. Wait a minute and try again. (FRUM.001.01, FRUM.001.02).</w:t>
      </w:r>
    </w:p>
    <w:p>
      <w:pPr>
        <w:pStyle w:val="ListParagraph"/>
        <w:numPr>
          <w:ilvl w:val="0"/>
          <w:numId w:val="209"/>
        </w:numPr>
        <w:rPr>
          <w:rFonts w:ascii="Arial" w:hAnsi="Arial" w:cs="Arial"/>
        </w:rPr>
      </w:pPr>
      <w:r>
        <w:rPr>
          <w:rFonts w:ascii="Arial" w:hAnsi="Arial" w:cs="Arial"/>
          <w:shd w:val="clear" w:color="auto" w:fill="FFF59D"/>
        </w:rPr>
        <w:t xml:space="preserve">The menu shows only the screens of the user's active group profiles; a deactivated group profile grants nothing (FRUM.001.01, FRUM.001.02, FRUM.006.02.01, FRUM.006.04).</w:t>
      </w:r>
    </w:p>
    <w:p>
      <w:pPr>
        <w:pStyle w:val="ListParagraph"/>
        <w:numPr>
          <w:ilvl w:val="0"/>
          <w:numId w:val="209"/>
        </w:numPr>
        <w:rPr>
          <w:rFonts w:ascii="Arial" w:hAnsi="Arial" w:cs="Arial"/>
        </w:rPr>
      </w:pPr>
      <w:r>
        <w:rPr>
          <w:rFonts w:ascii="Arial" w:hAnsi="Arial" w:cs="Arial"/>
          <w:shd w:val="clear" w:color="auto" w:fill="FFF59D"/>
        </w:rPr>
        <w:t xml:space="preserve">In directory mode the password is checked by the BDO directory and never stored in the system; until BDO supplies the directory interface that mode refuses every sign-in (FRUM.001.02, FRUM.001.06).</w:t>
      </w:r>
    </w:p>
    <w:p>
      <w:pPr>
        <w:pStyle w:val="Heading2"/>
        <w:keepNext/>
        <w:numPr>
          <w:ilvl w:val="0"/>
          <w:numId w:val="0"/>
        </w:numPr>
        <w:rPr>
          <w:rFonts w:ascii="Arial" w:hAnsi="Arial" w:cs="Arial"/>
        </w:rPr>
      </w:pPr>
      <w:r>
        <w:rPr>
          <w:rFonts w:ascii="Arial" w:hAnsi="Arial" w:cs="Arial"/>
          <w:shd w:val="clear" w:color="auto" w:fill="FFF59D"/>
        </w:rPr>
        <w:t xml:space="preserve">J.2 Forgot Password and Set a New Password (SCR-UA-02)</w:t>
      </w:r>
    </w:p>
    <w:p>
      <w:pPr>
        <w:rPr>
          <w:rFonts w:ascii="Arial" w:hAnsi="Arial" w:cs="Arial"/>
        </w:rPr>
      </w:pPr>
      <w:r>
        <w:rPr>
          <w:rFonts w:ascii="Arial" w:hAnsi="Arial" w:cs="Arial"/>
          <w:shd w:val="clear" w:color="auto" w:fill="FFF59D"/>
        </w:rPr>
        <w:t xml:space="preserve">Purpose: Self-service reset of a forgotten password (local sign-in). On Forgot Password the user enters the user ID; the system e-mails a single-use link, valid for 30 minutes, to the address registered for the user. The link opens Set a New Password, where the user chooses the new password under the password rules.</w:t>
      </w:r>
    </w:p>
    <w:p>
      <w:pPr>
        <w:rPr>
          <w:rFonts w:ascii="Arial" w:hAnsi="Arial" w:cs="Arial"/>
        </w:rPr>
      </w:pPr>
      <w:r>
        <w:rPr>
          <w:rFonts w:ascii="Arial" w:hAnsi="Arial" w:cs="Arial"/>
          <w:shd w:val="clear" w:color="auto" w:fill="FFF59D"/>
        </w:rPr>
        <w:t xml:space="preserve">Access: Login › Forgot password?; The link in the e-mail the system: reset your password</w:t>
      </w:r>
    </w:p>
    <w:p>
      <w:pPr>
        <w:rPr>
          <w:rFonts w:ascii="Arial" w:hAnsi="Arial" w:cs="Arial"/>
        </w:rPr>
      </w:pPr>
      <w:r>
        <w:rPr>
          <w:rFonts w:ascii="Arial" w:hAnsi="Arial" w:cs="Arial"/>
          <w:shd w:val="clear" w:color="auto" w:fill="FFF59D"/>
        </w:rPr>
        <w:t xml:space="preserve">Requirements: FRUM-004.01, FRUM-004.02, FRUM-004.03</w:t>
      </w:r>
    </w:p>
    <w:p>
      <w:pPr>
        <w:jc w:val="center"/>
      </w:pPr>
      <w:r>
        <w:drawing>
          <wp:inline>
            <wp:extent cx="5254942" cy="4389120"/>
            <wp:docPr id="1803472600" name="Picture 1803472600"/>
            <wp:cNvGraphicFramePr>
              <a:graphicFrameLocks noChangeAspect="1"/>
            </wp:cNvGraphicFramePr>
            <a:graphic>
              <a:graphicData uri="http://schemas.openxmlformats.org/drawingml/2006/picture">
                <pic:pic>
                  <pic:nvPicPr>
                    <pic:cNvPr id="0" name="scr-ua-02-01-request.png"/>
                    <pic:cNvPicPr/>
                  </pic:nvPicPr>
                  <pic:blipFill>
                    <a:blip r:embed="rId37"/>
                    <a:stretch>
                      <a:fillRect/>
                    </a:stretch>
                  </pic:blipFill>
                  <pic:spPr>
                    <a:xfrm>
                      <a:off x="0" y="0"/>
                      <a:ext cx="5254942" cy="4389120"/>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J.2: Forgot Password with the user ID entered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Forgot Password: User ID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the system user ID;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Required</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Set a New Password: New password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Password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At least 10 characters with an upper-case letter, a lower-case letter, a digit and a symbol</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Checked as the user types; not one of the last 8 passwords; You used this password recently. Choose another one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Set a New Password: Confirm new password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Password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Same as New password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Both new passwords must match; Both new passwords must match</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Set a New Password: Still needed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Checklist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At least 10 characters; An upper-case letter; A lower-case letter; A digit; A symbol; Password rules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Shown until every rule is met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Send Reset Link</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Every user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User ID entered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Withdraws the older links of the user and e-mails a new single-use link to the registered address; the same confirmation is shown for every user ID, so the page never reveals whether a user exists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Back to Login</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Every user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Returns to the Login page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Set Password</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Holder of a valid link</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New password meets the rules and is confirmed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Sets the password, marks the link used and confirms: Your password was changed. Sign in with the new password.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Password changed</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10"/>
        </w:numPr>
        <w:rPr>
          <w:rFonts w:ascii="Arial" w:hAnsi="Arial" w:cs="Arial"/>
        </w:rPr>
      </w:pPr>
      <w:r>
        <w:rPr>
          <w:rFonts w:ascii="Arial" w:hAnsi="Arial" w:cs="Arial"/>
          <w:shd w:val="clear" w:color="auto" w:fill="FFF59D"/>
        </w:rPr>
        <w:t xml:space="preserve">A link works once and expires 30 minutes after it was sent; an older link of the same user stops working when a new one is requested (FRUM-004.01, FRUM-004.02).</w:t>
      </w:r>
    </w:p>
    <w:p>
      <w:pPr>
        <w:pStyle w:val="ListParagraph"/>
        <w:numPr>
          <w:ilvl w:val="0"/>
          <w:numId w:val="210"/>
        </w:numPr>
        <w:rPr>
          <w:rFonts w:ascii="Arial" w:hAnsi="Arial" w:cs="Arial"/>
        </w:rPr>
      </w:pPr>
      <w:r>
        <w:rPr>
          <w:rFonts w:ascii="Arial" w:hAnsi="Arial" w:cs="Arial"/>
          <w:shd w:val="clear" w:color="auto" w:fill="FFF59D"/>
        </w:rPr>
        <w:t xml:space="preserve">The link is sent only to an active user with an e-mail address, in local sign-in mode; a reset link does not unlock a locked account (FRUM-004.01, FRUM-004.02).</w:t>
      </w:r>
    </w:p>
    <w:p>
      <w:pPr>
        <w:pStyle w:val="ListParagraph"/>
        <w:numPr>
          <w:ilvl w:val="0"/>
          <w:numId w:val="210"/>
        </w:numPr>
        <w:rPr>
          <w:rFonts w:ascii="Arial" w:hAnsi="Arial" w:cs="Arial"/>
        </w:rPr>
      </w:pPr>
      <w:r>
        <w:rPr>
          <w:rFonts w:ascii="Arial" w:hAnsi="Arial" w:cs="Arial"/>
          <w:shd w:val="clear" w:color="auto" w:fill="FFF59D"/>
        </w:rPr>
        <w:t xml:space="preserve">The new password follows the password rules: at least 10 characters with upper and lower case, a digit and a symbol, and none of the last 8 passwords (parameter the password history) (FRUM-004.01, FRUM-004.02).</w:t>
      </w:r>
    </w:p>
    <w:p>
      <w:pPr>
        <w:pStyle w:val="Heading2"/>
        <w:keepNext/>
        <w:numPr>
          <w:ilvl w:val="0"/>
          <w:numId w:val="0"/>
        </w:numPr>
        <w:rPr>
          <w:rFonts w:ascii="Arial" w:hAnsi="Arial" w:cs="Arial"/>
        </w:rPr>
      </w:pPr>
      <w:r>
        <w:rPr>
          <w:rFonts w:ascii="Arial" w:hAnsi="Arial" w:cs="Arial"/>
          <w:shd w:val="clear" w:color="auto" w:fill="FFF59D"/>
        </w:rPr>
        <w:t xml:space="preserve">J.3 Change Your Password (forced change) (SCR-UA-03)</w:t>
      </w:r>
    </w:p>
    <w:p>
      <w:pPr>
        <w:rPr>
          <w:rFonts w:ascii="Arial" w:hAnsi="Arial" w:cs="Arial"/>
        </w:rPr>
      </w:pPr>
      <w:r>
        <w:rPr>
          <w:rFonts w:ascii="Arial" w:hAnsi="Arial" w:cs="Arial"/>
          <w:shd w:val="clear" w:color="auto" w:fill="FFF59D"/>
        </w:rPr>
        <w:t xml:space="preserve">Purpose: Shown after sign-in, instead of the home page, while the password must be changed: after the account was created or the password reset by an administrator, and when the password is older than the maximum age. The user chooses a new password or signs out.</w:t>
      </w:r>
    </w:p>
    <w:p>
      <w:pPr>
        <w:rPr>
          <w:rFonts w:ascii="Arial" w:hAnsi="Arial" w:cs="Arial"/>
        </w:rPr>
      </w:pPr>
      <w:r>
        <w:rPr>
          <w:rFonts w:ascii="Arial" w:hAnsi="Arial" w:cs="Arial"/>
          <w:shd w:val="clear" w:color="auto" w:fill="FFF59D"/>
        </w:rPr>
        <w:t xml:space="preserve">Access: Login, for a user whose password was set by an administrator or has expired</w:t>
      </w:r>
    </w:p>
    <w:p>
      <w:pPr>
        <w:rPr>
          <w:rFonts w:ascii="Arial" w:hAnsi="Arial" w:cs="Arial"/>
        </w:rPr>
      </w:pPr>
      <w:r>
        <w:rPr>
          <w:rFonts w:ascii="Arial" w:hAnsi="Arial" w:cs="Arial"/>
          <w:shd w:val="clear" w:color="auto" w:fill="FFF59D"/>
        </w:rPr>
        <w:t xml:space="preserve">Requirements: FRUM-004.01, FRUM-004.02, FRUM-004.03</w:t>
      </w:r>
    </w:p>
    <w:p>
      <w:pPr>
        <w:jc w:val="center"/>
      </w:pPr>
      <w:r>
        <w:drawing>
          <wp:inline>
            <wp:extent cx="3577833" cy="4389120"/>
            <wp:docPr id="1803472600" name="Picture 1803472600"/>
            <wp:cNvGraphicFramePr>
              <a:graphicFrameLocks noChangeAspect="1"/>
            </wp:cNvGraphicFramePr>
            <a:graphic>
              <a:graphicData uri="http://schemas.openxmlformats.org/drawingml/2006/picture">
                <pic:pic>
                  <pic:nvPicPr>
                    <pic:cNvPr id="0" name="scr-ua-03-01-reset.png"/>
                    <pic:cNvPicPr/>
                  </pic:nvPicPr>
                  <pic:blipFill>
                    <a:blip r:embed="rId38"/>
                    <a:stretch>
                      <a:fillRect/>
                    </a:stretch>
                  </pic:blipFill>
                  <pic:spPr>
                    <a:xfrm>
                      <a:off x="0" y="0"/>
                      <a:ext cx="3577833" cy="4389120"/>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J.3: Change Your Password after a password set by an administrator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Change Your Password: [Reason]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Your password was set by an administrator. Choose your own password to continue. / Your password is older than 90 days and has expired. Choose a new password to continue.; Password status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Change Your Password: Current password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Password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Masked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Must be the current password; Current password is incorrect</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Change Your Password: New password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Password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At least 10 characters with an upper-case letter, a lower-case letter, a digit and a symbol</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Rules checked as the user types; not one of the last 8 passwords; You used this password recently. Choose another one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Change Your Password: Confirm new password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Password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Same as New password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Both new passwords must match; Both new passwords must match</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Change Your Password: [Password rules]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It must differ from your last 8 passwords; it can be changed once within a day; it expires after 90 days.; Parameters the password history, the minimum password age, the password expiry</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Change Password</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signed-in user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Current password entered and the new password meets the rules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Saves the new password and opens the home page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Password changed</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Sign Out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signed-in user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Ends the session and returns to the Login page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Signed out</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11"/>
        </w:numPr>
        <w:rPr>
          <w:rFonts w:ascii="Arial" w:hAnsi="Arial" w:cs="Arial"/>
        </w:rPr>
      </w:pPr>
      <w:r>
        <w:rPr>
          <w:rFonts w:ascii="Arial" w:hAnsi="Arial" w:cs="Arial"/>
          <w:shd w:val="clear" w:color="auto" w:fill="FFF59D"/>
        </w:rPr>
        <w:t xml:space="preserve">A password set by someone else (enrolment, administrator reset) must be changed at the next sign-in (FRUM-004.01, FRUM-004.02).</w:t>
      </w:r>
    </w:p>
    <w:p>
      <w:pPr>
        <w:pStyle w:val="ListParagraph"/>
        <w:numPr>
          <w:ilvl w:val="0"/>
          <w:numId w:val="211"/>
        </w:numPr>
        <w:rPr>
          <w:rFonts w:ascii="Arial" w:hAnsi="Arial" w:cs="Arial"/>
        </w:rPr>
      </w:pPr>
      <w:r>
        <w:rPr>
          <w:rFonts w:ascii="Arial" w:hAnsi="Arial" w:cs="Arial"/>
          <w:shd w:val="clear" w:color="auto" w:fill="FFF59D"/>
        </w:rPr>
        <w:t xml:space="preserve">A password older than the password expiry (90 as delivered) must be changed before work continues; a password never changed since the release does not expire until changed once (FRUM-004.01, FRUM-004.02).</w:t>
      </w:r>
    </w:p>
    <w:p>
      <w:pPr>
        <w:pStyle w:val="ListParagraph"/>
        <w:numPr>
          <w:ilvl w:val="0"/>
          <w:numId w:val="211"/>
        </w:numPr>
        <w:rPr>
          <w:rFonts w:ascii="Arial" w:hAnsi="Arial" w:cs="Arial"/>
        </w:rPr>
      </w:pPr>
      <w:r>
        <w:rPr>
          <w:rFonts w:ascii="Arial" w:hAnsi="Arial" w:cs="Arial"/>
          <w:shd w:val="clear" w:color="auto" w:fill="FFF59D"/>
        </w:rPr>
        <w:t xml:space="preserve">The minimum age (the minimum password age, one day) does not apply to a forced change (FRUM-004.01, FRUM-004.02).</w:t>
      </w:r>
    </w:p>
    <w:p>
      <w:pPr>
        <w:pStyle w:val="Heading2"/>
        <w:keepNext/>
        <w:numPr>
          <w:ilvl w:val="0"/>
          <w:numId w:val="0"/>
        </w:numPr>
        <w:rPr>
          <w:rFonts w:ascii="Arial" w:hAnsi="Arial" w:cs="Arial"/>
        </w:rPr>
      </w:pPr>
      <w:r>
        <w:rPr>
          <w:rFonts w:ascii="Arial" w:hAnsi="Arial" w:cs="Arial"/>
          <w:shd w:val="clear" w:color="auto" w:fill="FFF59D"/>
        </w:rPr>
        <w:t xml:space="preserve">J.4 Inactivity and Session-end Warnings (SCR-UA-04)</w:t>
      </w:r>
    </w:p>
    <w:p>
      <w:pPr>
        <w:rPr>
          <w:rFonts w:ascii="Arial" w:hAnsi="Arial" w:cs="Arial"/>
        </w:rPr>
      </w:pPr>
      <w:r>
        <w:rPr>
          <w:rFonts w:ascii="Arial" w:hAnsi="Arial" w:cs="Arial"/>
          <w:shd w:val="clear" w:color="auto" w:fill="FFF59D"/>
        </w:rPr>
        <w:t xml:space="preserve">Purpose: The two warnings of the session guard, shown over any screen: the inactivity warning, 15 minutes before the sign-out after 30 minutes without activity, and the warning before the fixed end of the session, 30 minutes before the system signs the user out whatever the activity.</w:t>
      </w:r>
    </w:p>
    <w:p>
      <w:pPr>
        <w:rPr>
          <w:rFonts w:ascii="Arial" w:hAnsi="Arial" w:cs="Arial"/>
        </w:rPr>
      </w:pPr>
      <w:r>
        <w:rPr>
          <w:rFonts w:ascii="Arial" w:hAnsi="Arial" w:cs="Arial"/>
          <w:shd w:val="clear" w:color="auto" w:fill="FFF59D"/>
        </w:rPr>
        <w:t xml:space="preserve">Access: Any screen after 15 minutes without activity; Any screen 30 minutes before the fixed end of the session</w:t>
      </w:r>
    </w:p>
    <w:p>
      <w:pPr>
        <w:rPr>
          <w:rFonts w:ascii="Arial" w:hAnsi="Arial" w:cs="Arial"/>
        </w:rPr>
      </w:pPr>
      <w:r>
        <w:rPr>
          <w:rFonts w:ascii="Arial" w:hAnsi="Arial" w:cs="Arial"/>
          <w:shd w:val="clear" w:color="auto" w:fill="FFF59D"/>
        </w:rPr>
        <w:t xml:space="preserve">Requirements: FRUM.001.01, FRUM.001.03, FRUM.001.04, FRUM.001.05, FRUM.008.01</w:t>
      </w:r>
    </w:p>
    <w:p>
      <w:pPr>
        <w:jc w:val="center"/>
      </w:pPr>
      <w:r>
        <w:drawing>
          <wp:inline>
            <wp:extent cx="5852160" cy="1624222"/>
            <wp:docPr id="1803472600" name="Picture 1803472600"/>
            <wp:cNvGraphicFramePr>
              <a:graphicFrameLocks noChangeAspect="1"/>
            </wp:cNvGraphicFramePr>
            <a:graphic>
              <a:graphicData uri="http://schemas.openxmlformats.org/drawingml/2006/picture">
                <pic:pic>
                  <pic:nvPicPr>
                    <pic:cNvPr id="0" name="scr-ua-04-01-idle.png"/>
                    <pic:cNvPicPr/>
                  </pic:nvPicPr>
                  <pic:blipFill>
                    <a:blip r:embed="rId39"/>
                    <a:stretch>
                      <a:fillRect/>
                    </a:stretch>
                  </pic:blipFill>
                  <pic:spPr>
                    <a:xfrm>
                      <a:off x="0" y="0"/>
                      <a:ext cx="5852160" cy="1624222"/>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J.4: Your session is about to expire (inactivity warning)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Your session is about to expire: [Countdown]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You have been inactive for a while. For your security you will be signed out in n seconds.; Parameters the inactivity warning time, the session timeout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Your session will end soon: [Session end]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For your security the system signs you out in n minute(s), at dd-MMM-yyyy HH:mm, whatever your activity.; Parameter the session-end warning time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Stay Signed In</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signed-in user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Inactivity warning shown</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Closes the warning and restarts the inactivity timer in every tab</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Signed in</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Sign Out Now</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signed-in user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Inactivity warning shown</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Ends the session and returns to the Login page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Signed out</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I Understand</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signed-in user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Session-end warning shown</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Closes the warning; the session still ends at the time shown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Signed in</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12"/>
        </w:numPr>
        <w:rPr>
          <w:rFonts w:ascii="Arial" w:hAnsi="Arial" w:cs="Arial"/>
        </w:rPr>
      </w:pPr>
      <w:r>
        <w:rPr>
          <w:rFonts w:ascii="Arial" w:hAnsi="Arial" w:cs="Arial"/>
          <w:shd w:val="clear" w:color="auto" w:fill="FFF59D"/>
        </w:rPr>
        <w:t xml:space="preserve">After 15 minutes without activity the inactivity warning is shown; after 30 minutes the user is signed out and sees: You were signed out after 30 minutes of inactivity. (parameters the inactivity warning time, the session timeout) (FRUM.001.01, FRUM.001.03).</w:t>
      </w:r>
    </w:p>
    <w:p>
      <w:pPr>
        <w:pStyle w:val="ListParagraph"/>
        <w:numPr>
          <w:ilvl w:val="0"/>
          <w:numId w:val="212"/>
        </w:numPr>
        <w:rPr>
          <w:rFonts w:ascii="Arial" w:hAnsi="Arial" w:cs="Arial"/>
        </w:rPr>
      </w:pPr>
      <w:r>
        <w:rPr>
          <w:rFonts w:ascii="Arial" w:hAnsi="Arial" w:cs="Arial"/>
          <w:shd w:val="clear" w:color="auto" w:fill="FFF59D"/>
        </w:rPr>
        <w:t xml:space="preserve">Activity in any browser tab keeps every tab signed in (FRUM.001.01, FRUM.001.03).</w:t>
      </w:r>
    </w:p>
    <w:p>
      <w:pPr>
        <w:pStyle w:val="ListParagraph"/>
        <w:numPr>
          <w:ilvl w:val="0"/>
          <w:numId w:val="212"/>
        </w:numPr>
        <w:rPr>
          <w:rFonts w:ascii="Arial" w:hAnsi="Arial" w:cs="Arial"/>
        </w:rPr>
      </w:pPr>
      <w:r>
        <w:rPr>
          <w:rFonts w:ascii="Arial" w:hAnsi="Arial" w:cs="Arial"/>
          <w:shd w:val="clear" w:color="auto" w:fill="FFF59D"/>
        </w:rPr>
        <w:t xml:space="preserve">Every sign-out is kept in the session log with its reason: log-out, inactivity, end of the session, ended by an administrator or account locked (FRUM.001.04, FRUM.001.05).</w:t>
      </w:r>
    </w:p>
    <w:p>
      <w:pPr>
        <w:pStyle w:val="Heading2"/>
        <w:keepNext/>
        <w:numPr>
          <w:ilvl w:val="0"/>
          <w:numId w:val="0"/>
        </w:numPr>
        <w:rPr>
          <w:rFonts w:ascii="Arial" w:hAnsi="Arial" w:cs="Arial"/>
        </w:rPr>
      </w:pPr>
      <w:r>
        <w:rPr>
          <w:rFonts w:ascii="Arial" w:hAnsi="Arial" w:cs="Arial"/>
          <w:shd w:val="clear" w:color="auto" w:fill="FFF59D"/>
        </w:rPr>
        <w:t xml:space="preserve">J.5 My Profile (SCR-UA-05)</w:t>
      </w:r>
    </w:p>
    <w:p>
      <w:pPr>
        <w:rPr>
          <w:rFonts w:ascii="Arial" w:hAnsi="Arial" w:cs="Arial"/>
        </w:rPr>
      </w:pPr>
      <w:r>
        <w:rPr>
          <w:rFonts w:ascii="Arial" w:hAnsi="Arial" w:cs="Arial"/>
          <w:shd w:val="clear" w:color="auto" w:fill="FFF59D"/>
        </w:rPr>
        <w:t xml:space="preserve">Purpose: The signed-in user's own page: account details, contact details the user maintains, the group profiles and permissions held, the password with its rules and dates, and the recent sign-in sessions.</w:t>
      </w:r>
    </w:p>
    <w:p>
      <w:pPr>
        <w:rPr>
          <w:rFonts w:ascii="Arial" w:hAnsi="Arial" w:cs="Arial"/>
        </w:rPr>
      </w:pPr>
      <w:r>
        <w:rPr>
          <w:rFonts w:ascii="Arial" w:hAnsi="Arial" w:cs="Arial"/>
          <w:shd w:val="clear" w:color="auto" w:fill="FFF59D"/>
        </w:rPr>
        <w:t xml:space="preserve">Access: User menu in the page header › My Profile; The notice Your password expires soon</w:t>
      </w:r>
    </w:p>
    <w:p>
      <w:pPr>
        <w:rPr>
          <w:rFonts w:ascii="Arial" w:hAnsi="Arial" w:cs="Arial"/>
        </w:rPr>
      </w:pPr>
      <w:r>
        <w:rPr>
          <w:rFonts w:ascii="Arial" w:hAnsi="Arial" w:cs="Arial"/>
          <w:shd w:val="clear" w:color="auto" w:fill="FFF59D"/>
        </w:rPr>
        <w:t xml:space="preserve">Requirements: FRUM.001.04, FRUM.001.05, FRUM-004.01, FRUM-004.02, FRUM-004.03, FRUM.008.01</w:t>
      </w:r>
    </w:p>
    <w:p>
      <w:pPr>
        <w:jc w:val="center"/>
      </w:pPr>
      <w:r>
        <w:drawing>
          <wp:inline>
            <wp:extent cx="3720031" cy="4389120"/>
            <wp:docPr id="1803472600" name="Picture 1803472600"/>
            <wp:cNvGraphicFramePr>
              <a:graphicFrameLocks noChangeAspect="1"/>
            </wp:cNvGraphicFramePr>
            <a:graphic>
              <a:graphicData uri="http://schemas.openxmlformats.org/drawingml/2006/picture">
                <pic:pic>
                  <pic:nvPicPr>
                    <pic:cNvPr id="0" name="scr-ua-05-01-view.png"/>
                    <pic:cNvPicPr/>
                  </pic:nvPicPr>
                  <pic:blipFill>
                    <a:blip r:embed="rId40"/>
                    <a:stretch>
                      <a:fillRect/>
                    </a:stretch>
                  </pic:blipFill>
                  <pic:spPr>
                    <a:xfrm>
                      <a:off x="0" y="0"/>
                      <a:ext cx="3720031" cy="4389120"/>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J.5: My Profile of the Requestor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Details: User name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User ID;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Details: Full name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Details: Windows ID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Details: Home branch</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Code – name; Branches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Details: Authorization limit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Amount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PHP, two decimals; Unlimited when blank;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Details: Last sign-in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Date and time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dd-MMM-yyyy HH:mm; Session log</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Details: Last sign-out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Date and time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dd-MMM-yyyy HH:mm; Session log</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Details: Automatic sign-out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After 30 minutes of inactivity; Parameter the session timeout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Contact details: E-mail address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E-mail</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Valid e-mail address;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A valid address; Enter your e-mail address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Contact details: Mobile number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Telephone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Digits with an optional +, spaces, brackets and dashes, 7 to 25 characters;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Digits only, for example +63 917 123 4567; Enter the mobile number with digits only, for example +63 917 123 4567</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Roles and permissions: [Group profiles and permissions]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Tags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Names of the group profiles and of the permissions; Role grants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Change password: Current password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Password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Masked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Must be the current password; Current password is incorrect</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Change password: New password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Password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At least 10 characters with upper and lower case, a digit and a symbol</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Rules checked as the user types; history and minimum age checked on save; You changed your password less than a day ago</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Change password: Confirm new password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Password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Same as New password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Both new passwords must match; Both new passwords must match</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Recent sessions: Signed in / Last activity / Ended /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Date and time; status Open, Logout, Idle Timeout, Expired, Admin Ended, Locked; Session log</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Save Contact Details</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signed-in user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Address or number changed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Saves the e-mail address and mobile number; each changed value is written to the access change log without a request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Change Password</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signed-in user (local sign-in)</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Current password entered and the new password meets the rules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Saves the new password; the dates under the card are updated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13"/>
        </w:numPr>
        <w:rPr>
          <w:rFonts w:ascii="Arial" w:hAnsi="Arial" w:cs="Arial"/>
        </w:rPr>
      </w:pPr>
      <w:r>
        <w:rPr>
          <w:rFonts w:ascii="Arial" w:hAnsi="Arial" w:cs="Arial"/>
          <w:shd w:val="clear" w:color="auto" w:fill="FFF59D"/>
        </w:rPr>
        <w:t xml:space="preserve">Users update their own e-mail address and mobile number without a request; every other attribute changes only through an approved access request (FRUM-004.01, FRUM-004.02, FRUM.003.01, FRUM.009.03).</w:t>
      </w:r>
    </w:p>
    <w:p>
      <w:pPr>
        <w:pStyle w:val="ListParagraph"/>
        <w:numPr>
          <w:ilvl w:val="0"/>
          <w:numId w:val="213"/>
        </w:numPr>
        <w:rPr>
          <w:rFonts w:ascii="Arial" w:hAnsi="Arial" w:cs="Arial"/>
        </w:rPr>
      </w:pPr>
      <w:r>
        <w:rPr>
          <w:rFonts w:ascii="Arial" w:hAnsi="Arial" w:cs="Arial"/>
          <w:shd w:val="clear" w:color="auto" w:fill="FFF59D"/>
        </w:rPr>
        <w:t xml:space="preserve">With directory sign-in the password card reads: You sign in with your organisation's network password. Change it through your organisation's directory, not here. (FRUM.001.02, FRUM.001.06, FRUM-004.01, FRUM-004.02).</w:t>
      </w:r>
    </w:p>
    <w:p>
      <w:pPr>
        <w:pStyle w:val="ListParagraph"/>
        <w:numPr>
          <w:ilvl w:val="0"/>
          <w:numId w:val="213"/>
        </w:numPr>
        <w:rPr>
          <w:rFonts w:ascii="Arial" w:hAnsi="Arial" w:cs="Arial"/>
        </w:rPr>
      </w:pPr>
      <w:r>
        <w:rPr>
          <w:rFonts w:ascii="Arial" w:hAnsi="Arial" w:cs="Arial"/>
          <w:shd w:val="clear" w:color="auto" w:fill="FFF59D"/>
        </w:rPr>
        <w:t xml:space="preserve">A password cannot be changed twice within the minimum password age (one day as delivered) and must differ from the last the password history passwords (8) (FRUM-004.01, FRUM-004.02).</w:t>
      </w:r>
    </w:p>
    <w:p>
      <w:pPr>
        <w:pStyle w:val="ListParagraph"/>
        <w:numPr>
          <w:ilvl w:val="0"/>
          <w:numId w:val="213"/>
        </w:numPr>
        <w:rPr>
          <w:rFonts w:ascii="Arial" w:hAnsi="Arial" w:cs="Arial"/>
        </w:rPr>
      </w:pPr>
      <w:r>
        <w:rPr>
          <w:rFonts w:ascii="Arial" w:hAnsi="Arial" w:cs="Arial"/>
          <w:shd w:val="clear" w:color="auto" w:fill="FFF59D"/>
        </w:rPr>
        <w:t xml:space="preserve">The recent sessions show how each session ended; a session the user does not recognise is reported to the System Administrator (FRUM.001.04, FRUM.001.05).</w:t>
      </w:r>
    </w:p>
    <w:p>
      <w:pPr>
        <w:pStyle w:val="Heading2"/>
        <w:keepNext/>
        <w:numPr>
          <w:ilvl w:val="0"/>
          <w:numId w:val="0"/>
        </w:numPr>
        <w:rPr>
          <w:rFonts w:ascii="Arial" w:hAnsi="Arial" w:cs="Arial"/>
        </w:rPr>
      </w:pPr>
      <w:r>
        <w:rPr>
          <w:rFonts w:ascii="Arial" w:hAnsi="Arial" w:cs="Arial"/>
          <w:shd w:val="clear" w:color="auto" w:fill="FFF59D"/>
        </w:rPr>
        <w:t xml:space="preserve">J.6 Access Requests (SCR-UA-06)</w:t>
      </w:r>
    </w:p>
    <w:p>
      <w:pPr>
        <w:rPr>
          <w:rFonts w:ascii="Arial" w:hAnsi="Arial" w:cs="Arial"/>
        </w:rPr>
      </w:pPr>
      <w:r>
        <w:rPr>
          <w:rFonts w:ascii="Arial" w:hAnsi="Arial" w:cs="Arial"/>
          <w:shd w:val="clear" w:color="auto" w:fill="FFF59D"/>
        </w:rPr>
        <w:t xml:space="preserve">Purpose: The work list of access requests: the requests the user raised, the requests assigned to the user for approval or second approval, the approved group-profile requests waiting for implementation, and all requests the user may see. Approvers approve several selected requests at once; a new-user request is approved on its own.</w:t>
      </w:r>
    </w:p>
    <w:p>
      <w:pPr>
        <w:rPr>
          <w:rFonts w:ascii="Arial" w:hAnsi="Arial" w:cs="Arial"/>
        </w:rPr>
      </w:pPr>
      <w:r>
        <w:rPr>
          <w:rFonts w:ascii="Arial" w:hAnsi="Arial" w:cs="Arial"/>
          <w:shd w:val="clear" w:color="auto" w:fill="FFF59D"/>
        </w:rPr>
        <w:t xml:space="preserve">Access: The notice Access request AR-yyyy-nnnnnn to approve (opens the request); Access Request record › back arrow; The old address Broking Setup › Access Requests opens this screen</w:t>
      </w:r>
    </w:p>
    <w:p>
      <w:pPr>
        <w:rPr>
          <w:rFonts w:ascii="Arial" w:hAnsi="Arial" w:cs="Arial"/>
        </w:rPr>
      </w:pPr>
      <w:r>
        <w:rPr>
          <w:rFonts w:ascii="Arial" w:hAnsi="Arial" w:cs="Arial"/>
          <w:shd w:val="clear" w:color="auto" w:fill="FFF59D"/>
        </w:rPr>
        <w:t xml:space="preserve">Requirements: FRUM.002.01, FRUM.007.03, FRUM.009.09, FRUM.010.01, FRUM.010.02</w:t>
      </w:r>
    </w:p>
    <w:p>
      <w:pPr>
        <w:jc w:val="center"/>
      </w:pPr>
      <w:r>
        <w:drawing>
          <wp:inline>
            <wp:extent cx="5852160" cy="3869489"/>
            <wp:docPr id="1803472600" name="Picture 1803472600"/>
            <wp:cNvGraphicFramePr>
              <a:graphicFrameLocks noChangeAspect="1"/>
            </wp:cNvGraphicFramePr>
            <a:graphic>
              <a:graphicData uri="http://schemas.openxmlformats.org/drawingml/2006/picture">
                <pic:pic>
                  <pic:nvPicPr>
                    <pic:cNvPr id="0" name="scr-ua-06-01-list.png"/>
                    <pic:cNvPicPr/>
                  </pic:nvPicPr>
                  <pic:blipFill>
                    <a:blip r:embed="rId41"/>
                    <a:stretch>
                      <a:fillRect/>
                    </a:stretch>
                  </pic:blipFill>
                  <pic:spPr>
                    <a:xfrm>
                      <a:off x="0" y="0"/>
                      <a:ext cx="5852160" cy="386948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J.6: Access Requests of the Approver, Assigned to Me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Tabs: My Requests / Assigned to Me / Second Approval / For Implementation / All</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Fixed; a tab is shown only to the users who work it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My Requests: raised by the user; Assigned to Me: waiting for the user (approval right); Second Approval: waiting for a second approval (second approval right); For Implementation: approved group-profile requests (role management right); All: every request the user may see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Search: Search Request No., User or Role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Part of a request number, user ID or group profile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Contains search</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Filters: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All, Draft, Pending Approval, Pending Second Approval, Returned, Scheduled, Approved, For Implementation, Implemented, Rejected, Cancelled;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Filters: Request Type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All, Enrol new user, Modify user, Deactivate user, Reactivate user, Change roles, New group profile, Modify group profile, Deactivate group profile, Reactivate group profile;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Filters: Requested By / Approver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User ID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Exact user</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Filters: Requested From / Requested To</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Date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dd-MMM-yyyy</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Request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AR-yyyy-nnnnnn; Access request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Type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Request type; Access request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Change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One-line description with the names of the group profiles, for example Modify user a013000101 with group profiles Marketing Account Officer; Access request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Requested By</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Name of the requester; Access request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Requested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dd-MMM-yyyy HH:mm; Access request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Approver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Name of the chosen approver, or of the decider; Access request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Status pill; Access request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[Select]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Check box</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One per row on Assigned to Me and Second Approval; disabled on a new-user request, with the tooltip Open the request to approve it: the temporary password of the new user is shown only once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New Request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Requestor, Business Administrator, System Administrator (enrol, modify, deactivate or reactivate right)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New Request (SCR-UA-07)</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Approve Selected</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Approver on Assigned to Me; Second Approver on Second Approval</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Rows selected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Approves each selected request in turn, with the same rules as one approval; a new-user request cannot be selected. Toast: n request(s) approved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Approved, Scheduled, Pending Second Approval or For Implementation</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Filters</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Shows or hides the filters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[Open a row]</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the request (SCR-UA-08)</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14"/>
        </w:numPr>
        <w:rPr>
          <w:rFonts w:ascii="Arial" w:hAnsi="Arial" w:cs="Arial"/>
        </w:rPr>
      </w:pPr>
      <w:r>
        <w:rPr>
          <w:rFonts w:ascii="Arial" w:hAnsi="Arial" w:cs="Arial"/>
          <w:shd w:val="clear" w:color="auto" w:fill="FFF59D"/>
        </w:rPr>
        <w:t xml:space="preserve">A draft is seen only by its creator. Holders of the approval, user management or audit right (Approver, New Business Approver, System Administrator, Business Administrator, Auditor, Information Security Officer) see every submitted request; the others see the requests they raised and those waiting for them (FRUM.007.03, FRUM.009.09).</w:t>
      </w:r>
    </w:p>
    <w:p>
      <w:pPr>
        <w:pStyle w:val="ListParagraph"/>
        <w:numPr>
          <w:ilvl w:val="0"/>
          <w:numId w:val="214"/>
        </w:numPr>
        <w:rPr>
          <w:rFonts w:ascii="Arial" w:hAnsi="Arial" w:cs="Arial"/>
        </w:rPr>
      </w:pPr>
      <w:r>
        <w:rPr>
          <w:rFonts w:ascii="Arial" w:hAnsi="Arial" w:cs="Arial"/>
          <w:shd w:val="clear" w:color="auto" w:fill="FFF59D"/>
        </w:rPr>
        <w:t xml:space="preserve">Assigned to Me lists the pending requests whose chosen approver is the user; when the any-approver setting is on, every approver sees every pending request (FRUM.010.01, FRUM.009.06).</w:t>
      </w:r>
    </w:p>
    <w:p>
      <w:pPr>
        <w:pStyle w:val="ListParagraph"/>
        <w:numPr>
          <w:ilvl w:val="0"/>
          <w:numId w:val="214"/>
        </w:numPr>
        <w:rPr>
          <w:rFonts w:ascii="Arial" w:hAnsi="Arial" w:cs="Arial"/>
        </w:rPr>
      </w:pPr>
      <w:r>
        <w:rPr>
          <w:rFonts w:ascii="Arial" w:hAnsi="Arial" w:cs="Arial"/>
          <w:shd w:val="clear" w:color="auto" w:fill="FFF59D"/>
        </w:rPr>
        <w:t xml:space="preserve">An enrolment is approved on its own, on the request, so that its temporary password is shown: its row cannot be selected here, and My Approvals refuses it among several: Approve &lt;reference&gt; on its own: the new user's temporary password is shown once (FRUM.002.01, FRUM.010.02).</w:t>
      </w:r>
    </w:p>
    <w:p>
      <w:pPr>
        <w:pStyle w:val="Heading2"/>
        <w:keepNext/>
        <w:numPr>
          <w:ilvl w:val="0"/>
          <w:numId w:val="0"/>
        </w:numPr>
        <w:rPr>
          <w:rFonts w:ascii="Arial" w:hAnsi="Arial" w:cs="Arial"/>
        </w:rPr>
      </w:pPr>
      <w:r>
        <w:rPr>
          <w:rFonts w:ascii="Arial" w:hAnsi="Arial" w:cs="Arial"/>
          <w:shd w:val="clear" w:color="auto" w:fill="FFF59D"/>
        </w:rPr>
        <w:t xml:space="preserve">J.7 New Request and Edit Request (user requests) (SCR-UA-07)</w:t>
      </w:r>
    </w:p>
    <w:p>
      <w:pPr>
        <w:rPr>
          <w:rFonts w:ascii="Arial" w:hAnsi="Arial" w:cs="Arial"/>
        </w:rPr>
      </w:pPr>
      <w:r>
        <w:rPr>
          <w:rFonts w:ascii="Arial" w:hAnsi="Arial" w:cs="Arial"/>
          <w:shd w:val="clear" w:color="auto" w:fill="FFF59D"/>
        </w:rPr>
        <w:t xml:space="preserve">Purpose: One form for the four user requests: enrol a new user, modify a user (data and group profiles), deactivate and reactivate a user. The requester enters the user, the new values with the current ones shown beside them, the group profiles, the effective date, the approver and the justification; saves a draft to finish later or submits it. A returned request is corrected here and resubmitted with correction remarks.</w:t>
      </w:r>
    </w:p>
    <w:p>
      <w:pPr>
        <w:rPr>
          <w:rFonts w:ascii="Arial" w:hAnsi="Arial" w:cs="Arial"/>
        </w:rPr>
      </w:pPr>
      <w:r>
        <w:rPr>
          <w:rFonts w:ascii="Arial" w:hAnsi="Arial" w:cs="Arial"/>
          <w:shd w:val="clear" w:color="auto" w:fill="FFF59D"/>
        </w:rPr>
        <w:t xml:space="preserve">Access: Access Requests › New Request; Access Request record › Edit Request (draft or returned request); Users › Raise Request, or a user row (opens a Modify user request for that user)</w:t>
      </w:r>
    </w:p>
    <w:p>
      <w:pPr>
        <w:rPr>
          <w:rFonts w:ascii="Arial" w:hAnsi="Arial" w:cs="Arial"/>
        </w:rPr>
      </w:pPr>
      <w:r>
        <w:rPr>
          <w:rFonts w:ascii="Arial" w:hAnsi="Arial" w:cs="Arial"/>
          <w:shd w:val="clear" w:color="auto" w:fill="FFF59D"/>
        </w:rPr>
        <w:t xml:space="preserve">Requirements: FRUM.002.01, FRUM.003.01, FRUM.003.02.01, FRUM.003.02.02, FRUM.006.03, FRUM.009.01, FRUM.009.02, FRUM.009.03, FRUM.009.04, FRUM.009.05, FRUM.009.06, FRUM.009.07, FRUM.009.10, FRUM.012.01</w:t>
      </w:r>
    </w:p>
    <w:p>
      <w:pPr>
        <w:jc w:val="center"/>
      </w:pPr>
      <w:r>
        <w:drawing>
          <wp:inline>
            <wp:extent cx="4100659" cy="6857999"/>
            <wp:docPr id="1803472600" name="Picture 1803472600"/>
            <wp:cNvGraphicFramePr>
              <a:graphicFrameLocks noChangeAspect="1"/>
            </wp:cNvGraphicFramePr>
            <a:graphic>
              <a:graphicData uri="http://schemas.openxmlformats.org/drawingml/2006/picture">
                <pic:pic>
                  <pic:nvPicPr>
                    <pic:cNvPr id="0" name="scr-ua-07-02-filled.png"/>
                    <pic:cNvPicPr/>
                  </pic:nvPicPr>
                  <pic:blipFill>
                    <a:blip r:embed="rId42"/>
                    <a:stretch>
                      <a:fillRect/>
                    </a:stretch>
                  </pic:blipFill>
                  <pic:spPr>
                    <a:xfrm>
                      <a:off x="0" y="0"/>
                      <a:ext cx="4100659" cy="685799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J.7: New Request with the new user's data, group profile and approver</w:t>
      </w:r>
    </w:p>
    <w:p>
      <w:pPr>
        <w:rPr>
          <w:rFonts w:ascii="Arial" w:hAnsi="Arial" w:cs="Arial"/>
          <w:sz w:val="18"/>
          <w:szCs w:val="18"/>
        </w:rPr>
      </w:pPr>
      <w:r>
        <w:rPr>
          <w:rFonts w:ascii="Arial" w:hAnsi="Arial" w:cs="Arial"/>
          <w:i/>
          <w:sz w:val="18"/>
          <w:szCs w:val="18"/>
          <w:shd w:val="clear" w:color="auto" w:fill="FFF59D"/>
        </w:rPr>
        <w:t xml:space="preserve">Note on the screenshot: it was taken on 29-Sep-2026 and still shows the earlier check-box list of group profiles. The screen now offers the profile picker described in the field table below and in FRUM.009.02 (Annex Q).</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Request: Request Type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Enrol new user, Modify user, Deactivate user, Reactivate user;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The type of a saved request cannot change; The type of request &lt;request no&gt; cannot change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Request: User Type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Internal (the system user); External (portal user);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Not shown while the external users setting is false (no portal installed, as delivered); every request is then for an internal user; Requests for external (portal) users are switched off: no portal is installed</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Request: Effective Date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Date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dd-MMM-yyyy; blank = applies on approval</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Today or later; The effective date cannot be before today</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User ID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 (new user); Drop-down (existing user)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3 to 50 letters, digits, dots, dashes or underscores; a new user ID in the BDOI format, shown in words under the field (BDOI format: a letter followed by nine digits, for example a013000196); User master (existing users: user ID – name (Windows ID))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A new user ID must not exist and must follow the format; an existing user must be active to deactivate and deactivated or locked to reactivate; Use 3 to 50 letters, digits, dots, dashes or underscores; The user ID must be a letter followed by nine digits, for example a013000196</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data: Full Name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Cond.: enrolment</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120 characters; Current: value shown for a modification;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Not blank for a new user; Enter the full name of the new user</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data: E-mail</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E-mail</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120 characters;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data: Windows ID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120 characters; unique;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Not the Windows ID of another user; Windows ID &lt;windows id&gt; belongs to another user</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data: Home Branch</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Code – name; Not specified (new) or Unchanged (modify); Branches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data: Business Unit Group</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Values of the list; List the business unit group list (values from BDOI)</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data: User Level</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Values of the list; List the user level list (values from BDOI)</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data: Authorisation Limit (PHP)</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Amount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Zero or more with up to 2 decimals; Blank: no limit (new) or Current: amount (modify);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Zero or more, 2 decimals; Enter an amount of zero or more, with up to 2 decimals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Group Profiles: Search group profiles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Part of a profile name, code or module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The chosen profiles stay listed</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Group Profiles: profile picker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Picker</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Cond.: enrolment (at least one)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Active group profiles grouped by business area, in groups that open and close with their counts; search by profile, area or what the profile does; each profile with a one-line description, a details button (key permissions, kind, level) and the marker Privileged for High and Admin profiles; the chosen profiles listed apart, marked Current, Added or Removed for a modification and removable one by one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Active profiles only; a user cannot change his own profiles; two chosen profiles of an active separation-of-duties rule are flagged with a warning in the picker and refused on Submit; Select at least one role; One user may not hold both &lt;profile&gt; and &lt;profile&gt; (separation-of-duties rule &lt;rule&gt;)</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Deactivation: Reason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Resigned, Transferred to another unit, Long leave, Security, Others, No sign-in for the dormancy period (values to confirm with BDOI); List the deactivation reason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Reactivation: Also unlock the account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Check box</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Shown when the user is locked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Approval: Approver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Name (user ID) of each eligible approver; Holders of the approval right, less the requester and the user concerned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An eligible approver; one approver for a user request; Select the approver</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Approval: Remarks (Justification)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 area</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1,000 characters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Not blank on submission; Enter the justification</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Approval: Correction Remarks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 area</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Cond.: resubmission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1,000 characters; shown for a returned request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Not blank on resubmission; Enter the correction remarks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Cancel</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requester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Leaves the form without saving</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Unchanged</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Save Draft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Requestor, Business Administrator, System Administrator (type right)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User ID in a valid format; effective date not in the past</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Saves the draft with format checks only; a new request is numbered AR-yyyy-nnnnnn. Toast: AR-yyyy-nnnnnn saved as a draft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Draft (new); unchanged (edit)</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Submit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As Save Draft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Every field check passes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Runs the full checks (user state, format, active profiles, free Windows ID, one open request per user, eligible approver), evaluates the risk rules and sends the request to the approver. Toast: AR-yyyy-nnnnnn submitted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Pending Approval</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Resubmit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requester (correction right)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Returned request with correction remarks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Resubmits the corrected request to the approver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Pending Approval</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15"/>
        </w:numPr>
        <w:rPr>
          <w:rFonts w:ascii="Arial" w:hAnsi="Arial" w:cs="Arial"/>
        </w:rPr>
      </w:pPr>
      <w:r>
        <w:rPr>
          <w:rFonts w:ascii="Arial" w:hAnsi="Arial" w:cs="Arial"/>
          <w:shd w:val="clear" w:color="auto" w:fill="FFF59D"/>
        </w:rPr>
        <w:t xml:space="preserve">The type and the user of a saved request cannot change; a different change is a new request (FRUM.009.01).</w:t>
      </w:r>
    </w:p>
    <w:p>
      <w:pPr>
        <w:pStyle w:val="ListParagraph"/>
        <w:numPr>
          <w:ilvl w:val="0"/>
          <w:numId w:val="215"/>
        </w:numPr>
        <w:rPr>
          <w:rFonts w:ascii="Arial" w:hAnsi="Arial" w:cs="Arial"/>
        </w:rPr>
      </w:pPr>
      <w:r>
        <w:rPr>
          <w:rFonts w:ascii="Arial" w:hAnsi="Arial" w:cs="Arial"/>
          <w:shd w:val="clear" w:color="auto" w:fill="FFF59D"/>
        </w:rPr>
        <w:t xml:space="preserve">Only one request per user can be open (draft excluded) at a time: A request for user &lt;user&gt; is already waiting for approval (FRUM.009.01).</w:t>
      </w:r>
    </w:p>
    <w:p>
      <w:pPr>
        <w:pStyle w:val="ListParagraph"/>
        <w:numPr>
          <w:ilvl w:val="0"/>
          <w:numId w:val="215"/>
        </w:numPr>
        <w:rPr>
          <w:rFonts w:ascii="Arial" w:hAnsi="Arial" w:cs="Arial"/>
        </w:rPr>
      </w:pPr>
      <w:r>
        <w:rPr>
          <w:rFonts w:ascii="Arial" w:hAnsi="Arial" w:cs="Arial"/>
          <w:shd w:val="clear" w:color="auto" w:fill="FFF59D"/>
        </w:rPr>
        <w:t xml:space="preserve">A new user ID must follow the user ID format (a letter followed by nine digits as delivered, shown in words from the user ID format in words) and must not exist (FRUM.002.01, FRUM.009.02, FRUM.002.01, FRUM.002.03).</w:t>
      </w:r>
    </w:p>
    <w:p>
      <w:pPr>
        <w:pStyle w:val="ListParagraph"/>
        <w:numPr>
          <w:ilvl w:val="0"/>
          <w:numId w:val="215"/>
        </w:numPr>
        <w:rPr>
          <w:rFonts w:ascii="Arial" w:hAnsi="Arial" w:cs="Arial"/>
        </w:rPr>
      </w:pPr>
      <w:r>
        <w:rPr>
          <w:rFonts w:ascii="Arial" w:hAnsi="Arial" w:cs="Arial"/>
          <w:shd w:val="clear" w:color="auto" w:fill="FFF59D"/>
        </w:rPr>
        <w:t xml:space="preserve">The group profiles of the user must not include both profiles of an active separation-of-duties rule; the check runs on submission and again at approval (FRUM.006.03, FRUM.012.01).</w:t>
      </w:r>
    </w:p>
    <w:p>
      <w:pPr>
        <w:pStyle w:val="ListParagraph"/>
        <w:numPr>
          <w:ilvl w:val="0"/>
          <w:numId w:val="215"/>
        </w:numPr>
        <w:rPr>
          <w:rFonts w:ascii="Arial" w:hAnsi="Arial" w:cs="Arial"/>
        </w:rPr>
      </w:pPr>
      <w:r>
        <w:rPr>
          <w:rFonts w:ascii="Arial" w:hAnsi="Arial" w:cs="Arial"/>
          <w:shd w:val="clear" w:color="auto" w:fill="FFF59D"/>
        </w:rPr>
        <w:t xml:space="preserve">The authorisation limit (used by the journal and payables approvals) is set on an enrolment and changed by a Modify user request; blank keeps the current limit (FRUM.002.01, FRUM.009.02, FRUM.003.01, FRUM.009.03).</w:t>
      </w:r>
    </w:p>
    <w:p>
      <w:pPr>
        <w:pStyle w:val="ListParagraph"/>
        <w:numPr>
          <w:ilvl w:val="0"/>
          <w:numId w:val="215"/>
        </w:numPr>
        <w:rPr>
          <w:rFonts w:ascii="Arial" w:hAnsi="Arial" w:cs="Arial"/>
        </w:rPr>
      </w:pPr>
      <w:r>
        <w:rPr>
          <w:rFonts w:ascii="Arial" w:hAnsi="Arial" w:cs="Arial"/>
          <w:shd w:val="clear" w:color="auto" w:fill="FFF59D"/>
        </w:rPr>
        <w:t xml:space="preserve">An enrolment needs the full name and at least one active group profile; a modification must change something: The request does not change the user (FRUM.002.01, FRUM.009.02, FRUM.003.01, FRUM.009.03).</w:t>
      </w:r>
    </w:p>
    <w:p>
      <w:pPr>
        <w:pStyle w:val="ListParagraph"/>
        <w:numPr>
          <w:ilvl w:val="0"/>
          <w:numId w:val="215"/>
        </w:numPr>
        <w:rPr>
          <w:rFonts w:ascii="Arial" w:hAnsi="Arial" w:cs="Arial"/>
        </w:rPr>
      </w:pPr>
      <w:r>
        <w:rPr>
          <w:rFonts w:ascii="Arial" w:hAnsi="Arial" w:cs="Arial"/>
          <w:shd w:val="clear" w:color="auto" w:fill="FFF59D"/>
        </w:rPr>
        <w:t xml:space="preserve">Only active users are deactivated and only deactivated or locked users are reactivated; a locked user can be unlocked with the reactivation (FRUM.003.02.01, FRUM.009.04, FRUM.003.02.02, FRUM.009.05).</w:t>
      </w:r>
    </w:p>
    <w:p>
      <w:pPr>
        <w:pStyle w:val="ListParagraph"/>
        <w:numPr>
          <w:ilvl w:val="0"/>
          <w:numId w:val="215"/>
        </w:numPr>
        <w:rPr>
          <w:rFonts w:ascii="Arial" w:hAnsi="Arial" w:cs="Arial"/>
        </w:rPr>
      </w:pPr>
      <w:r>
        <w:rPr>
          <w:rFonts w:ascii="Arial" w:hAnsi="Arial" w:cs="Arial"/>
          <w:shd w:val="clear" w:color="auto" w:fill="FFF59D"/>
        </w:rPr>
        <w:t xml:space="preserve">The approver is chosen among the holders of the approval right, never the requester nor the user the request is about; a user request has one approver (FRUM.009.06).</w:t>
      </w:r>
    </w:p>
    <w:p>
      <w:pPr>
        <w:pStyle w:val="ListParagraph"/>
        <w:numPr>
          <w:ilvl w:val="0"/>
          <w:numId w:val="215"/>
        </w:numPr>
        <w:rPr>
          <w:rFonts w:ascii="Arial" w:hAnsi="Arial" w:cs="Arial"/>
        </w:rPr>
      </w:pPr>
      <w:r>
        <w:rPr>
          <w:rFonts w:ascii="Arial" w:hAnsi="Arial" w:cs="Arial"/>
          <w:shd w:val="clear" w:color="auto" w:fill="FFF59D"/>
        </w:rPr>
        <w:t xml:space="preserve">A user cannot change his own group profiles through a request: You cannot change your own roles (FRUM.003.01, FRUM.009.03).</w:t>
      </w:r>
    </w:p>
    <w:p>
      <w:pPr>
        <w:pStyle w:val="ListParagraph"/>
        <w:numPr>
          <w:ilvl w:val="0"/>
          <w:numId w:val="215"/>
        </w:numPr>
        <w:rPr>
          <w:rFonts w:ascii="Arial" w:hAnsi="Arial" w:cs="Arial"/>
        </w:rPr>
      </w:pPr>
      <w:r>
        <w:rPr>
          <w:rFonts w:ascii="Arial" w:hAnsi="Arial" w:cs="Arial"/>
          <w:shd w:val="clear" w:color="auto" w:fill="FFF59D"/>
        </w:rPr>
        <w:t xml:space="preserve">An effective date in the future makes the approved change wait until that date; blank applies it on approval (FRUM.009.10).</w:t>
      </w:r>
    </w:p>
    <w:p>
      <w:pPr>
        <w:pStyle w:val="ListParagraph"/>
        <w:numPr>
          <w:ilvl w:val="0"/>
          <w:numId w:val="215"/>
        </w:numPr>
        <w:rPr>
          <w:rFonts w:ascii="Arial" w:hAnsi="Arial" w:cs="Arial"/>
        </w:rPr>
      </w:pPr>
      <w:r>
        <w:rPr>
          <w:rFonts w:ascii="Arial" w:hAnsi="Arial" w:cs="Arial"/>
          <w:shd w:val="clear" w:color="auto" w:fill="FFF59D"/>
        </w:rPr>
        <w:t xml:space="preserve">A returned request is corrected by its creator and resubmitted with correction remarks, kept in the history (FRUM.009.07).</w:t>
      </w:r>
    </w:p>
    <w:p>
      <w:pPr>
        <w:pStyle w:val="Heading2"/>
        <w:keepNext/>
        <w:numPr>
          <w:ilvl w:val="0"/>
          <w:numId w:val="0"/>
        </w:numPr>
        <w:rPr>
          <w:rFonts w:ascii="Arial" w:hAnsi="Arial" w:cs="Arial"/>
        </w:rPr>
      </w:pPr>
      <w:r>
        <w:rPr>
          <w:rFonts w:ascii="Arial" w:hAnsi="Arial" w:cs="Arial"/>
          <w:shd w:val="clear" w:color="auto" w:fill="FFF59D"/>
        </w:rPr>
        <w:t xml:space="preserve">J.8 Access Request record (SCR-UA-08)</w:t>
      </w:r>
    </w:p>
    <w:p>
      <w:pPr>
        <w:rPr>
          <w:rFonts w:ascii="Arial" w:hAnsi="Arial" w:cs="Arial"/>
        </w:rPr>
      </w:pPr>
      <w:r>
        <w:rPr>
          <w:rFonts w:ascii="Arial" w:hAnsi="Arial" w:cs="Arial"/>
          <w:shd w:val="clear" w:color="auto" w:fill="FFF59D"/>
        </w:rPr>
        <w:t xml:space="preserve">Purpose: One access request: its number, type and subject, status and risk flags, who requested it and when, the approver, the effective date and the decision; the tabs Details (current and requested values), Approvers (in order, with each decision) and History (every event with its remarks); and the actions the viewer may take: edit, cancel, approve, give the second approval, return, reject or implement.</w:t>
      </w:r>
    </w:p>
    <w:p>
      <w:pPr>
        <w:rPr>
          <w:rFonts w:ascii="Arial" w:hAnsi="Arial" w:cs="Arial"/>
        </w:rPr>
      </w:pPr>
      <w:r>
        <w:rPr>
          <w:rFonts w:ascii="Arial" w:hAnsi="Arial" w:cs="Arial"/>
          <w:shd w:val="clear" w:color="auto" w:fill="FFF59D"/>
        </w:rPr>
        <w:t xml:space="preserve">Access: Access Requests or Group Profile Requests › a row; My Approvals › an access request; The notices of the request (to approve, returned, decided, for second approval, to implement); Bulk Request Batch › a line</w:t>
      </w:r>
    </w:p>
    <w:p>
      <w:pPr>
        <w:rPr>
          <w:rFonts w:ascii="Arial" w:hAnsi="Arial" w:cs="Arial"/>
        </w:rPr>
      </w:pPr>
      <w:r>
        <w:rPr>
          <w:rFonts w:ascii="Arial" w:hAnsi="Arial" w:cs="Arial"/>
          <w:shd w:val="clear" w:color="auto" w:fill="FFF59D"/>
        </w:rPr>
        <w:t xml:space="preserve">Requirements: FRUM.002.01, FRUM.005.01, FRUM.005.04, FRUM.006.01, FRUM.007.03, FRUM.008.01, FRUM.008.04, FRUM.009.08, FRUM.009.09, FRUM.010.01, FRUM.010.02, FRUM.010.03, FRUM.010.04, FRUM.010.05</w:t>
      </w:r>
    </w:p>
    <w:p>
      <w:pPr>
        <w:jc w:val="center"/>
      </w:pPr>
      <w:r>
        <w:drawing>
          <wp:inline>
            <wp:extent cx="4962357" cy="4389119"/>
            <wp:docPr id="1803472600" name="Picture 1803472600"/>
            <wp:cNvGraphicFramePr>
              <a:graphicFrameLocks noChangeAspect="1"/>
            </wp:cNvGraphicFramePr>
            <a:graphic>
              <a:graphicData uri="http://schemas.openxmlformats.org/drawingml/2006/picture">
                <pic:pic>
                  <pic:nvPicPr>
                    <pic:cNvPr id="0" name="scr-ua-08-01-pending.png"/>
                    <pic:cNvPicPr/>
                  </pic:nvPicPr>
                  <pic:blipFill>
                    <a:blip r:embed="rId43"/>
                    <a:stretch>
                      <a:fillRect/>
                    </a:stretch>
                  </pic:blipFill>
                  <pic:spPr>
                    <a:xfrm>
                      <a:off x="0" y="0"/>
                      <a:ext cx="4962357" cy="438911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J.8: A request waiting for the Approver, Details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Summary: [Title]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Request type · full name of the user with the user ID in brackets, or group profile name; Access request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Summary: Request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Reference chip</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AR-yyyy-nnnnnn; Access request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Summary: [Status and risk flags]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Pill and tags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Status; Privilege increase, Outside working hours; Access request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Summary: Requested By</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Name of the requester; Access request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Summary: Requested 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Date and time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dd-MMM-yyyy HH:mm; Access request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Summary: Approver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Name of the chosen approver or of the decider; Chosen on submission for a draft; Access request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Summary: Effective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Date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dd-MMM-yyyy, or On approval; Access request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Summary: Decision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Pending Approval, or name · dd-MMM-yyyy HH:mm – comment; Access request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Details: Attribute / Current / Requested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Table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Full name, E-mail, Windows ID, Business unit, User level (list labels), Authorisation limit, Group profiles by name, Status; for a group profile: Group profile (name), Name, Description, Privilege level, Permissions added, Permissions removed (permission names); User or group profile; access request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Details: Group Profile / Change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Table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One row per group profile the request adds (Added) or removes (Removed), by name; User and access request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Details: Remarks / Effective date / Reason / Members / Could not be applied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Justification; effective date (dd-MMM-yyyy); deactivation reason (list label); members of a profile to deactivate; the error of a scheduled change that failed; Access request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Approvers: Order / Approver / Decision / Remarks / Decided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Table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One row per approver in order; Approvers of the request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History: Date / Action / Status / By / Remarks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Table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Every event: saved, submitted, returned, resubmitted, cancelled, approved, second approval, rejected, scheduled, applied, failed to apply, for implementation, implemented; Request history (insert only)</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Dialogs: Comment / Remarks / Reason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 area</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Cond.: Return, Reject, Cancel</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1,000 characters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Not blank for a return, rejection or cancellation; Enter the remarks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Edit Request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creator (correction right for a returned request)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Draft or Returned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Edit Request (SCR-UA-07)</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Unchanged</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Cancel Request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creator (cancel right); the approver of a scheduled request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Draft, Pending Approval, Pending Second Approval, Returned or Scheduled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Asks the reason and cancels the request; it is kept, never deleted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Cancelled</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Approve and Apply</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chosen approver (approval right), not the requester nor the user concerned</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Pending Approval</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Applies the change now, schedules it for the effective date, passes it to the next approver in order, sends it for a second approval when a risk flag is found, or (group profile) sends it to the System Administrator. For an enrolment, shows the temporary password once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Approved, Scheduled, Pending Approval, Pending Second Approval or For Implementation</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Second Approval</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A second approver who did not give the first approval</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Pending Second Approval</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Applies, schedules or sends for implementation as above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Approved, Scheduled or For Implementation</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Return</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deciding approver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Pending Approval or Pending Second Approval</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Asks the remarks and returns the request to the requester for correction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Returned</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Reject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deciding approver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Pending Approval or Pending Second Approval</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Asks the reason and closes the request; a rejection is final</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Rejected</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Implement Request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 (role management right), not the requester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For Implementation</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Applies the approved group-profile change now</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Implemented</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16"/>
        </w:numPr>
        <w:rPr>
          <w:rFonts w:ascii="Arial" w:hAnsi="Arial" w:cs="Arial"/>
        </w:rPr>
      </w:pPr>
      <w:r>
        <w:rPr>
          <w:rFonts w:ascii="Arial" w:hAnsi="Arial" w:cs="Arial"/>
          <w:shd w:val="clear" w:color="auto" w:fill="FFF59D"/>
        </w:rPr>
        <w:t xml:space="preserve">The requester and the user the request is about never decide it: A request cannot be decided by the user who submitted it; You cannot decide a request about your own access (FRUM.002.01, FRUM.010.02).</w:t>
      </w:r>
    </w:p>
    <w:p>
      <w:pPr>
        <w:pStyle w:val="ListParagraph"/>
        <w:numPr>
          <w:ilvl w:val="0"/>
          <w:numId w:val="216"/>
        </w:numPr>
        <w:rPr>
          <w:rFonts w:ascii="Arial" w:hAnsi="Arial" w:cs="Arial"/>
        </w:rPr>
      </w:pPr>
      <w:r>
        <w:rPr>
          <w:rFonts w:ascii="Arial" w:hAnsi="Arial" w:cs="Arial"/>
          <w:shd w:val="clear" w:color="auto" w:fill="FFF59D"/>
        </w:rPr>
        <w:t xml:space="preserve">Only the approver chosen by the requester decides a pending request: Request &lt;request no&gt; is assigned to &lt;approver&gt; for approval (FRUM.009.06, FRUM.002.01, FRUM.010.02).</w:t>
      </w:r>
    </w:p>
    <w:p>
      <w:pPr>
        <w:pStyle w:val="ListParagraph"/>
        <w:numPr>
          <w:ilvl w:val="0"/>
          <w:numId w:val="216"/>
        </w:numPr>
        <w:rPr>
          <w:rFonts w:ascii="Arial" w:hAnsi="Arial" w:cs="Arial"/>
        </w:rPr>
      </w:pPr>
      <w:r>
        <w:rPr>
          <w:rFonts w:ascii="Arial" w:hAnsi="Arial" w:cs="Arial"/>
          <w:shd w:val="clear" w:color="auto" w:fill="FFF59D"/>
        </w:rPr>
        <w:t xml:space="preserve">A request that gives a High or Admin group profile, creates or raises a profile to High or Admin, reactivates a High or Admin profile, or is submitted or approved outside the working hours (the working hours, 08:00-18:00 Monday to Friday as delivered) needs a second approval by another approver and raises an alert (FRUM.010.05).</w:t>
      </w:r>
    </w:p>
    <w:p>
      <w:pPr>
        <w:pStyle w:val="ListParagraph"/>
        <w:numPr>
          <w:ilvl w:val="0"/>
          <w:numId w:val="216"/>
        </w:numPr>
        <w:rPr>
          <w:rFonts w:ascii="Arial" w:hAnsi="Arial" w:cs="Arial"/>
        </w:rPr>
      </w:pPr>
      <w:r>
        <w:rPr>
          <w:rFonts w:ascii="Arial" w:hAnsi="Arial" w:cs="Arial"/>
          <w:shd w:val="clear" w:color="auto" w:fill="FFF59D"/>
        </w:rPr>
        <w:t xml:space="preserve">Return and rejection need a text; the requester receives it with the notice (FRUM.010.03, FRUM.010.04).</w:t>
      </w:r>
    </w:p>
    <w:p>
      <w:pPr>
        <w:pStyle w:val="ListParagraph"/>
        <w:numPr>
          <w:ilvl w:val="0"/>
          <w:numId w:val="216"/>
        </w:numPr>
        <w:rPr>
          <w:rFonts w:ascii="Arial" w:hAnsi="Arial" w:cs="Arial"/>
        </w:rPr>
      </w:pPr>
      <w:r>
        <w:rPr>
          <w:rFonts w:ascii="Arial" w:hAnsi="Arial" w:cs="Arial"/>
          <w:shd w:val="clear" w:color="auto" w:fill="FFF59D"/>
        </w:rPr>
        <w:t xml:space="preserve">The temporary password of a new user is shown once to the approver, never stored in clear and never e-mailed; the user must change it at the first sign-in (FRUM.002.01, FRUM.009.02, FRUM.002.01, FRUM.010.02).</w:t>
      </w:r>
    </w:p>
    <w:p>
      <w:pPr>
        <w:pStyle w:val="ListParagraph"/>
        <w:numPr>
          <w:ilvl w:val="0"/>
          <w:numId w:val="216"/>
        </w:numPr>
        <w:rPr>
          <w:rFonts w:ascii="Arial" w:hAnsi="Arial" w:cs="Arial"/>
        </w:rPr>
      </w:pPr>
      <w:r>
        <w:rPr>
          <w:rFonts w:ascii="Arial" w:hAnsi="Arial" w:cs="Arial"/>
          <w:shd w:val="clear" w:color="auto" w:fill="FFF59D"/>
        </w:rPr>
        <w:t xml:space="preserve">A scheduled request is re-checked and applied by the daily job on its effective date; if it can no longer be applied it stays scheduled with the reason and an alert is raised (FRUM.009.10).</w:t>
      </w:r>
    </w:p>
    <w:p>
      <w:pPr>
        <w:pStyle w:val="ListParagraph"/>
        <w:numPr>
          <w:ilvl w:val="0"/>
          <w:numId w:val="216"/>
        </w:numPr>
        <w:rPr>
          <w:rFonts w:ascii="Arial" w:hAnsi="Arial" w:cs="Arial"/>
        </w:rPr>
      </w:pPr>
      <w:r>
        <w:rPr>
          <w:rFonts w:ascii="Arial" w:hAnsi="Arial" w:cs="Arial"/>
          <w:shd w:val="clear" w:color="auto" w:fill="FFF59D"/>
        </w:rPr>
        <w:t xml:space="preserve">Every applied change writes the access change log with the from and to values, the request number, the approver and the time; the history cannot be changed (FRUM.008.01, FRUM.008.04).</w:t>
      </w:r>
    </w:p>
    <w:p>
      <w:pPr>
        <w:pStyle w:val="Heading2"/>
        <w:keepNext/>
        <w:numPr>
          <w:ilvl w:val="0"/>
          <w:numId w:val="0"/>
        </w:numPr>
        <w:rPr>
          <w:rFonts w:ascii="Arial" w:hAnsi="Arial" w:cs="Arial"/>
        </w:rPr>
      </w:pPr>
      <w:r>
        <w:rPr>
          <w:rFonts w:ascii="Arial" w:hAnsi="Arial" w:cs="Arial"/>
          <w:shd w:val="clear" w:color="auto" w:fill="FFF59D"/>
        </w:rPr>
        <w:t xml:space="preserve">J.9 Bulk Request (SCR-UA-09)</w:t>
      </w:r>
    </w:p>
    <w:p>
      <w:pPr>
        <w:rPr>
          <w:rFonts w:ascii="Arial" w:hAnsi="Arial" w:cs="Arial"/>
        </w:rPr>
      </w:pPr>
      <w:r>
        <w:rPr>
          <w:rFonts w:ascii="Arial" w:hAnsi="Arial" w:cs="Arial"/>
          <w:shd w:val="clear" w:color="auto" w:fill="FFF59D"/>
        </w:rPr>
        <w:t xml:space="preserve">Purpose: Many user requests in one file: the requester downloads the template, fills in one row per user (enrol, modify, deactivate or reactivate), uploads it and reviews the check of every row; the valid rows become the draft lines of a batch, which is submitted to one approver from the batch page. The list shows the batches.</w:t>
      </w:r>
    </w:p>
    <w:p>
      <w:pPr>
        <w:rPr>
          <w:rFonts w:ascii="Arial" w:hAnsi="Arial" w:cs="Arial"/>
        </w:rPr>
      </w:pPr>
      <w:r>
        <w:rPr>
          <w:rFonts w:ascii="Arial" w:hAnsi="Arial" w:cs="Arial"/>
          <w:shd w:val="clear" w:color="auto" w:fill="FFF59D"/>
        </w:rPr>
        <w:t xml:space="preserve">Access: Setup &amp; Administration › User Access › Bulk Request</w:t>
      </w:r>
    </w:p>
    <w:p>
      <w:pPr>
        <w:rPr>
          <w:rFonts w:ascii="Arial" w:hAnsi="Arial" w:cs="Arial"/>
        </w:rPr>
      </w:pPr>
      <w:r>
        <w:rPr>
          <w:rFonts w:ascii="Arial" w:hAnsi="Arial" w:cs="Arial"/>
          <w:shd w:val="clear" w:color="auto" w:fill="FFF59D"/>
        </w:rPr>
        <w:t xml:space="preserve">Requirements: FRUM.011.01</w:t>
      </w:r>
    </w:p>
    <w:p>
      <w:pPr>
        <w:jc w:val="center"/>
      </w:pPr>
      <w:r>
        <w:drawing>
          <wp:inline>
            <wp:extent cx="5184703" cy="4389119"/>
            <wp:docPr id="1803472600" name="Picture 1803472600"/>
            <wp:cNvGraphicFramePr>
              <a:graphicFrameLocks noChangeAspect="1"/>
            </wp:cNvGraphicFramePr>
            <a:graphic>
              <a:graphicData uri="http://schemas.openxmlformats.org/drawingml/2006/picture">
                <pic:pic>
                  <pic:nvPicPr>
                    <pic:cNvPr id="0" name="scr-ua-09-01-list.png"/>
                    <pic:cNvPicPr/>
                  </pic:nvPicPr>
                  <pic:blipFill>
                    <a:blip r:embed="rId44"/>
                    <a:stretch>
                      <a:fillRect/>
                    </a:stretch>
                  </pic:blipFill>
                  <pic:spPr>
                    <a:xfrm>
                      <a:off x="0" y="0"/>
                      <a:ext cx="5184703" cy="438911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J.9: Bulk Request with the upload wizard and the batches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Upload: [Upload wizard]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Upload</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Template Bulk access requests (Excel); see Upload screens; Upload template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File checks; every row checked as a request</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Batches: Batch</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BLK-yyyy-nnnnnn; Bulk batch</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Batches: Lines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Number of lines; Bulk batch</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Batches: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Draft, Pending Approval, Returned, Approved, Rejected, Cancelled; Bulk batch</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Batches: Remarks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Batch remarks; Bulk batch</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Batches: Requested By</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Name; Bulk batch</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Batches: Uploaded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dd-MMM-yyyy HH:mm; Bulk batch</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[Upload and commit the file]</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Requestor, Business Administrator, System Administrator (enrol or modify right, and bulk upload right)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 file of the template is chosen</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Checks every row; the valid rows are saved as the draft lines of a new batch. Toast: Batch BLK-yyyy-nnnnnn saved as a draft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Draft batch</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[Open a batch]</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Bulk Request Batch (SCR-UA-10)</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17"/>
        </w:numPr>
        <w:rPr>
          <w:rFonts w:ascii="Arial" w:hAnsi="Arial" w:cs="Arial"/>
        </w:rPr>
      </w:pPr>
      <w:r>
        <w:rPr>
          <w:rFonts w:ascii="Arial" w:hAnsi="Arial" w:cs="Arial"/>
          <w:shd w:val="clear" w:color="auto" w:fill="FFF59D"/>
        </w:rPr>
        <w:t xml:space="preserve">Each row is checked with the rules of a single request of its action, the separation-of-duties rules included; a row in error is reported with its message and is not saved (FRUM.011.01, FRUM.006.03, FRUM.012.01).</w:t>
      </w:r>
    </w:p>
    <w:p>
      <w:pPr>
        <w:pStyle w:val="ListParagraph"/>
        <w:numPr>
          <w:ilvl w:val="0"/>
          <w:numId w:val="217"/>
        </w:numPr>
        <w:rPr>
          <w:rFonts w:ascii="Arial" w:hAnsi="Arial" w:cs="Arial"/>
        </w:rPr>
      </w:pPr>
      <w:r>
        <w:rPr>
          <w:rFonts w:ascii="Arial" w:hAnsi="Arial" w:cs="Arial"/>
          <w:shd w:val="clear" w:color="auto" w:fill="FFF59D"/>
        </w:rPr>
        <w:t xml:space="preserve">The actions of the file are ENROL, MODIFY, DEACTIVATE and REACTIVATE; group profiles are listed by their codes separated by a semicolon (FRUM.011.01).</w:t>
      </w:r>
    </w:p>
    <w:p>
      <w:pPr>
        <w:pStyle w:val="Heading2"/>
        <w:keepNext/>
        <w:numPr>
          <w:ilvl w:val="0"/>
          <w:numId w:val="0"/>
        </w:numPr>
        <w:rPr>
          <w:rFonts w:ascii="Arial" w:hAnsi="Arial" w:cs="Arial"/>
        </w:rPr>
      </w:pPr>
      <w:r>
        <w:rPr>
          <w:rFonts w:ascii="Arial" w:hAnsi="Arial" w:cs="Arial"/>
          <w:shd w:val="clear" w:color="auto" w:fill="FFF59D"/>
        </w:rPr>
        <w:t xml:space="preserve">J.10 Bulk Request Batch (SCR-UA-10)</w:t>
      </w:r>
    </w:p>
    <w:p>
      <w:pPr>
        <w:rPr>
          <w:rFonts w:ascii="Arial" w:hAnsi="Arial" w:cs="Arial"/>
        </w:rPr>
      </w:pPr>
      <w:r>
        <w:rPr>
          <w:rFonts w:ascii="Arial" w:hAnsi="Arial" w:cs="Arial"/>
          <w:shd w:val="clear" w:color="auto" w:fill="FFF59D"/>
        </w:rPr>
        <w:t xml:space="preserve">Purpose: One bulk batch: its lines with their status and error; the requester submits it to one approver with the batch remarks, or cancels it; the approver approves (each line applied on its own), returns or rejects it.</w:t>
      </w:r>
    </w:p>
    <w:p>
      <w:pPr>
        <w:rPr>
          <w:rFonts w:ascii="Arial" w:hAnsi="Arial" w:cs="Arial"/>
        </w:rPr>
      </w:pPr>
      <w:r>
        <w:rPr>
          <w:rFonts w:ascii="Arial" w:hAnsi="Arial" w:cs="Arial"/>
          <w:shd w:val="clear" w:color="auto" w:fill="FFF59D"/>
        </w:rPr>
        <w:t xml:space="preserve">Access: Bulk Request › a batch</w:t>
      </w:r>
    </w:p>
    <w:p>
      <w:pPr>
        <w:rPr>
          <w:rFonts w:ascii="Arial" w:hAnsi="Arial" w:cs="Arial"/>
        </w:rPr>
      </w:pPr>
      <w:r>
        <w:rPr>
          <w:rFonts w:ascii="Arial" w:hAnsi="Arial" w:cs="Arial"/>
          <w:shd w:val="clear" w:color="auto" w:fill="FFF59D"/>
        </w:rPr>
        <w:t xml:space="preserve">Requirements: FRUM.011.01</w:t>
      </w:r>
    </w:p>
    <w:p>
      <w:pPr>
        <w:jc w:val="center"/>
      </w:pPr>
      <w:r>
        <w:drawing>
          <wp:inline>
            <wp:extent cx="5852160" cy="2900855"/>
            <wp:docPr id="1803472600" name="Picture 1803472600"/>
            <wp:cNvGraphicFramePr>
              <a:graphicFrameLocks noChangeAspect="1"/>
            </wp:cNvGraphicFramePr>
            <a:graphic>
              <a:graphicData uri="http://schemas.openxmlformats.org/drawingml/2006/picture">
                <pic:pic>
                  <pic:nvPicPr>
                    <pic:cNvPr id="0" name="scr-ua-10-01-pending.png"/>
                    <pic:cNvPicPr/>
                  </pic:nvPicPr>
                  <pic:blipFill>
                    <a:blip r:embed="rId45"/>
                    <a:stretch>
                      <a:fillRect/>
                    </a:stretch>
                  </pic:blipFill>
                  <pic:spPr>
                    <a:xfrm>
                      <a:off x="0" y="0"/>
                      <a:ext cx="5852160" cy="2900855"/>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J.10: The SIT/UAT batch of three lines waiting for the Approver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Summary: Batch</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Reference chip</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BLK-yyyy-nnnnnn; Bulk batch</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Summary: Requested By</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Name of the requester; Bulk batch</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Summary: Requested 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Date and time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dd-MMM-yyyy HH:mm; Bulk batch</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Lines: Request / Type / User / Change / Status / Error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Table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One access request per line; Line requests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Submit Batch: Approver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Name (user ID) of each eligible approver; Holders of the approval right, less the requester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An eligible approver; Select the approver</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Submit Batch: Remarks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 area</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1,000 characters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Not blank; Enter the remarks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Submit Batch</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creator of the batch</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Draft or Returned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Submits every draft line to the chosen approver with the batch remarks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Pending Approval</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Approve Batch</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approver (approval right), not the creator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Pending Approval</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Approves each line on its own; the outcome lists each line with its status or error and the temporary passwords of new users, shown once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Approved (lines applied, scheduled or for second approval)</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Return Batch</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approver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Pending Approval</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Returns the batch with the remarks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Returned</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Reject Batch</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approver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Pending Approval</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Rejects every line with the reason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Rejected</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Cancel Batch</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creator of the batch</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Draft, Returned or Pending Approval</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Cancels every line with the reason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Cancelled</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[Open a line]</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the line's request (SCR-UA-08)</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18"/>
        </w:numPr>
        <w:rPr>
          <w:rFonts w:ascii="Arial" w:hAnsi="Arial" w:cs="Arial"/>
        </w:rPr>
      </w:pPr>
      <w:r>
        <w:rPr>
          <w:rFonts w:ascii="Arial" w:hAnsi="Arial" w:cs="Arial"/>
          <w:shd w:val="clear" w:color="auto" w:fill="FFF59D"/>
        </w:rPr>
        <w:t xml:space="preserve">A batch is submitted only by its creator and decided by another user: Only the creator can submit batch &lt;batch no&gt; (FRUM.011.01).</w:t>
      </w:r>
    </w:p>
    <w:p>
      <w:pPr>
        <w:pStyle w:val="ListParagraph"/>
        <w:numPr>
          <w:ilvl w:val="0"/>
          <w:numId w:val="218"/>
        </w:numPr>
        <w:rPr>
          <w:rFonts w:ascii="Arial" w:hAnsi="Arial" w:cs="Arial"/>
        </w:rPr>
      </w:pPr>
      <w:r>
        <w:rPr>
          <w:rFonts w:ascii="Arial" w:hAnsi="Arial" w:cs="Arial"/>
          <w:shd w:val="clear" w:color="auto" w:fill="FFF59D"/>
        </w:rPr>
        <w:t xml:space="preserve">Each line is decided and applied on its own, with the checks and the risk rules of a single request; a line that needs a second approval waits for it (FRUM.011.01, FRUM.010.05).</w:t>
      </w:r>
    </w:p>
    <w:p>
      <w:pPr>
        <w:pStyle w:val="Heading2"/>
        <w:keepNext/>
        <w:numPr>
          <w:ilvl w:val="0"/>
          <w:numId w:val="0"/>
        </w:numPr>
        <w:rPr>
          <w:rFonts w:ascii="Arial" w:hAnsi="Arial" w:cs="Arial"/>
        </w:rPr>
      </w:pPr>
      <w:r>
        <w:rPr>
          <w:rFonts w:ascii="Arial" w:hAnsi="Arial" w:cs="Arial"/>
          <w:shd w:val="clear" w:color="auto" w:fill="FFF59D"/>
        </w:rPr>
        <w:t xml:space="preserve">J.11 Group Profile Requests (SCR-UA-11)</w:t>
      </w:r>
    </w:p>
    <w:p>
      <w:pPr>
        <w:rPr>
          <w:rFonts w:ascii="Arial" w:hAnsi="Arial" w:cs="Arial"/>
        </w:rPr>
      </w:pPr>
      <w:r>
        <w:rPr>
          <w:rFonts w:ascii="Arial" w:hAnsi="Arial" w:cs="Arial"/>
          <w:shd w:val="clear" w:color="auto" w:fill="FFF59D"/>
        </w:rPr>
        <w:t xml:space="preserve">Purpose: The work list of the group-profile requests: new profiles, changes to the permissions, name, description or privilege level of a profile, and the deactivation and reactivation of a profile. The approvers decide in the order chosen by the requester; the System Administrator implements the approved request.</w:t>
      </w:r>
    </w:p>
    <w:p>
      <w:pPr>
        <w:rPr>
          <w:rFonts w:ascii="Arial" w:hAnsi="Arial" w:cs="Arial"/>
        </w:rPr>
      </w:pPr>
      <w:r>
        <w:rPr>
          <w:rFonts w:ascii="Arial" w:hAnsi="Arial" w:cs="Arial"/>
          <w:shd w:val="clear" w:color="auto" w:fill="FFF59D"/>
        </w:rPr>
        <w:t xml:space="preserve">Access: The notice Access request AR-yyyy-nnnnnn to implement (System Administrator); Access Request record of a group-profile request › back arrow</w:t>
      </w:r>
    </w:p>
    <w:p>
      <w:pPr>
        <w:rPr>
          <w:rFonts w:ascii="Arial" w:hAnsi="Arial" w:cs="Arial"/>
        </w:rPr>
      </w:pPr>
      <w:r>
        <w:rPr>
          <w:rFonts w:ascii="Arial" w:hAnsi="Arial" w:cs="Arial"/>
          <w:shd w:val="clear" w:color="auto" w:fill="FFF59D"/>
        </w:rPr>
        <w:t xml:space="preserve">Requirements: FRUM.005.01, FRUM.005.02, FRUM.005.03, FRUM.005.04, FRUM.006.01</w:t>
      </w:r>
    </w:p>
    <w:p>
      <w:pPr>
        <w:jc w:val="center"/>
      </w:pPr>
      <w:r>
        <w:drawing>
          <wp:inline>
            <wp:extent cx="5852160" cy="3753454"/>
            <wp:docPr id="1803472600" name="Picture 1803472600"/>
            <wp:cNvGraphicFramePr>
              <a:graphicFrameLocks noChangeAspect="1"/>
            </wp:cNvGraphicFramePr>
            <a:graphic>
              <a:graphicData uri="http://schemas.openxmlformats.org/drawingml/2006/picture">
                <pic:pic>
                  <pic:nvPicPr>
                    <pic:cNvPr id="0" name="scr-ua-11-01-list.png"/>
                    <pic:cNvPicPr/>
                  </pic:nvPicPr>
                  <pic:blipFill>
                    <a:blip r:embed="rId46"/>
                    <a:stretch>
                      <a:fillRect/>
                    </a:stretch>
                  </pic:blipFill>
                  <pic:spPr>
                    <a:xfrm>
                      <a:off x="0" y="0"/>
                      <a:ext cx="5852160" cy="3753454"/>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J.11: Group Profile Requests of the Business Administrator, All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Tabs: My Requests / Assigned to Me / Second Approval / For Implementation / All</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Fixed; a tab is shown only to the users who work it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As Access Requests, limited to group-profile requests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Search: Search Request No., User or Role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Part of a request number or group profile code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Contains search</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Filters: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All and the request statuses;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Filters: Request Type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All, New group profile, Modify group profile, Deactivate group profile, Reactivate group profile;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Request / Type / Change / Requested By / Requested / Approver /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As Access Requests; Access request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New Group Profile Request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 System Administrator (group-profile request right)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New Request on the group-profile types (SCR-UA-12)</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Approve Selected</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Approver on Assigned to Me; Second Approver on Second Approval</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Rows selected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Approves each selected request in turn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Pending Approval (next approver), Pending Second Approval or For Implementation</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Filters</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Shows or hides the filters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[Open a row]</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the request (SCR-UA-08)</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19"/>
        </w:numPr>
        <w:rPr>
          <w:rFonts w:ascii="Arial" w:hAnsi="Arial" w:cs="Arial"/>
        </w:rPr>
      </w:pPr>
      <w:r>
        <w:rPr>
          <w:rFonts w:ascii="Arial" w:hAnsi="Arial" w:cs="Arial"/>
          <w:shd w:val="clear" w:color="auto" w:fill="FFF59D"/>
        </w:rPr>
        <w:t xml:space="preserve">Only one group-profile request per profile can be open at a time: A request for role &lt;code&gt; is already waiting for approval (FRUM.005.01, FRUM.005.02).</w:t>
      </w:r>
    </w:p>
    <w:p>
      <w:pPr>
        <w:pStyle w:val="ListParagraph"/>
        <w:numPr>
          <w:ilvl w:val="0"/>
          <w:numId w:val="219"/>
        </w:numPr>
        <w:rPr>
          <w:rFonts w:ascii="Arial" w:hAnsi="Arial" w:cs="Arial"/>
        </w:rPr>
      </w:pPr>
      <w:r>
        <w:rPr>
          <w:rFonts w:ascii="Arial" w:hAnsi="Arial" w:cs="Arial"/>
          <w:shd w:val="clear" w:color="auto" w:fill="FFF59D"/>
        </w:rPr>
        <w:t xml:space="preserve">Every approver in the list decides in turn; the request goes to the System Administrator only after the last approval (FRUM.005.01, FRUM.005.03).</w:t>
      </w:r>
    </w:p>
    <w:p>
      <w:pPr>
        <w:pStyle w:val="Heading2"/>
        <w:keepNext/>
        <w:numPr>
          <w:ilvl w:val="0"/>
          <w:numId w:val="0"/>
        </w:numPr>
        <w:rPr>
          <w:rFonts w:ascii="Arial" w:hAnsi="Arial" w:cs="Arial"/>
        </w:rPr>
      </w:pPr>
      <w:r>
        <w:rPr>
          <w:rFonts w:ascii="Arial" w:hAnsi="Arial" w:cs="Arial"/>
          <w:shd w:val="clear" w:color="auto" w:fill="FFF59D"/>
        </w:rPr>
        <w:t xml:space="preserve">J.12 New Group Profile Request and Edit Request (SCR-UA-12)</w:t>
      </w:r>
    </w:p>
    <w:p>
      <w:pPr>
        <w:rPr>
          <w:rFonts w:ascii="Arial" w:hAnsi="Arial" w:cs="Arial"/>
        </w:rPr>
      </w:pPr>
      <w:r>
        <w:rPr>
          <w:rFonts w:ascii="Arial" w:hAnsi="Arial" w:cs="Arial"/>
          <w:shd w:val="clear" w:color="auto" w:fill="FFF59D"/>
        </w:rPr>
        <w:t xml:space="preserve">Purpose: The request form on the group-profile types. New group profile: code, name, description, privilege level and the permissions, grouped by functional area. Modify group profile: the profile, the permissions it should hold after the change (added and removed shown against the current ones) and a new name, description or level. Deactivate and reactivate: the profile, with the members who lose its screens. Approvers are listed in order.</w:t>
      </w:r>
    </w:p>
    <w:p>
      <w:pPr>
        <w:rPr>
          <w:rFonts w:ascii="Arial" w:hAnsi="Arial" w:cs="Arial"/>
        </w:rPr>
      </w:pPr>
      <w:r>
        <w:rPr>
          <w:rFonts w:ascii="Arial" w:hAnsi="Arial" w:cs="Arial"/>
          <w:shd w:val="clear" w:color="auto" w:fill="FFF59D"/>
        </w:rPr>
        <w:t xml:space="preserve">Access: Group Profile Requests › New Group Profile Request; Access Request record of a draft or returned group-profile request › Edit Request</w:t>
      </w:r>
    </w:p>
    <w:p>
      <w:pPr>
        <w:rPr>
          <w:rFonts w:ascii="Arial" w:hAnsi="Arial" w:cs="Arial"/>
        </w:rPr>
      </w:pPr>
      <w:r>
        <w:rPr>
          <w:rFonts w:ascii="Arial" w:hAnsi="Arial" w:cs="Arial"/>
          <w:shd w:val="clear" w:color="auto" w:fill="FFF59D"/>
        </w:rPr>
        <w:t xml:space="preserve">Requirements: FRUM.001.02, FRUM.005.01, FRUM.005.02, FRUM.005.03, FRUM.005.06, FRUM.006.01, FRUM.006.02.01, FRUM.006.02.02, FRUM.006.03, FRUM.006.04, FRUM.007.03</w:t>
      </w:r>
    </w:p>
    <w:p>
      <w:pPr>
        <w:jc w:val="center"/>
      </w:pPr>
      <w:r>
        <w:drawing>
          <wp:inline>
            <wp:extent cx="2624422" cy="4389120"/>
            <wp:docPr id="1803472600" name="Picture 1803472600"/>
            <wp:cNvGraphicFramePr>
              <a:graphicFrameLocks noChangeAspect="1"/>
            </wp:cNvGraphicFramePr>
            <a:graphic>
              <a:graphicData uri="http://schemas.openxmlformats.org/drawingml/2006/picture">
                <pic:pic>
                  <pic:nvPicPr>
                    <pic:cNvPr id="0" name="scr-ua-12-01-new_profile.png"/>
                    <pic:cNvPicPr/>
                  </pic:nvPicPr>
                  <pic:blipFill>
                    <a:blip r:embed="rId47"/>
                    <a:stretch>
                      <a:fillRect/>
                    </a:stretch>
                  </pic:blipFill>
                  <pic:spPr>
                    <a:xfrm>
                      <a:off x="0" y="0"/>
                      <a:ext cx="2624422" cy="4389120"/>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J.12: New group profile with its permissions and two approvers in order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Request: Request Type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New group profile, Modify group profile, Deactivate group profile, Reactivate group profile;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The type of a saved request cannot change; The type of request &lt;request no&gt; cannot change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group profile: Profile Code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40 capital letters, digits or underscores (A-Z, 0-9 and _)</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Format; not the system of an existing profile; Use up to 40 capital letters, digits or underscores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group profile: Name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120 characters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Not blank; Enter the name of the group profile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Profile data: Description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500 characters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Profile data: Privilege Level</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Low, Standard, High, Admin; Standard (new) or Unchanged (modify) when blank;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High and Admin profiles need a second approval</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Modify / Deactivate / Reactivate: Group Profile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Profile name; active profiles (modify, deactivate, the System Administrator profile excluded) or inactive profiles (reactivate); Group profiles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An existing profile in the right state; Select the role to change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Modify group profile: New Name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120 characters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Permissions: [Permission check boxes by area]</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Check boxes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Cond.: new profile (at least one); a change must add or remove one, or change the data</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Permission names with the system below in small print, grouped by functional area (User Access, Administration, Clients, Product Maintenance...), unclassified permissions last; Permissions of the system, less the insurer-only permissions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Known permissions; not both added and removed; Select at least one permission</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Permissions: Added / Removed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Names of the permissions added and removed against the current ones; Computed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A change must grant or withdraw at least one permission, or change the name, description or level; Grant or withdraw at least one permission</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Deactivate group profile: [Members]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Warning</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Members who lose the profile's screens, and are told when it is implemented: user IDs, or The profile has no members.; Users holding the profile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Approval: Approvers in Order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List and 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Name (user ID); arrows move an approver up; each approver decides in turn; Holders of the approval right, less the requester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At least one; eligible; no approver twice; Add at least one approver</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Approval: Remarks (Justification)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 area</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1,000 characters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Not blank on submission; Enter the justification</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Save Draft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 System Administrator (group-profile request right)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Profile code or profile chosen</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Saves the draft with format checks only</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Draft</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Submit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As Save Draft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Every field check passes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Runs the full checks, evaluates the risk rules and sends the request to the first approver in order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Pending Approval</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Resubmit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requester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Returned request with correction remarks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Resubmits the corrected request to the approvers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Pending Approval</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Cancel</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requester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Leaves the form without saving</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Unchanged</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20"/>
        </w:numPr>
        <w:rPr>
          <w:rFonts w:ascii="Arial" w:hAnsi="Arial" w:cs="Arial"/>
        </w:rPr>
      </w:pPr>
      <w:r>
        <w:rPr>
          <w:rFonts w:ascii="Arial" w:hAnsi="Arial" w:cs="Arial"/>
          <w:shd w:val="clear" w:color="auto" w:fill="FFF59D"/>
        </w:rPr>
        <w:t xml:space="preserve">A group-profile request has no effective date; it applies when the System Administrator implements it: An effective date applies to user requests; group profiles are implemented (FRUM.005.01, FRUM.005.02).</w:t>
      </w:r>
    </w:p>
    <w:p>
      <w:pPr>
        <w:pStyle w:val="ListParagraph"/>
        <w:numPr>
          <w:ilvl w:val="0"/>
          <w:numId w:val="220"/>
        </w:numPr>
        <w:rPr>
          <w:rFonts w:ascii="Arial" w:hAnsi="Arial" w:cs="Arial"/>
        </w:rPr>
      </w:pPr>
      <w:r>
        <w:rPr>
          <w:rFonts w:ascii="Arial" w:hAnsi="Arial" w:cs="Arial"/>
          <w:shd w:val="clear" w:color="auto" w:fill="FFF59D"/>
        </w:rPr>
        <w:t xml:space="preserve">The System Administrator profile cannot be deactivated: Group profile System Administrator cannot be deactivated (FRUM.006.02.01, FRUM.006.04).</w:t>
      </w:r>
    </w:p>
    <w:p>
      <w:pPr>
        <w:pStyle w:val="ListParagraph"/>
        <w:numPr>
          <w:ilvl w:val="0"/>
          <w:numId w:val="220"/>
        </w:numPr>
        <w:rPr>
          <w:rFonts w:ascii="Arial" w:hAnsi="Arial" w:cs="Arial"/>
        </w:rPr>
      </w:pPr>
      <w:r>
        <w:rPr>
          <w:rFonts w:ascii="Arial" w:hAnsi="Arial" w:cs="Arial"/>
          <w:shd w:val="clear" w:color="auto" w:fill="FFF59D"/>
        </w:rPr>
        <w:t xml:space="preserve">A deactivated profile grants nothing at once to its members and is no longer offered on requests; the members are listed on the request, a deactivation with members is allowed, and each member is told when the request is implemented, in the system and by e-mail (FRUM.006.02.01, FRUM.006.04, FRUM.006.02.02, FRUM.006.04).</w:t>
      </w:r>
    </w:p>
    <w:p>
      <w:pPr>
        <w:pStyle w:val="ListParagraph"/>
        <w:numPr>
          <w:ilvl w:val="0"/>
          <w:numId w:val="220"/>
        </w:numPr>
        <w:rPr>
          <w:rFonts w:ascii="Arial" w:hAnsi="Arial" w:cs="Arial"/>
        </w:rPr>
      </w:pPr>
      <w:r>
        <w:rPr>
          <w:rFonts w:ascii="Arial" w:hAnsi="Arial" w:cs="Arial"/>
          <w:shd w:val="clear" w:color="auto" w:fill="FFF59D"/>
        </w:rPr>
        <w:t xml:space="preserve">The insurer-only permissions and the insurer roles hidden from BDOI are neither listed nor accepted: Permission(s) not available in the system: &lt;permissions&gt; (FRUM.001.02, FRUM.005.01).</w:t>
      </w:r>
    </w:p>
    <w:p>
      <w:pPr>
        <w:pStyle w:val="ListParagraph"/>
        <w:numPr>
          <w:ilvl w:val="0"/>
          <w:numId w:val="220"/>
        </w:numPr>
        <w:rPr>
          <w:rFonts w:ascii="Arial" w:hAnsi="Arial" w:cs="Arial"/>
        </w:rPr>
      </w:pPr>
      <w:r>
        <w:rPr>
          <w:rFonts w:ascii="Arial" w:hAnsi="Arial" w:cs="Arial"/>
          <w:shd w:val="clear" w:color="auto" w:fill="FFF59D"/>
        </w:rPr>
        <w:t xml:space="preserve">Creating or raising a profile to High or Admin, and reactivating a High or Admin profile, need a second approval (FRUM.010.05).</w:t>
      </w:r>
    </w:p>
    <w:p>
      <w:pPr>
        <w:pStyle w:val="ListParagraph"/>
        <w:numPr>
          <w:ilvl w:val="0"/>
          <w:numId w:val="220"/>
        </w:numPr>
        <w:rPr>
          <w:rFonts w:ascii="Arial" w:hAnsi="Arial" w:cs="Arial"/>
        </w:rPr>
      </w:pPr>
      <w:r>
        <w:rPr>
          <w:rFonts w:ascii="Arial" w:hAnsi="Arial" w:cs="Arial"/>
          <w:shd w:val="clear" w:color="auto" w:fill="FFF59D"/>
        </w:rPr>
        <w:t xml:space="preserve">A change that lists too many permissions for one request is refused: Split the change into several requests (FRUM.006.01, FRUM.006.03).</w:t>
      </w:r>
    </w:p>
    <w:p>
      <w:pPr>
        <w:pStyle w:val="Heading2"/>
        <w:keepNext/>
        <w:numPr>
          <w:ilvl w:val="0"/>
          <w:numId w:val="0"/>
        </w:numPr>
        <w:rPr>
          <w:rFonts w:ascii="Arial" w:hAnsi="Arial" w:cs="Arial"/>
        </w:rPr>
      </w:pPr>
      <w:r>
        <w:rPr>
          <w:rFonts w:ascii="Arial" w:hAnsi="Arial" w:cs="Arial"/>
          <w:shd w:val="clear" w:color="auto" w:fill="FFF59D"/>
        </w:rPr>
        <w:t xml:space="preserve">J.13 User Access Matrix (SCR-UA-13)</w:t>
      </w:r>
    </w:p>
    <w:p>
      <w:pPr>
        <w:rPr>
          <w:rFonts w:ascii="Arial" w:hAnsi="Arial" w:cs="Arial"/>
        </w:rPr>
      </w:pPr>
      <w:r>
        <w:rPr>
          <w:rFonts w:ascii="Arial" w:hAnsi="Arial" w:cs="Arial"/>
          <w:shd w:val="clear" w:color="auto" w:fill="FFF59D"/>
        </w:rPr>
        <w:t xml:space="preserve">Purpose: Every group profile against every permission as granted today, or against the functional areas and action classes (view only, create, amend, approve / validate) with the permissions behind each cell, with the number of active users of each profile. Read only; the Excel export holds both views.</w:t>
      </w:r>
    </w:p>
    <w:p>
      <w:pPr>
        <w:rPr>
          <w:rFonts w:ascii="Arial" w:hAnsi="Arial" w:cs="Arial"/>
        </w:rPr>
      </w:pPr>
      <w:r>
        <w:rPr>
          <w:rFonts w:ascii="Arial" w:hAnsi="Arial" w:cs="Arial"/>
          <w:shd w:val="clear" w:color="auto" w:fill="FFF59D"/>
        </w:rPr>
        <w:t xml:space="preserve">Access: The old address Broking Setup › User Access Matrix opens this screen</w:t>
      </w:r>
    </w:p>
    <w:p>
      <w:pPr>
        <w:rPr>
          <w:rFonts w:ascii="Arial" w:hAnsi="Arial" w:cs="Arial"/>
        </w:rPr>
      </w:pPr>
      <w:r>
        <w:rPr>
          <w:rFonts w:ascii="Arial" w:hAnsi="Arial" w:cs="Arial"/>
          <w:shd w:val="clear" w:color="auto" w:fill="FFF59D"/>
        </w:rPr>
        <w:t xml:space="preserve">Requirements: FRUM.001.02, FRUM.005.01, FRUM.005.06, FRUM.007.01, FRUM.007.02, FRUM.007.03</w:t>
      </w:r>
    </w:p>
    <w:p>
      <w:pPr>
        <w:jc w:val="center"/>
      </w:pPr>
      <w:r>
        <w:drawing>
          <wp:inline>
            <wp:extent cx="5102622" cy="4389120"/>
            <wp:docPr id="1803472600" name="Picture 1803472600"/>
            <wp:cNvGraphicFramePr>
              <a:graphicFrameLocks noChangeAspect="1"/>
            </wp:cNvGraphicFramePr>
            <a:graphic>
              <a:graphicData uri="http://schemas.openxmlformats.org/drawingml/2006/picture">
                <pic:pic>
                  <pic:nvPicPr>
                    <pic:cNvPr id="0" name="scr-ua-13-01-permission.png"/>
                    <pic:cNvPicPr/>
                  </pic:nvPicPr>
                  <pic:blipFill>
                    <a:blip r:embed="rId48"/>
                    <a:stretch>
                      <a:fillRect/>
                    </a:stretch>
                  </pic:blipFill>
                  <pic:spPr>
                    <a:xfrm>
                      <a:off x="0" y="0"/>
                      <a:ext cx="5102622" cy="4389120"/>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J.13: User Access Matrix by permission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Search: Find a permission or area</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Part of a permission name, code or area</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Views: By Permission / By Action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Fixed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By Permission: Permission / Area / Action class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Permission name with the system below in small print; functional area; View only, Create, Amend, Approve / Validate; Permission catalogue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Matrix: [Group profile columns]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Profile name with the number of active users; a tick where the profile holds the permission; Role grants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By Action: Area / Action class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One row per area and action class; each cell lists the names of the permissions the profile holds there; Role grants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Export to Excel</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Every user of the screen</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Downloads the matrix (both views) as an Excel file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21"/>
        </w:numPr>
        <w:rPr>
          <w:rFonts w:ascii="Arial" w:hAnsi="Arial" w:cs="Arial"/>
        </w:rPr>
      </w:pPr>
      <w:r>
        <w:rPr>
          <w:rFonts w:ascii="Arial" w:hAnsi="Arial" w:cs="Arial"/>
          <w:shd w:val="clear" w:color="auto" w:fill="FFF59D"/>
        </w:rPr>
        <w:t xml:space="preserve">The matrix is read from the grants in force; it changes only when a group-profile request is implemented (FRUM.001.02, FRUM.005.01).</w:t>
      </w:r>
    </w:p>
    <w:p>
      <w:pPr>
        <w:pStyle w:val="ListParagraph"/>
        <w:numPr>
          <w:ilvl w:val="0"/>
          <w:numId w:val="221"/>
        </w:numPr>
        <w:rPr>
          <w:rFonts w:ascii="Arial" w:hAnsi="Arial" w:cs="Arial"/>
        </w:rPr>
      </w:pPr>
      <w:r>
        <w:rPr>
          <w:rFonts w:ascii="Arial" w:hAnsi="Arial" w:cs="Arial"/>
          <w:shd w:val="clear" w:color="auto" w:fill="FFF59D"/>
        </w:rPr>
        <w:t xml:space="preserve">The matrix is open to the holders of the request, approval, role management and audit rights (the Information Security Officer among them); the Requestor and the Second Approver do not have it, as the permissions matrix of the FRS grants them no such right (FRUM.001.02, FRUM.005.01).</w:t>
      </w:r>
    </w:p>
    <w:p>
      <w:pPr>
        <w:pStyle w:val="ListParagraph"/>
        <w:numPr>
          <w:ilvl w:val="0"/>
          <w:numId w:val="221"/>
        </w:numPr>
        <w:rPr>
          <w:rFonts w:ascii="Arial" w:hAnsi="Arial" w:cs="Arial"/>
        </w:rPr>
      </w:pPr>
      <w:r>
        <w:rPr>
          <w:rFonts w:ascii="Arial" w:hAnsi="Arial" w:cs="Arial"/>
          <w:shd w:val="clear" w:color="auto" w:fill="FFF59D"/>
        </w:rPr>
        <w:t xml:space="preserve">The insurer-only permissions and the insurer roles hidden from BDOI are not listed (FRUM.001.02, FRUM.005.01).</w:t>
      </w:r>
    </w:p>
    <w:p>
      <w:pPr>
        <w:pStyle w:val="Heading2"/>
        <w:keepNext/>
        <w:numPr>
          <w:ilvl w:val="0"/>
          <w:numId w:val="0"/>
        </w:numPr>
        <w:rPr>
          <w:rFonts w:ascii="Arial" w:hAnsi="Arial" w:cs="Arial"/>
        </w:rPr>
      </w:pPr>
      <w:r>
        <w:rPr>
          <w:rFonts w:ascii="Arial" w:hAnsi="Arial" w:cs="Arial"/>
          <w:shd w:val="clear" w:color="auto" w:fill="FFF59D"/>
        </w:rPr>
        <w:t xml:space="preserve">J.14 User Access Reports (SCR-UA-14)</w:t>
      </w:r>
    </w:p>
    <w:p>
      <w:pPr>
        <w:rPr>
          <w:rFonts w:ascii="Arial" w:hAnsi="Arial" w:cs="Arial"/>
        </w:rPr>
      </w:pPr>
      <w:r>
        <w:rPr>
          <w:rFonts w:ascii="Arial" w:hAnsi="Arial" w:cs="Arial"/>
          <w:shd w:val="clear" w:color="auto" w:fill="FFF59D"/>
        </w:rPr>
        <w:t xml:space="preserve">Purpose: The five user access reports, each opened in the report runner with its parameters and its PDF, Excel and CSV exports: User Access Report, User Group Profile Report, Group Profile Membership, User Access Audit Log and Access Requests.</w:t>
      </w:r>
    </w:p>
    <w:p>
      <w:pPr>
        <w:rPr>
          <w:rFonts w:ascii="Arial" w:hAnsi="Arial" w:cs="Arial"/>
        </w:rPr>
      </w:pPr>
      <w:r>
        <w:rPr>
          <w:rFonts w:ascii="Arial" w:hAnsi="Arial" w:cs="Arial"/>
          <w:shd w:val="clear" w:color="auto" w:fill="FFF59D"/>
        </w:rPr>
        <w:t xml:space="preserve">Access: Reports › Report Centre, category Control &amp; Audit</w:t>
      </w:r>
    </w:p>
    <w:p>
      <w:pPr>
        <w:rPr>
          <w:rFonts w:ascii="Arial" w:hAnsi="Arial" w:cs="Arial"/>
        </w:rPr>
      </w:pPr>
      <w:r>
        <w:rPr>
          <w:rFonts w:ascii="Arial" w:hAnsi="Arial" w:cs="Arial"/>
          <w:shd w:val="clear" w:color="auto" w:fill="FFF59D"/>
        </w:rPr>
        <w:t xml:space="preserve">Requirements: FRUM.007.01, FRUM.007.02, FRUM.008.01, FRUM.008.01 (2nd), FRUM.008.02, FRUM.008.04</w:t>
      </w:r>
    </w:p>
    <w:p>
      <w:pPr>
        <w:jc w:val="center"/>
      </w:pPr>
      <w:r>
        <w:drawing>
          <wp:inline>
            <wp:extent cx="5852160" cy="3324632"/>
            <wp:docPr id="1803472600" name="Picture 1803472600"/>
            <wp:cNvGraphicFramePr>
              <a:graphicFrameLocks noChangeAspect="1"/>
            </wp:cNvGraphicFramePr>
            <a:graphic>
              <a:graphicData uri="http://schemas.openxmlformats.org/drawingml/2006/picture">
                <pic:pic>
                  <pic:nvPicPr>
                    <pic:cNvPr id="0" name="scr-ua-14-01-list.png"/>
                    <pic:cNvPicPr/>
                  </pic:nvPicPr>
                  <pic:blipFill>
                    <a:blip r:embed="rId49"/>
                    <a:stretch>
                      <a:fillRect/>
                    </a:stretch>
                  </pic:blipFill>
                  <pic:spPr>
                    <a:xfrm>
                      <a:off x="0" y="0"/>
                      <a:ext cx="5852160" cy="3324632"/>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J.14: User Access Reports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Reports: User Access Report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Link</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Users with their group profiles, business unit, level and status, who created and last modified them and the last action; Report catalogue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Reports: User Group Profile Report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Link</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For each group profile, the modules and tasks With Access or No Access, with created and modified dates and actors; Report catalogue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Reports: Group Profile Membership</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Link</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The members of each group profile on a date, with who added each member and when; Report catalogue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Reports: User Access Audit Log</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Link</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Every access activity with from and to values, done by, approved by and request number; sign-ins and sign-outs on request; Report catalogue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Reports: Access Requests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Link</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Requests by status, type, requester and approver, with their age in days; Report catalogue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 report]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Holders of the user access report right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the report in the report runner (SCR-UA-17)</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22"/>
        </w:numPr>
        <w:rPr>
          <w:rFonts w:ascii="Arial" w:hAnsi="Arial" w:cs="Arial"/>
        </w:rPr>
      </w:pPr>
      <w:r>
        <w:rPr>
          <w:rFonts w:ascii="Arial" w:hAnsi="Arial" w:cs="Arial"/>
          <w:shd w:val="clear" w:color="auto" w:fill="FFF59D"/>
        </w:rPr>
        <w:t xml:space="preserve">The reports are run by the Approver, the Business Administrator, the System Administrator, the Information Security Officer and the Auditor (user access report right) (FRUM.007.01, FRUM.007.02, FRUM.008.01, FRUM.008.01 (2nd)).</w:t>
      </w:r>
    </w:p>
    <w:p>
      <w:pPr>
        <w:pStyle w:val="Heading2"/>
        <w:keepNext/>
        <w:numPr>
          <w:ilvl w:val="0"/>
          <w:numId w:val="0"/>
        </w:numPr>
        <w:rPr>
          <w:rFonts w:ascii="Arial" w:hAnsi="Arial" w:cs="Arial"/>
        </w:rPr>
      </w:pPr>
      <w:r>
        <w:rPr>
          <w:rFonts w:ascii="Arial" w:hAnsi="Arial" w:cs="Arial"/>
          <w:shd w:val="clear" w:color="auto" w:fill="FFF59D"/>
        </w:rPr>
        <w:t xml:space="preserve">J.15 Users (SCR-UA-15)</w:t>
      </w:r>
    </w:p>
    <w:p>
      <w:pPr>
        <w:rPr>
          <w:rFonts w:ascii="Arial" w:hAnsi="Arial" w:cs="Arial"/>
        </w:rPr>
      </w:pPr>
      <w:r>
        <w:rPr>
          <w:rFonts w:ascii="Arial" w:hAnsi="Arial" w:cs="Arial"/>
          <w:shd w:val="clear" w:color="auto" w:fill="FFF59D"/>
        </w:rPr>
        <w:t xml:space="preserve">Purpose: The System Administrator's list of users with their Windows ID, group profiles, business unit, user level, authorisation limit, last sign-in and status (Active, Online, Disabled, Locked); unlock of a locked account and the sessions of a user, with End Session. Users are created and changed only through access requests: Raise Request, or a row, opens a request.</w:t>
      </w:r>
    </w:p>
    <w:p>
      <w:pPr>
        <w:rPr>
          <w:rFonts w:ascii="Arial" w:hAnsi="Arial" w:cs="Arial"/>
        </w:rPr>
      </w:pPr>
      <w:r>
        <w:rPr>
          <w:rFonts w:ascii="Arial" w:hAnsi="Arial" w:cs="Arial"/>
          <w:shd w:val="clear" w:color="auto" w:fill="FFF59D"/>
        </w:rPr>
        <w:t xml:space="preserve">Access: Setup &amp; Administration › Administration › Users</w:t>
      </w:r>
    </w:p>
    <w:p>
      <w:pPr>
        <w:rPr>
          <w:rFonts w:ascii="Arial" w:hAnsi="Arial" w:cs="Arial"/>
        </w:rPr>
      </w:pPr>
      <w:r>
        <w:rPr>
          <w:rFonts w:ascii="Arial" w:hAnsi="Arial" w:cs="Arial"/>
          <w:shd w:val="clear" w:color="auto" w:fill="FFF59D"/>
        </w:rPr>
        <w:t xml:space="preserve">Requirements: FRUM.001.04, FRUM.001.05, FRUM.002.01, FRUM.002.03, FRUM.008.01, FRUM.008.04</w:t>
      </w:r>
    </w:p>
    <w:p>
      <w:pPr>
        <w:jc w:val="center"/>
      </w:pPr>
      <w:r>
        <w:drawing>
          <wp:inline>
            <wp:extent cx="3226229" cy="4389119"/>
            <wp:docPr id="1803472600" name="Picture 1803472600"/>
            <wp:cNvGraphicFramePr>
              <a:graphicFrameLocks noChangeAspect="1"/>
            </wp:cNvGraphicFramePr>
            <a:graphic>
              <a:graphicData uri="http://schemas.openxmlformats.org/drawingml/2006/picture">
                <pic:pic>
                  <pic:nvPicPr>
                    <pic:cNvPr id="0" name="scr-ua-15-01-list.png"/>
                    <pic:cNvPicPr/>
                  </pic:nvPicPr>
                  <pic:blipFill>
                    <a:blip r:embed="rId50"/>
                    <a:stretch>
                      <a:fillRect/>
                    </a:stretch>
                  </pic:blipFill>
                  <pic:spPr>
                    <a:xfrm>
                      <a:off x="0" y="0"/>
                      <a:ext cx="3226229" cy="438911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J.15: Users with their status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Search: Search User ID, Name or Windows ID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Part of the user ID, name or Windows ID</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Contains search</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Search: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All statuses, Active, Online, Disabled, Locked;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User ID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User ID;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Windows ID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Windows ID;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Full Name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Name;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Group Profiles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Names of the profiles held;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Business Unit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Business unit group (list label);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User Level</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User level (list label);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Authorization Limit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Amount in PHP, or Unlimited; User master</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Last Login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dd-MMM-yyyy HH:mm; Session log</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List: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Active, Online (open session), Disabled, Locked; User master and session log</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Sessions of a user: Signed in / Last activity / Ended /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Date and time; Open, Logout, Idle Timeout, Expired, Admin Ended, Locked; Session log</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Raise Request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New Request (SCR-UA-07)</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[Open a row]</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a Modify user request for the user (SCR-UA-07)</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Unlock</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 (user management right)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The user is locked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Unlocks the account and resets the failed attempts; written to the access change log</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Active</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Sessions</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the sessions of the user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End Session</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The session is open</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Ends the session at once on every server; the user is signed out at the next action. Toast: Session ended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Admin Ended</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New User (Emergency)</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 only while the emergency role edit is on</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Emergency path open</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Creates or edits a user directly (audited, alert raised); not offered as delivered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23"/>
        </w:numPr>
        <w:rPr>
          <w:rFonts w:ascii="Arial" w:hAnsi="Arial" w:cs="Arial"/>
        </w:rPr>
      </w:pPr>
      <w:r>
        <w:rPr>
          <w:rFonts w:ascii="Arial" w:hAnsi="Arial" w:cs="Arial"/>
          <w:shd w:val="clear" w:color="auto" w:fill="FFF59D"/>
        </w:rPr>
        <w:t xml:space="preserve">Users, their data and their group profiles change only through an approved access request; the direct edit is an audited emergency path, closed as delivered (the emergency role edit = false) (FRUM.002.01, FRUM.002.03).</w:t>
      </w:r>
    </w:p>
    <w:p>
      <w:pPr>
        <w:pStyle w:val="ListParagraph"/>
        <w:numPr>
          <w:ilvl w:val="0"/>
          <w:numId w:val="223"/>
        </w:numPr>
        <w:rPr>
          <w:rFonts w:ascii="Arial" w:hAnsi="Arial" w:cs="Arial"/>
        </w:rPr>
      </w:pPr>
      <w:r>
        <w:rPr>
          <w:rFonts w:ascii="Arial" w:hAnsi="Arial" w:cs="Arial"/>
          <w:shd w:val="clear" w:color="auto" w:fill="FFF59D"/>
        </w:rPr>
        <w:t xml:space="preserve">A user is shown Online while a session is open; Locked after 3 failed sign-ins; Disabled after a deactivation, by a request or by the dormant-user job (FRUM.002.01, FRUM.002.03, FRUM.001.04, FRUM.001.05, FRUM.003.02.01, FRUM.003.04).</w:t>
      </w:r>
    </w:p>
    <w:p>
      <w:pPr>
        <w:pStyle w:val="ListParagraph"/>
        <w:numPr>
          <w:ilvl w:val="0"/>
          <w:numId w:val="223"/>
        </w:numPr>
        <w:rPr>
          <w:rFonts w:ascii="Arial" w:hAnsi="Arial" w:cs="Arial"/>
        </w:rPr>
      </w:pPr>
      <w:r>
        <w:rPr>
          <w:rFonts w:ascii="Arial" w:hAnsi="Arial" w:cs="Arial"/>
          <w:shd w:val="clear" w:color="auto" w:fill="FFF59D"/>
        </w:rPr>
        <w:t xml:space="preserve">A deactivated or locked user's open sessions end at once (FRUM.003.02.01, FRUM.009.04, FRUM.001.04, FRUM.001.05).</w:t>
      </w:r>
    </w:p>
    <w:p>
      <w:pPr>
        <w:pStyle w:val="ListParagraph"/>
        <w:numPr>
          <w:ilvl w:val="0"/>
          <w:numId w:val="223"/>
        </w:numPr>
        <w:rPr>
          <w:rFonts w:ascii="Arial" w:hAnsi="Arial" w:cs="Arial"/>
        </w:rPr>
      </w:pPr>
      <w:r>
        <w:rPr>
          <w:rFonts w:ascii="Arial" w:hAnsi="Arial" w:cs="Arial"/>
          <w:shd w:val="clear" w:color="auto" w:fill="FFF59D"/>
        </w:rPr>
        <w:t xml:space="preserve">Unlock, password reset and the end of a session are written to the access change log or the audit trail with the administrator's name (FRUM.008.01, FRUM.008.04).</w:t>
      </w:r>
    </w:p>
    <w:p>
      <w:pPr>
        <w:pStyle w:val="Heading2"/>
        <w:keepNext/>
        <w:numPr>
          <w:ilvl w:val="0"/>
          <w:numId w:val="0"/>
        </w:numPr>
        <w:rPr>
          <w:rFonts w:ascii="Arial" w:hAnsi="Arial" w:cs="Arial"/>
        </w:rPr>
      </w:pPr>
      <w:r>
        <w:rPr>
          <w:rFonts w:ascii="Arial" w:hAnsi="Arial" w:cs="Arial"/>
          <w:shd w:val="clear" w:color="auto" w:fill="FFF59D"/>
        </w:rPr>
        <w:t xml:space="preserve">J.16 Roles &amp; Permissions (SCR-UA-16)</w:t>
      </w:r>
    </w:p>
    <w:p>
      <w:pPr>
        <w:rPr>
          <w:rFonts w:ascii="Arial" w:hAnsi="Arial" w:cs="Arial"/>
        </w:rPr>
      </w:pPr>
      <w:r>
        <w:rPr>
          <w:rFonts w:ascii="Arial" w:hAnsi="Arial" w:cs="Arial"/>
          <w:shd w:val="clear" w:color="auto" w:fill="FFF59D"/>
        </w:rPr>
        <w:t xml:space="preserve">Purpose: The group profiles (roles) against the permissions, with the privilege level and the active flag of each profile, read only as delivered; and the approved group-profile requests waiting for the System Administrator, each implemented with Implement Request.</w:t>
      </w:r>
    </w:p>
    <w:p>
      <w:pPr>
        <w:rPr>
          <w:rFonts w:ascii="Arial" w:hAnsi="Arial" w:cs="Arial"/>
        </w:rPr>
      </w:pPr>
      <w:r>
        <w:rPr>
          <w:rFonts w:ascii="Arial" w:hAnsi="Arial" w:cs="Arial"/>
          <w:shd w:val="clear" w:color="auto" w:fill="FFF59D"/>
        </w:rPr>
        <w:t xml:space="preserve">Access: Setup &amp; Administration › Administration › Roles &amp; Permissions; The notice Access request AR-yyyy-nnnnnn to implement</w:t>
      </w:r>
    </w:p>
    <w:p>
      <w:pPr>
        <w:rPr>
          <w:rFonts w:ascii="Arial" w:hAnsi="Arial" w:cs="Arial"/>
        </w:rPr>
      </w:pPr>
      <w:r>
        <w:rPr>
          <w:rFonts w:ascii="Arial" w:hAnsi="Arial" w:cs="Arial"/>
          <w:shd w:val="clear" w:color="auto" w:fill="FFF59D"/>
        </w:rPr>
        <w:t xml:space="preserve">Requirements: FRUM.001.02, FRUM.005.01, FRUM.005.04, FRUM.005.05, FRUM.005.06, FRUM.006.01, FRUM.007.03</w:t>
      </w:r>
    </w:p>
    <w:p>
      <w:pPr>
        <w:jc w:val="center"/>
      </w:pPr>
      <w:r>
        <w:drawing>
          <wp:inline>
            <wp:extent cx="2669670" cy="4389118"/>
            <wp:docPr id="1803472600" name="Picture 1803472600"/>
            <wp:cNvGraphicFramePr>
              <a:graphicFrameLocks noChangeAspect="1"/>
            </wp:cNvGraphicFramePr>
            <a:graphic>
              <a:graphicData uri="http://schemas.openxmlformats.org/drawingml/2006/picture">
                <pic:pic>
                  <pic:nvPicPr>
                    <pic:cNvPr id="0" name="scr-ua-16-01-implement.png"/>
                    <pic:cNvPicPr/>
                  </pic:nvPicPr>
                  <pic:blipFill>
                    <a:blip r:embed="rId51"/>
                    <a:stretch>
                      <a:fillRect/>
                    </a:stretch>
                  </pic:blipFill>
                  <pic:spPr>
                    <a:xfrm>
                      <a:off x="0" y="0"/>
                      <a:ext cx="2669670" cy="4389118"/>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J.16: Roles &amp; Permissions with the approved requests to implement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Approved Requests to Implement: Request / Change / Requested By / Approved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AR-yyyy-nnnnnn; description; name; approver · dd-MMM-yyyy HH:mm; Access requests For Implementation</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Implement dialog: Permissions added / Permissions removed / Approved by</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Permission names; approver's name; Access request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Matrix: Permission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Permission name with the system below in small print; Permission catalogue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Matrix: [Profile columns]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Check boxes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Profile name · privilege level, (inactive) and the Inactive pill for a deactivated profile; Role grants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Implement Request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 (role management right), not the requester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Request For Implementation</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Applies the approved change to the group profile now; the request becomes Implemented. Toast: AR-yyyy-nnnnnn implemented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Implemented</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Save</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 only while the emergency role edit is on</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Emergency path open and a profile column changed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Saves the profile directly; audited and alerted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24"/>
        </w:numPr>
        <w:rPr>
          <w:rFonts w:ascii="Arial" w:hAnsi="Arial" w:cs="Arial"/>
        </w:rPr>
      </w:pPr>
      <w:r>
        <w:rPr>
          <w:rFonts w:ascii="Arial" w:hAnsi="Arial" w:cs="Arial"/>
          <w:shd w:val="clear" w:color="auto" w:fill="FFF59D"/>
        </w:rPr>
        <w:t xml:space="preserve">Group profiles change only by implementing an approved group-profile request: Roles are changed through an approved group-profile request; implement the request instead (FRUM.005.01, FRUM.005.04).</w:t>
      </w:r>
    </w:p>
    <w:p>
      <w:pPr>
        <w:pStyle w:val="ListParagraph"/>
        <w:numPr>
          <w:ilvl w:val="0"/>
          <w:numId w:val="224"/>
        </w:numPr>
        <w:rPr>
          <w:rFonts w:ascii="Arial" w:hAnsi="Arial" w:cs="Arial"/>
        </w:rPr>
      </w:pPr>
      <w:r>
        <w:rPr>
          <w:rFonts w:ascii="Arial" w:hAnsi="Arial" w:cs="Arial"/>
          <w:shd w:val="clear" w:color="auto" w:fill="FFF59D"/>
        </w:rPr>
        <w:t xml:space="preserve">The implementer is never the requester: A request is implemented by someone other than its requester (FRUM.005.01, FRUM.005.04).</w:t>
      </w:r>
    </w:p>
    <w:p>
      <w:pPr>
        <w:pStyle w:val="ListParagraph"/>
        <w:numPr>
          <w:ilvl w:val="0"/>
          <w:numId w:val="224"/>
        </w:numPr>
        <w:rPr>
          <w:rFonts w:ascii="Arial" w:hAnsi="Arial" w:cs="Arial"/>
        </w:rPr>
      </w:pPr>
      <w:r>
        <w:rPr>
          <w:rFonts w:ascii="Arial" w:hAnsi="Arial" w:cs="Arial"/>
          <w:shd w:val="clear" w:color="auto" w:fill="FFF59D"/>
        </w:rPr>
        <w:t xml:space="preserve">While the emergency path is open the page says so, and every direct edit is audited and raises an alert (FRUM.005.01, FRUM.005.04, FRUM.002.01, FRUM.002.03).</w:t>
      </w:r>
    </w:p>
    <w:p>
      <w:pPr>
        <w:pStyle w:val="Heading2"/>
        <w:keepNext/>
        <w:numPr>
          <w:ilvl w:val="0"/>
          <w:numId w:val="0"/>
        </w:numPr>
        <w:rPr>
          <w:rFonts w:ascii="Arial" w:hAnsi="Arial" w:cs="Arial"/>
        </w:rPr>
      </w:pPr>
      <w:r>
        <w:rPr>
          <w:rFonts w:ascii="Arial" w:hAnsi="Arial" w:cs="Arial"/>
          <w:shd w:val="clear" w:color="auto" w:fill="FFF59D"/>
        </w:rPr>
        <w:t xml:space="preserve">J.17 User access report (report runner) (SCR-UA-17)</w:t>
      </w:r>
    </w:p>
    <w:p>
      <w:pPr>
        <w:rPr>
          <w:rFonts w:ascii="Arial" w:hAnsi="Arial" w:cs="Arial"/>
        </w:rPr>
      </w:pPr>
      <w:r>
        <w:rPr>
          <w:rFonts w:ascii="Arial" w:hAnsi="Arial" w:cs="Arial"/>
          <w:shd w:val="clear" w:color="auto" w:fill="FFF59D"/>
        </w:rPr>
        <w:t xml:space="preserve">Purpose: A user access report in the report runner: its parameters with their defaults, Run Report, Print, the PDF, Excel and CSV downloads, and the result with the parameters echoed and the notes of the report.</w:t>
      </w:r>
    </w:p>
    <w:p>
      <w:pPr>
        <w:rPr>
          <w:rFonts w:ascii="Arial" w:hAnsi="Arial" w:cs="Arial"/>
        </w:rPr>
      </w:pPr>
      <w:r>
        <w:rPr>
          <w:rFonts w:ascii="Arial" w:hAnsi="Arial" w:cs="Arial"/>
          <w:shd w:val="clear" w:color="auto" w:fill="FFF59D"/>
        </w:rPr>
        <w:t xml:space="preserve">Access: User Access Reports › a report; Reports › Report Centre › a report of the category Control &amp; Audit</w:t>
      </w:r>
    </w:p>
    <w:p>
      <w:pPr>
        <w:rPr>
          <w:rFonts w:ascii="Arial" w:hAnsi="Arial" w:cs="Arial"/>
        </w:rPr>
      </w:pPr>
      <w:r>
        <w:rPr>
          <w:rFonts w:ascii="Arial" w:hAnsi="Arial" w:cs="Arial"/>
          <w:shd w:val="clear" w:color="auto" w:fill="FFF59D"/>
        </w:rPr>
        <w:t xml:space="preserve">Requirements: FRUM.007.01, FRUM.007.02, FRUM.008.01, FRUM.008.01 (2nd), FRUM.008.02, FRUM.008.04</w:t>
      </w:r>
    </w:p>
    <w:p>
      <w:pPr>
        <w:jc w:val="center"/>
      </w:pPr>
      <w:r>
        <w:drawing>
          <wp:inline>
            <wp:extent cx="2669670" cy="4389118"/>
            <wp:docPr id="1803472600" name="Picture 1803472600"/>
            <wp:cNvGraphicFramePr>
              <a:graphicFrameLocks noChangeAspect="1"/>
            </wp:cNvGraphicFramePr>
            <a:graphic>
              <a:graphicData uri="http://schemas.openxmlformats.org/drawingml/2006/picture">
                <pic:pic>
                  <pic:nvPicPr>
                    <pic:cNvPr id="0" name="scr-ua-17-01-audit_log.png"/>
                    <pic:cNvPicPr/>
                  </pic:nvPicPr>
                  <pic:blipFill>
                    <a:blip r:embed="rId52"/>
                    <a:stretch>
                      <a:fillRect/>
                    </a:stretch>
                  </pic:blipFill>
                  <pic:spPr>
                    <a:xfrm>
                      <a:off x="0" y="0"/>
                      <a:ext cx="2669670" cy="4389118"/>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J.17: User Access Audit Log with the from and to values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Parameters: As of Date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Date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dd-MMM-yyyy; not in the future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Not after today; The as-of date cannot be in the future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Parameters: Date From / Date To</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Date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dd-MMM-yyyy</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The end on or after the start; The end date must be on or after the start date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Parameters: Business Unit Group</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Business unit code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Parameters: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All, Active, Disabled, Locked (users); the request statuses (Access Requests);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Parameters: Group Profile (code)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Profile code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Parameters: Module (area code)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Area code</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Parameters: Active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All, Yes, No;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Parameters: User / Activity / Include Log-ins and Log-outs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 / Drop-down / Check box</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User ID; the access activities; sign-ins and sign-outs of the audit trail</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Parameters: Request Type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N</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All and the request types; Fixed list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Result: [Columns of the report]</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Table</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Report: User Name, User ID / Windows ID, User Group Profile, Business Unit / User Level, Status, Created by, Date Created, Modified by, Date Modified, Last Action / by. User Group Profile Report: Module Name, Task Name, Access, Date Created, Created by, Date Modified, Modified by. Group Profile Membership: Member Username, Member User ID, Created by, Date Created, Modified by, Date Modified. User Access Audit Log: Date, Activity, From, To, Done By, Approved By, Request No. Access Requests: Request No., Request Type, User / Group Profile, Requester, Approver, Date Created, Date Decided, Effective Date, Age (days), Requests; Access change log, request history, audit trail</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Run Report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Holders of the user access report right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Required parameters valid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Runs the report on screen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Print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As Run Report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Required parameters valid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the printable report with the paper, orientation and width chosen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[PDF / Excel / CSV download]</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As Run Report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Required parameters valid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Downloads the report; the header carries the report name, the user who generated it, the date coverage and the time generated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25"/>
        </w:numPr>
        <w:rPr>
          <w:rFonts w:ascii="Arial" w:hAnsi="Arial" w:cs="Arial"/>
        </w:rPr>
      </w:pPr>
      <w:r>
        <w:rPr>
          <w:rFonts w:ascii="Arial" w:hAnsi="Arial" w:cs="Arial"/>
          <w:shd w:val="clear" w:color="auto" w:fill="FFF59D"/>
        </w:rPr>
        <w:t xml:space="preserve">The as-of reports show the access held at the end of the as-of date (Philippine time), derived from the access change log (FRUM.007.01, FRUM.007.02, FRUM.007.01, FRUM.007.02).</w:t>
      </w:r>
    </w:p>
    <w:p>
      <w:pPr>
        <w:pStyle w:val="ListParagraph"/>
        <w:numPr>
          <w:ilvl w:val="0"/>
          <w:numId w:val="225"/>
        </w:numPr>
        <w:rPr>
          <w:rFonts w:ascii="Arial" w:hAnsi="Arial" w:cs="Arial"/>
        </w:rPr>
      </w:pPr>
      <w:r>
        <w:rPr>
          <w:rFonts w:ascii="Arial" w:hAnsi="Arial" w:cs="Arial"/>
          <w:shd w:val="clear" w:color="auto" w:fill="FFF59D"/>
        </w:rPr>
        <w:t xml:space="preserve">Created by and Modified by show the approver and the request number, or the user of a direct change (FRUM.007.01, FRUM.007.02).</w:t>
      </w:r>
    </w:p>
    <w:p>
      <w:pPr>
        <w:pStyle w:val="ListParagraph"/>
        <w:numPr>
          <w:ilvl w:val="0"/>
          <w:numId w:val="225"/>
        </w:numPr>
        <w:rPr>
          <w:rFonts w:ascii="Arial" w:hAnsi="Arial" w:cs="Arial"/>
        </w:rPr>
      </w:pPr>
      <w:r>
        <w:rPr>
          <w:rFonts w:ascii="Arial" w:hAnsi="Arial" w:cs="Arial"/>
          <w:shd w:val="clear" w:color="auto" w:fill="FFF59D"/>
        </w:rPr>
        <w:t xml:space="preserve">The audit log merges the access change log, the request history and, on request, the sign-ins, failed sign-ins and sign-outs (FRUM.008.01, FRUM.008.01 (2nd)).</w:t>
      </w:r>
    </w:p>
    <w:p>
      <w:pPr>
        <w:pStyle w:val="Heading2"/>
        <w:keepNext/>
        <w:numPr>
          <w:ilvl w:val="0"/>
          <w:numId w:val="0"/>
        </w:numPr>
        <w:rPr>
          <w:rFonts w:ascii="Arial" w:hAnsi="Arial" w:cs="Arial"/>
        </w:rPr>
      </w:pPr>
      <w:r>
        <w:rPr>
          <w:rFonts w:ascii="Arial" w:hAnsi="Arial" w:cs="Arial"/>
          <w:shd w:val="clear" w:color="auto" w:fill="FFF59D"/>
        </w:rPr>
        <w:t xml:space="preserve">J.18 System Parameters (sign-in, password and access settings) (SCR-UA-18)</w:t>
      </w:r>
    </w:p>
    <w:p>
      <w:pPr>
        <w:rPr>
          <w:rFonts w:ascii="Arial" w:hAnsi="Arial" w:cs="Arial"/>
        </w:rPr>
      </w:pPr>
      <w:r>
        <w:rPr>
          <w:rFonts w:ascii="Arial" w:hAnsi="Arial" w:cs="Arial"/>
          <w:shd w:val="clear" w:color="auto" w:fill="FFF59D"/>
        </w:rPr>
        <w:t xml:space="preserve">Purpose: The list of the business parameters, with the security category holding the sign-in, password, session and access-request settings of this set. The System Administrator changes a value in a dialog, checked by type and range; a change of a security setting waits until the Information Security Officer approves it.</w:t>
      </w:r>
    </w:p>
    <w:p>
      <w:pPr>
        <w:rPr>
          <w:rFonts w:ascii="Arial" w:hAnsi="Arial" w:cs="Arial"/>
        </w:rPr>
      </w:pPr>
      <w:r>
        <w:rPr>
          <w:rFonts w:ascii="Arial" w:hAnsi="Arial" w:cs="Arial"/>
          <w:shd w:val="clear" w:color="auto" w:fill="FFF59D"/>
        </w:rPr>
        <w:t xml:space="preserve">Access: Setup &amp; Administration › Administration › System Parameters; The notice Security setting to approve, and My Approvals (Information Security Officer)</w:t>
      </w:r>
    </w:p>
    <w:p>
      <w:pPr>
        <w:rPr>
          <w:rFonts w:ascii="Arial" w:hAnsi="Arial" w:cs="Arial"/>
        </w:rPr>
      </w:pPr>
      <w:r>
        <w:rPr>
          <w:rFonts w:ascii="Arial" w:hAnsi="Arial" w:cs="Arial"/>
          <w:shd w:val="clear" w:color="auto" w:fill="FFF59D"/>
        </w:rPr>
        <w:t xml:space="preserve">Requirements: FRUM.001.01, FRUM.001.02, FRUM.001.03, FRUM.001.04, FRUM.002.01, FRUM.002.03, FRUM.003.02.01, FRUM.003.04, FRUM-004.01, FRUM-004.02, FRUM-004.03, FRUM.012.02</w:t>
      </w:r>
    </w:p>
    <w:p>
      <w:pPr>
        <w:jc w:val="center"/>
      </w:pPr>
      <w:r>
        <w:drawing>
          <wp:inline>
            <wp:extent cx="2669670" cy="4389118"/>
            <wp:docPr id="1803472600" name="Picture 1803472600"/>
            <wp:cNvGraphicFramePr>
              <a:graphicFrameLocks noChangeAspect="1"/>
            </wp:cNvGraphicFramePr>
            <a:graphic>
              <a:graphicData uri="http://schemas.openxmlformats.org/drawingml/2006/picture">
                <pic:pic>
                  <pic:nvPicPr>
                    <pic:cNvPr id="0" name="scr-ua-18-01-list.png"/>
                    <pic:cNvPicPr/>
                  </pic:nvPicPr>
                  <pic:blipFill>
                    <a:blip r:embed="rId53"/>
                    <a:stretch>
                      <a:fillRect/>
                    </a:stretch>
                  </pic:blipFill>
                  <pic:spPr>
                    <a:xfrm>
                      <a:off x="0" y="0"/>
                      <a:ext cx="2669670" cy="4389118"/>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J.18: System Parameters, security settings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Parameters: Category</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Security for the settings of this set; Parameters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Parameters: Parameter</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the lock-out attempts, the inactivity warning time, the session timeout, the session-end warning time, the sign-in mode, the user ID format, the user ID format in words, the password history, the password expiry, the minimum password age, the working hours, the any-approver setting, the emergency role edit, the apply-on-approval setting, the external users setting, the dormancy period, the dormancy notice, the failed-run recipients; Parameters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Parameters: Value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Value in force; under it, Waiting for approval: &lt;new value&gt;, asked by &lt;name&gt; while a change waits; Parameters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Parameters: Description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What the parameter does; Parameters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Parameters: Last Changed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Name, dd-MMM-yyyy HH:mm; Parameters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Edit dialog: Value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1,000 characters; the hint gives the type and range; a security setting says that the change applies once another user approves it</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Type and range of the parameter; &lt;parameter&gt; &lt;error of the type or range&gt;</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Approval dialog: Current value / New value / Requested by / Requested 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The two values; the name of the requester and dd-MMM-yyyy HH:mm; Parameters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[Open a row]</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 (parameter management right); Information Security Officer (security setting approval right)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the edit dialog; for a setting whose change waits, the approval dialog</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Save</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 (parameter management right)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Value valid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 security setting: keeps the change as waiting for approval and tells the approvers. Toast: &lt;description&gt;: change sent for approval. Another parameter: saves it at once. Toast: &lt;description&gt;: updated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Waiting for approval, or changed</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Approve</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Information Security Officer (security setting approval right), not the requester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 change waits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Applies the new value at once, audited with the requester and the approver. Toast: &lt;description&gt;: change approved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Changed</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Reject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Information Security Officer; Withdraw for the requester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 change waits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Drops the change; the current value stays. Toast: Change rejected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Unchanged</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26"/>
        </w:numPr>
        <w:rPr>
          <w:rFonts w:ascii="Arial" w:hAnsi="Arial" w:cs="Arial"/>
        </w:rPr>
      </w:pPr>
      <w:r>
        <w:rPr>
          <w:rFonts w:ascii="Arial" w:hAnsi="Arial" w:cs="Arial"/>
          <w:shd w:val="clear" w:color="auto" w:fill="FFF59D"/>
        </w:rPr>
        <w:t xml:space="preserve">Only the System Administrator asks for a change of a parameter; every change is written to the audit trail with the old and new value and the user (FRUM.002.01, FRUM.002.03).</w:t>
      </w:r>
    </w:p>
    <w:p>
      <w:pPr>
        <w:pStyle w:val="ListParagraph"/>
        <w:numPr>
          <w:ilvl w:val="0"/>
          <w:numId w:val="226"/>
        </w:numPr>
        <w:rPr>
          <w:rFonts w:ascii="Arial" w:hAnsi="Arial" w:cs="Arial"/>
        </w:rPr>
      </w:pPr>
      <w:r>
        <w:rPr>
          <w:rFonts w:ascii="Arial" w:hAnsi="Arial" w:cs="Arial"/>
          <w:shd w:val="clear" w:color="auto" w:fill="FFF59D"/>
        </w:rPr>
        <w:t xml:space="preserve">A change of a security setting, the emergency path the emergency role edit included, applies only when a holder of the approval right other than the requester approves it: A change cannot be approved by the user who asked for it (FRUM.012.02).</w:t>
      </w:r>
    </w:p>
    <w:p>
      <w:pPr>
        <w:pStyle w:val="ListParagraph"/>
        <w:numPr>
          <w:ilvl w:val="0"/>
          <w:numId w:val="226"/>
        </w:numPr>
        <w:rPr>
          <w:rFonts w:ascii="Arial" w:hAnsi="Arial" w:cs="Arial"/>
        </w:rPr>
      </w:pPr>
      <w:r>
        <w:rPr>
          <w:rFonts w:ascii="Arial" w:hAnsi="Arial" w:cs="Arial"/>
          <w:shd w:val="clear" w:color="auto" w:fill="FFF59D"/>
        </w:rPr>
        <w:t xml:space="preserve">One change per setting waits at a time: A change of &lt;setting&gt; already waits for approval; approve or reject it first (FRUM.012.02).</w:t>
      </w:r>
    </w:p>
    <w:p>
      <w:pPr>
        <w:pStyle w:val="ListParagraph"/>
        <w:numPr>
          <w:ilvl w:val="0"/>
          <w:numId w:val="226"/>
        </w:numPr>
        <w:rPr>
          <w:rFonts w:ascii="Arial" w:hAnsi="Arial" w:cs="Arial"/>
        </w:rPr>
      </w:pPr>
      <w:r>
        <w:rPr>
          <w:rFonts w:ascii="Arial" w:hAnsi="Arial" w:cs="Arial"/>
          <w:shd w:val="clear" w:color="auto" w:fill="FFF59D"/>
        </w:rPr>
        <w:t xml:space="preserve">The session, lock-out and password values are those of this FRS and of the configuration input template of the sign-in parameters (FRUM.001.01, FRUM.001.02, FRUM.001.01, FRUM.001.03, FRUM-004.01, FRUM-004.02).</w:t>
      </w:r>
    </w:p>
    <w:p>
      <w:pPr>
        <w:pStyle w:val="Heading2"/>
        <w:keepNext/>
        <w:numPr>
          <w:ilvl w:val="0"/>
          <w:numId w:val="0"/>
        </w:numPr>
        <w:rPr>
          <w:rFonts w:ascii="Arial" w:hAnsi="Arial" w:cs="Arial"/>
        </w:rPr>
      </w:pPr>
      <w:r>
        <w:rPr>
          <w:rFonts w:ascii="Arial" w:hAnsi="Arial" w:cs="Arial"/>
          <w:shd w:val="clear" w:color="auto" w:fill="FFF59D"/>
        </w:rPr>
        <w:t xml:space="preserve">J.19 Separation of Duties (SCR-UA-19)</w:t>
      </w:r>
    </w:p>
    <w:p>
      <w:pPr>
        <w:rPr>
          <w:rFonts w:ascii="Arial" w:hAnsi="Arial" w:cs="Arial"/>
        </w:rPr>
      </w:pPr>
      <w:r>
        <w:rPr>
          <w:rFonts w:ascii="Arial" w:hAnsi="Arial" w:cs="Arial"/>
          <w:shd w:val="clear" w:color="auto" w:fill="FFF59D"/>
        </w:rPr>
        <w:t xml:space="preserve">Purpose: The pairs of group profiles that one user may not hold together, with the reason of each. The Business Administrator adds a rule or asks for its deactivation; the Information Security Officer authorises or rejects each change. Every user request and bulk line is checked against the active rules.</w:t>
      </w:r>
    </w:p>
    <w:p>
      <w:pPr>
        <w:rPr>
          <w:rFonts w:ascii="Arial" w:hAnsi="Arial" w:cs="Arial"/>
        </w:rPr>
      </w:pPr>
      <w:r>
        <w:rPr>
          <w:rFonts w:ascii="Arial" w:hAnsi="Arial" w:cs="Arial"/>
          <w:shd w:val="clear" w:color="auto" w:fill="FFF59D"/>
        </w:rPr>
        <w:t xml:space="preserve">Access: Setup &amp; Administration › User Access › Separation of Duties; The notice Separation-of-duties rule &lt;rule&gt; to authorise, and My Approvals (Information Security Officer)</w:t>
      </w:r>
    </w:p>
    <w:p>
      <w:pPr>
        <w:rPr>
          <w:rFonts w:ascii="Arial" w:hAnsi="Arial" w:cs="Arial"/>
        </w:rPr>
      </w:pPr>
      <w:r>
        <w:rPr>
          <w:rFonts w:ascii="Arial" w:hAnsi="Arial" w:cs="Arial"/>
          <w:shd w:val="clear" w:color="auto" w:fill="FFF59D"/>
        </w:rPr>
        <w:t xml:space="preserve">Requirements: FRUM.006.03, FRUM.012.01</w:t>
      </w:r>
    </w:p>
    <w:p>
      <w:pPr>
        <w:jc w:val="center"/>
      </w:pPr>
      <w:r>
        <w:drawing>
          <wp:inline>
            <wp:extent cx="5852160" cy="3006799"/>
            <wp:docPr id="1803472600" name="Picture 1803472600"/>
            <wp:cNvGraphicFramePr>
              <a:graphicFrameLocks noChangeAspect="1"/>
            </wp:cNvGraphicFramePr>
            <a:graphic>
              <a:graphicData uri="http://schemas.openxmlformats.org/drawingml/2006/picture">
                <pic:pic>
                  <pic:nvPicPr>
                    <pic:cNvPr id="0" name="scr-ua-19-01-list.png"/>
                    <pic:cNvPicPr/>
                  </pic:nvPicPr>
                  <pic:blipFill>
                    <a:blip r:embed="rId54"/>
                    <a:stretch>
                      <a:fillRect/>
                    </a:stretch>
                  </pic:blipFill>
                  <pic:spPr>
                    <a:xfrm>
                      <a:off x="0" y="0"/>
                      <a:ext cx="5852160" cy="300679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J.19: Separation of Duties with a rule to authorise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Field</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Type</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Mandatory</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Format / list / source</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Validation and message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Rules: Rule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SOD-nnnnnn; Rules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Rules: Group Profile / May Not Be Held With</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Profile names; Rules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Rules: Reason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Why one user may not hold both; Rules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Rules: Status</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Pending Authorization, Active, Inactive; under it New rule to authorise or Deactivation to authorise; Rules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Rules: Maker / Authorised</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Columns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Name; name and dd-MMM-yyyy HH:mm; Rules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Rules: [Row action menu]</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Row action menu</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Authorise and Reject of a waiting change, Deactivate of an active rule, each confirmed in a dialog</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Rule: Group Profile</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Active group profiles by name; Group profiles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Select the first group profile</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Rule: May Not Be Held With</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Drop-down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Active group profiles by name; Group profiles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Different from the first; Choose two different group profiles</w:t>
            </w:r>
          </w:p>
        </w:tc>
      </w:tr>
      <w:tr>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Rule: Reason</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Text area</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Up to 500 characters</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Not blank; Enter why the two profiles are not held together</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Who</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Available when</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happens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Resulting status</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New Rule</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 (rule maintenance right)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Always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Opens the New Rule dialog</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Send for Authorisation</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Both profiles and the reason entered</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Saves the rule as pending. Toast: Rule SOD-nnnnnn sent for authorisation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Pending Authorization</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Deactivate</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Active rule, nothing waiting</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Asks for the deactivation; the rule stays active until authorised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Active (deactivation to authorise)</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Authorise</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Information Security Officer (rule authorisation right), not the maker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 creation or deactivation waits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 new rule becomes active; a deactivated rule becomes inactive. Toast: Rule &lt;rule&gt; authorised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Active or Inactive</w:t>
            </w:r>
          </w:p>
        </w:tc>
      </w:tr>
      <w:tr>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Reject</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Information Security Officer, not the maker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A creation or deactivation waits</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 new rule is closed; a rule whose deactivation is rejected stays active. Toast: Rule &lt;rule&gt; rejected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Inactive or Active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227"/>
        </w:numPr>
        <w:rPr>
          <w:rFonts w:ascii="Arial" w:hAnsi="Arial" w:cs="Arial"/>
        </w:rPr>
      </w:pPr>
      <w:r>
        <w:rPr>
          <w:rFonts w:ascii="Arial" w:hAnsi="Arial" w:cs="Arial"/>
          <w:shd w:val="clear" w:color="auto" w:fill="FFF59D"/>
        </w:rPr>
        <w:t xml:space="preserve">A rule applies only once authorised, and the maker never authorises it: A record cannot be authorized by the user who maintained it (FRUM.006.03, FRUM.012.01).</w:t>
      </w:r>
    </w:p>
    <w:p>
      <w:pPr>
        <w:pStyle w:val="ListParagraph"/>
        <w:numPr>
          <w:ilvl w:val="0"/>
          <w:numId w:val="227"/>
        </w:numPr>
        <w:rPr>
          <w:rFonts w:ascii="Arial" w:hAnsi="Arial" w:cs="Arial"/>
        </w:rPr>
      </w:pPr>
      <w:r>
        <w:rPr>
          <w:rFonts w:ascii="Arial" w:hAnsi="Arial" w:cs="Arial"/>
          <w:shd w:val="clear" w:color="auto" w:fill="FFF59D"/>
        </w:rPr>
        <w:t xml:space="preserve">One rule per pair of profiles, in either order: A rule for these two group profiles already exists (FRUM.006.03, FRUM.012.01).</w:t>
      </w:r>
    </w:p>
    <w:p>
      <w:pPr>
        <w:pStyle w:val="ListParagraph"/>
        <w:numPr>
          <w:ilvl w:val="0"/>
          <w:numId w:val="227"/>
        </w:numPr>
        <w:rPr>
          <w:rFonts w:ascii="Arial" w:hAnsi="Arial" w:cs="Arial"/>
        </w:rPr>
      </w:pPr>
      <w:r>
        <w:rPr>
          <w:rFonts w:ascii="Arial" w:hAnsi="Arial" w:cs="Arial"/>
          <w:shd w:val="clear" w:color="auto" w:fill="FFF59D"/>
        </w:rPr>
        <w:t xml:space="preserve">A request or bulk line that gives one user both profiles of an active rule is refused, on submission and at approval: One user may not hold both &lt;profile&gt; and &lt;profile&gt; (separation-of-duties rule &lt;rule&gt;) (FRUM.006.03, FRUM.012.01).</w:t>
      </w:r>
    </w:p>
    <w:p>
      <w:pPr>
        <w:pStyle w:val="ListParagraph"/>
        <w:numPr>
          <w:ilvl w:val="0"/>
          <w:numId w:val="227"/>
        </w:numPr>
        <w:rPr>
          <w:rFonts w:ascii="Arial" w:hAnsi="Arial" w:cs="Arial"/>
        </w:rPr>
      </w:pPr>
      <w:r>
        <w:rPr>
          <w:rFonts w:ascii="Arial" w:hAnsi="Arial" w:cs="Arial"/>
          <w:shd w:val="clear" w:color="auto" w:fill="FFF59D"/>
        </w:rPr>
        <w:t xml:space="preserve">A new rule does not change the users who already hold both profiles; they are found with the User Access Report and changed by requests (FRUM.006.03, FRUM.012.01, FRUM.007.01, FRUM.007.02).</w:t>
      </w:r>
    </w:p>
    <w:p>
      <w:pPr>
        <w:pStyle w:val="TOC1"/>
        <w:pageBreakBefore/>
        <w:tabs>
          <w:tab w:val="right" w:leader="dot" w:pos="8625"/>
        </w:tabs>
      </w:pPr>
      <w:r>
        <w:rPr>
          <w:rFonts w:ascii="Arial" w:hAnsi="Arial" w:cs="Arial"/>
          <w:shd w:val="clear" w:color="auto" w:fill="FFF59D"/>
        </w:rPr>
        <w:t xml:space="preserve">Annex K – Messages and Validations</w:t>
      </w:r>
    </w:p>
    <w:p>
      <w:pPr>
        <w:rPr>
          <w:rFonts w:ascii="Arial" w:hAnsi="Arial" w:cs="Arial"/>
        </w:rPr>
      </w:pPr>
      <w:r>
        <w:rPr>
          <w:rFonts w:ascii="Arial" w:hAnsi="Arial" w:cs="Arial"/>
          <w:shd w:val="clear" w:color="auto" w:fill="FFF59D"/>
        </w:rPr>
        <w:t xml:space="preserve">The messages the user sees when a check fails or an action is not allowed, word for word as on the screens; &lt;name&gt; parts are filled in by the system. The messages of each screen are also in Annex J.</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2160"/>
        <w:gridCol w:w="2736"/>
        <w:gridCol w:w="3456"/>
        <w:gridCol w:w="1728"/>
      </w:tblGrid>
      <w:tr>
        <w:trPr>
          <w:tblHeader/>
        </w:trPr>
        <w:tc>
          <w:tcPr>
            <w:tcW w:w="576"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456" w:type="dxa"/>
            <w:shd w:val="clear" w:color="auto" w:fill="D9E1F2"/>
          </w:tcPr>
          <w:p>
            <w:pPr>
              <w:spacing w:after="0"/>
              <w:rPr>
                <w:rFonts w:ascii="Calibri" w:hAnsi="Calibri" w:cs="Calibri"/>
                <w:sz w:val="15"/>
                <w:szCs w:val="15"/>
              </w:rPr>
            </w:pPr>
            <w:r>
              <w:rPr>
                <w:rFonts w:ascii="Calibri" w:hAnsi="Calibri" w:cs="Calibri"/>
                <w:b/>
                <w:bCs/>
                <w:sz w:val="15"/>
                <w:szCs w:val="15"/>
              </w:rPr>
              <w:t xml:space="preserve">Message shown</w:t>
            </w:r>
          </w:p>
        </w:tc>
        <w:tc>
          <w:tcPr>
            <w:tcW w:w="1728" w:type="dxa"/>
            <w:shd w:val="clear" w:color="auto" w:fill="D9E1F2"/>
          </w:tcPr>
          <w:p>
            <w:pPr>
              <w:spacing w:after="0"/>
              <w:rPr>
                <w:rFonts w:ascii="Calibri" w:hAnsi="Calibri" w:cs="Calibri"/>
                <w:sz w:val="15"/>
                <w:szCs w:val="15"/>
              </w:rPr>
            </w:pPr>
            <w:r>
              <w:rPr>
                <w:rFonts w:ascii="Calibri" w:hAnsi="Calibri" w:cs="Calibri"/>
                <w:b/>
                <w:bCs/>
                <w:sz w:val="15"/>
                <w:szCs w:val="15"/>
              </w:rPr>
              <w:t xml:space="preserve">Requirement</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Login</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User ID or password wrong</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Invalid user name or password</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FRUM.001.01, FRUM.001.02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Login</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The identity is not linked to an active user</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Your sign-in was accepted by your organisation, but it is not linked to an active user of this system. Contact your administrator.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FRUM.001.06, FRUM-004.01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Login</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The identity provider could not complete the sign-in</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Your organisation’s sign-in service could not complete the sign-in. Try again in a moment.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FRUM.001.06, FRUM-004.01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Login</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Single sign-on not set up in the environment</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Single sign-on is not available. Contact your administrator.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FRUM.001.06, FRUM-004.01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Login</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DIRECTORY mode - the directory refuses the log-on</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The message returned by the directory</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FRUM.001.06, FRUM-004.01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My Profile (Change password, Details)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Current password wrong</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Current password is incorrect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FRUM-004.01, FRUM-004.02, FRUM-004.03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My Profile (Change password, Details)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New password too weak</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Still needed: At least 10 characters; An upper-case letter; A lower-case letter; A digit; A symbol (on the screen, as the user types)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FRUM-004.01, FRUM-004.02, FRUM-004.03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My Profile (Change password, Details)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Password used before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You used this password recently. Choose another one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FRUM-004.01, FRUM-004.02, FRUM-004.03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My Profile (Change password, Details)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Changed too soon</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You changed your password less than a day ago</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FRUM-004.01, FRUM-004.02, FRUM-004.03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&gt; Access Requests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Justification blank</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Enter the justification</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FRUM.009.01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&gt; Access Requests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Another request for the user is pending</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 request for user &lt;user&gt; is already waiting for approval</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FRUM.009.01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&gt; Access Requests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Edit of a draft by another user</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Only the creator can edit request &lt;request no&gt;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FRUM.009.01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&gt; Access Requests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Cancel without reason</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Enter the reason for the cancellation</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FRUM.009.01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User ID with wrong characters or length</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The user name has 3 to 50 letters, digits, dots, dashes or underscores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FRUM.009.02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User ID not in the BDOI format</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The user ID must be &lt;user ID format in words&gt;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FRUM.009.02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User already exists</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User &lt;user&gt; already exists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FRUM.009.02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Full name blank</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Enter the full name of the new user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FRUM.009.02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group profile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Select at least one role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FRUM.009.02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Unknown group profile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Unknown role(s): &lt;codes&gt;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FRUM.009.02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Inactive group profile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Group profile &lt;name&gt; is not active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FRUM.009.02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Profiles one user may not hold together</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One user may not hold both &lt;profile&gt; and &lt;profile&gt; (separation-of-duties rule &lt;rule&gt;)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FRUM.009.02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(type Enrol new user)</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Windows ID already used</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Windows ID &lt;id&gt; belongs to another user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FRUM.009.02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(type Modify user)</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User not found</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User &lt;user&gt; does not exist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FRUM.003.01, FRUM.009.03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(type Modify user)</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Nothing changed</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The request does not change the user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FRUM.003.01, FRUM.009.03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(type Modify user)</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Own roles</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You cannot change your own roles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FRUM.003.01, FRUM.009.03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(type Deactivate user)</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User already disabled</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User &lt;user&gt; is already deactivated</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FRUM.003.02.01, FRUM.009.04</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(type Reactivate user)</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User already active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User &lt;user&gt; is already active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FRUM.003.02.02, FRUM.009.05</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(Approver)</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Approver not selected</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Select the approver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FRUM.009.06</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(Approver)</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Approver not eligible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&lt;user&gt; cannot approve this request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FRUM.009.06</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Access Requests (My Requests)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Correction remark blank</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Enter the correction remarks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FRUM.009.07</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Access Requests (My Requests)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Request already decided</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Request &lt;request no&gt; is already &lt;status&gt;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FRUM.009.08</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&gt; Bulk Request</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Row with an unknown action</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Action &lt;action&gt; is not valid</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FRUM.011.01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&gt; Bulk Request</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Row fails a request check</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The message of the check of a single request (for example User &lt;user&gt; already exists)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FRUM.011.01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&gt; Bulk Request</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File type not allowed</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The file type is not allowed</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FRUM.011.01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(Effective date)</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Effective date in the past</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The effective date cannot be before today</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FRUM.009.10</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Request detail (Approve and Apply)</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Approver is the requester</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 request cannot be decided by the user who submitted it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FRUM.010.02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Request detail (Approve and Apply)</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Approver is the subject user</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You cannot decide a request about your own access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FRUM.010.02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Request detail (Reject)</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Reason blank</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Enter the reason of the rejection</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FRUM.010.03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Request detail (Return)</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Remarks blank</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Enter the remarks for the requester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FRUM.010.04</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My Approvals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Second approver is the first approver</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The second approval is given by another approver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FRUM.010.05</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&gt; Group Profile Requests (New)</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Code already used</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Role &lt;code&gt; already exists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&gt; Group Profile Requests (New)</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permission</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Select at least one permission</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&gt; Group Profile Requests (New)</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Unknown permission</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Unknown permission(s): &lt;codes&gt;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&gt; Group Profile Requests (New)</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Too many permissions in one request</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Split the change into several requests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Group Profile Requests (Modify)</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role selected</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Select the role to change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FRUM.006.01, FRUM.006.03, FRUM.006.04</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Group Profile Requests (Modify)</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Unknown role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Unknown role(s): &lt;code&gt;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FRUM.006.01, FRUM.006.03, FRUM.006.04</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Group Profile Requests (Modify)</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Permission both added and removed</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Permission(s) both added and removed: &lt;codes&gt;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FRUM.006.01, FRUM.006.03, FRUM.006.04</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Group Profile Requests (Modify)</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change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The request does not change the permissions of role &lt;code&gt;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FRUM.006.01, FRUM.006.03, FRUM.006.04</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Group Profile Requests (Modify)</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Another request for the role pending</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 request for role &lt;code&gt; is already waiting for approval</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FRUM.006.01, FRUM.006.03, FRUM.006.04</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Group Profile Requests (Deactivate)</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Profile already inactive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Group profile &lt;code&gt; is already inactive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FRUM.006.02.01, FRUM.006.04</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Group Profile Requests (Deactivate)</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 profile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Group profile System Administrator cannot be deactivated</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FRUM.006.02.01, FRUM.006.04</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Group Profile Requests (Reactivate)</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Profile already active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Group profile &lt;code&gt; is already active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FRUM.006.02.02, FRUM.006.04</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Group Profile Requests (Approvers)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No approver</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Add at least one approver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Group Profile Requests (Approvers)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Same approver twice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&lt;user&gt; is already an approver of this request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Access Requests (tab For Implementation)</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Direct role edit without a request</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Roles are changed through an approved group-profile request; implement the request instead</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FRUM.005.04, FRUM.006.01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Access Requests (tab For Implementation)</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Implementer is the requester</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 request is implemented by someone other than its requester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FRUM.005.04, FRUM.006.01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Roles &amp; Permissions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Action without permission</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You are not permitted to perform this action</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FRUM.005.01, FRUM.005.06, FRUM.007.03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Administration &gt; Users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Unknown role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One or more roles do not exist: &lt;codes&gt;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FRUM.002.03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&gt; Separation of Duties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Same profile twice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Choose two different group profiles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FRUM.006.03, FRUM.012.01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&gt; Separation of Duties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Rule exists</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 rule for these two group profiles already exists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FRUM.006.03, FRUM.012.01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&gt; Separation of Duties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Maker authorises</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 record cannot be authorized by the user who maintained it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FRUM.006.03, FRUM.012.01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Administration &gt; System Parameters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Change already pending</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 change of &lt;setting&gt; already waits for approval; approve or reject it first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FRUM.012.02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Administration &gt; System Parameters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Requester approves</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A change cannot be approved by the user who asked for it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FRUM.012.02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&gt; User Access Reports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As-of date in the future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The as-of date cannot be in the future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FRUM.007.01, FRUM.007.02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Reports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Date to before date from</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The end date must be on or after the start date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FRUM.008.01, FRUM.008.01 (2nd), FRUM.008.02, FRUM.008.04</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Administration &gt; Jobs (run history)</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Invalid e-mail in the recipients</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&lt;address&gt; is not a valid e-mail address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FRUM.013.02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Forgot Password and Set a New Password</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Confirm new password: Both new passwords must match</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Both new passwords must match</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FRUM-004.01, FRUM-004.02, FRUM-004.03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My Profile</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E-mail address: A valid address</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Enter your e-mail address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FRUM.001.04, FRUM.001.05, FRUM-004.01, FRUM-004.02, FRUM-004.03, FRUM.008.01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My Profile</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Mobile number: Digits only, for example +63 917 123 4567</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Enter the mobile number with digits only, for example +63 917 123 4567</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FRUM.001.04, FRUM.001.05, FRUM-004.01, FRUM-004.02, FRUM-004.03, FRUM.008.01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Request Type: The type of a saved request cannot change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The type of request &lt;request no&gt; cannot change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User Type: Not shown while the external users setting is false (no portal installed, as delivered); every request is then for an internal user</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Requests for external (portal) users are switched off: no portal is installed</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User ID: A new user ID must not exist and must follow the format; an existing user must be active to deactivate and deactivated or locked to reactivate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Use 3 to 50 letters, digits, dots, dashes or underscores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73</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User ID: A new user ID must not exist and must follow the format; an existing user must be active to deactivate and deactivated or locked to reactivate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The user ID must be a letter followed by nine digits, for example a013000196</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74</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Windows ID: Not the Windows ID of another user</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Windows ID &lt;windows id&gt; belongs to another user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75</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and Edit Request (user requests)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Authorisation Limit (PHP): Zero or more, 2 decimals</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Enter an amount of zero or more, with up to 2 decimals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FRUM.003.01, FRUM.003.02.01, FRUM.003.02.02, FRUM.006.03, FRUM.009.01, FRUM.009.02, FRUM.009.03, FRUM.009.04, FRUM.009.05, FRUM.009.06, FRUM.009.07, FRUM.009.10, FRUM.012.01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76</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Access Request record</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Comment / Remarks / Reason: Not blank for a return, rejection or cancellation</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Enter the remarks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FRUM.005.01, FRUM.005.04, FRUM.006.01, FRUM.007.03, FRUM.008.01, FRUM.008.04, FRUM.009.08, FRUM.009.09, FRUM.010.01, FRUM.010.02, FRUM.010.03, FRUM.010.04, FRUM.010.05</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77</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Group Profile Request and Edit Request</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Profile Code: Format; not the system of an existing profile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Use up to 40 capital letters, digits or underscores</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FRUM.005.01, FRUM.005.02, FRUM.005.03, FRUM.005.06, FRUM.006.01, FRUM.006.02.01, FRUM.006.02.02, FRUM.006.03, FRUM.006.04, FRUM.007.03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78</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Group Profile Request and Edit Request</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Name: Not blank</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Enter the name of the group profile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FRUM.005.01, FRUM.005.02, FRUM.005.03, FRUM.005.06, FRUM.006.01, FRUM.006.02.01, FRUM.006.02.02, FRUM.006.03, FRUM.006.04, FRUM.007.03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79</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New Group Profile Request and Edit Request</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Added / Removed: A change must grant or withdraw at least one permission, or change the name, description or level</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Grant or withdraw at least one permission</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FRUM.005.01, FRUM.005.02, FRUM.005.03, FRUM.005.06, FRUM.006.01, FRUM.006.02.01, FRUM.006.02.02, FRUM.006.03, FRUM.006.04, FRUM.007.03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80</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System Parameters (sign-in, password and access settings)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Value: Type and range of the parameter</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&lt;parameter&gt; &lt;error of the type or range&gt;</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FRUM.001.01, FRUM.001.02, FRUM.001.03, FRUM.001.04, FRUM.002.01, FRUM.002.03, FRUM.003.02.01, FRUM.003.04, FRUM-004.01, FRUM-004.02, FRUM-004.03, FRUM.012.02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81</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Separation of Duties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Group Profile: -</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Select the first group profile</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FRUM.006.03, FRUM.012.01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82</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Separation of Duties</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Reason: Not blank</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Enter why the two profiles are not held together</w:t>
            </w:r>
          </w:p>
        </w:tc>
        <w:tc>
          <w:tcPr>
            <w:tcW w:w="1728" w:type="dxa"/>
            <w:shd w:val="clear" w:color="auto" w:fill="FFF59D"/>
          </w:tcPr>
          <w:p>
            <w:pPr>
              <w:spacing w:after="0"/>
              <w:rPr>
                <w:rFonts w:ascii="Calibri" w:hAnsi="Calibri" w:cs="Calibri"/>
                <w:sz w:val="15"/>
                <w:szCs w:val="15"/>
              </w:rPr>
            </w:pPr>
            <w:r>
              <w:rPr>
                <w:rFonts w:ascii="Calibri" w:hAnsi="Calibri" w:cs="Calibri"/>
                <w:sz w:val="15"/>
                <w:szCs w:val="15"/>
              </w:rPr>
              <w:t xml:space="preserve">FRUM.006.03, FRUM.012.01</w:t>
            </w:r>
          </w:p>
        </w:tc>
      </w:tr>
    </w:tbl>
    <w:p>
      <w:pPr>
        <w:spacing w:after="0"/>
        <w:rPr>
          <w:rFonts w:ascii="Arial" w:hAnsi="Arial" w:cs="Arial"/>
        </w:rPr>
      </w:pPr>
    </w:p>
    <w:p>
      <w:pPr>
        <w:pStyle w:val="TOC1"/>
        <w:pageBreakBefore/>
        <w:tabs>
          <w:tab w:val="right" w:leader="dot" w:pos="8625"/>
        </w:tabs>
      </w:pPr>
      <w:r>
        <w:rPr>
          <w:rFonts w:ascii="Arial" w:hAnsi="Arial" w:cs="Arial"/>
          <w:shd w:val="clear" w:color="auto" w:fill="FFF59D"/>
        </w:rPr>
        <w:t xml:space="preserve">Annex L – Notifications and E-mails</w:t>
      </w:r>
    </w:p>
    <w:p>
      <w:pPr>
        <w:rPr>
          <w:rFonts w:ascii="Arial" w:hAnsi="Arial" w:cs="Arial"/>
        </w:rPr>
      </w:pPr>
      <w:r>
        <w:rPr>
          <w:rFonts w:ascii="Arial" w:hAnsi="Arial" w:cs="Arial"/>
          <w:shd w:val="clear" w:color="auto" w:fill="FFF59D"/>
        </w:rPr>
        <w:t xml:space="preserve">The notifications the system sends: notices in the system (bell in the page header), e-mails and alerts. A notice of an access request is also e-mailed when the user's notification preference asks for it; the notice of an access change to the affected user is always e-mailed. The temporary password of a new user is never e-mailed.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1296"/>
        <w:gridCol w:w="2448"/>
        <w:gridCol w:w="2015"/>
        <w:gridCol w:w="2880"/>
        <w:gridCol w:w="1296"/>
      </w:tblGrid>
      <w:tr>
        <w:trPr>
          <w:tblHeader/>
        </w:trPr>
        <w:tc>
          <w:tcPr>
            <w:tcW w:w="720"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Channel</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Trigger</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Recipient</w:t>
            </w:r>
          </w:p>
        </w:tc>
        <w:tc>
          <w:tcPr>
            <w:tcW w:w="2880" w:type="dxa"/>
            <w:shd w:val="clear" w:color="auto" w:fill="D9E1F2"/>
          </w:tcPr>
          <w:p>
            <w:pPr>
              <w:spacing w:after="0"/>
              <w:rPr>
                <w:rFonts w:ascii="Calibri" w:hAnsi="Calibri" w:cs="Calibri"/>
                <w:sz w:val="15"/>
                <w:szCs w:val="15"/>
              </w:rPr>
            </w:pPr>
            <w:r>
              <w:rPr>
                <w:rFonts w:ascii="Calibri" w:hAnsi="Calibri" w:cs="Calibri"/>
                <w:b/>
                <w:bCs/>
                <w:sz w:val="15"/>
                <w:szCs w:val="15"/>
              </w:rPr>
              <w:t xml:space="preserve">Text</w:t>
            </w:r>
          </w:p>
        </w:tc>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Requirement</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NT-01</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in the system (and e-mail by preference)</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A request is submitted or resubmitted; a group-profile request is approved by one approver and waits for the next in order</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approver chosen by the requester (the next approver in order); for a request raised without a chosen approver, every holder of the approval right</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Title: Access request &lt;request no&gt; to approve. Text: &lt;description of the change&gt;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FRUM.005.03, FRUM.010.01, FRUM.013.01</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NT-02</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in the system (and e-mail by preference)</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first approval of a request with a risk flag (privilege increase, outside working hours)</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Every holder of the second approval right (Second Approver)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Title: Access request &lt;request no&gt; for second approval. Text: &lt;description of the change&gt; &lt;risk flags&gt;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FRUM.010.05, FRUM.013.01</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NT-03</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in the system (and e-mail by preference)</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last approval of a group-profile request (the request waits for implementation)</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Every holder of the role management right (System Administrator)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Title: Access request &lt;request no&gt; to implement. Text: &lt;description of the change&gt;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FRUM.005.04, FRUM.006.01, FRUM.013.01</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NT-04</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in the system (and e-mail by preference)</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A request is decided or completed: approved (applied), approved with a future effective date, approved for implementation, rejected, implemented, applied on its effective date by the daily job</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requester (the user who submitted the request)</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Title: Access request &lt;request no&gt; approved | approved, applies on &lt;dd-MMM-yyyy&gt; | approved, for implementation | rejected | implemented | applied on its effective date. Text: &lt;description of the change&gt; (&lt;comment of the decider&gt;)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FRUM.005.01, FRUM.005.04, FRUM.006.01, FRUM.009.10, FRUM.010.02, FRUM.010.03, FRUM.013.01</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NT-05</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in the system (and e-mail by preference)</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approver returns a request (Return)</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requester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Title: Access request &lt;request no&gt; returned. Text: &lt;description of the change&gt; - &lt;remarks&gt;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FRUM.009.07, FRUM.010.04, FRUM.013.01</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NT-06</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in the system</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creator cancels a request that was assigned to an approver</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approver the request was assigned to</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Title: Access request &lt;request no&gt; cancelled. Text: &lt;description of the change&gt; - &lt;reason&gt;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FRUM.009.08, FRUM.013.01</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NT-07</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in the system and e-mail</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An approved change to a user is applied (at approval, or on the effective date)</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user whose access changed (e-mail to the user's registered address)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in the system title: Your access changed. Text: Your access changed: &lt;description of the change&gt; (request &lt;request no&gt;). E-mail subject: the system: your access changed; body: the same 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FRUM.013.01</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NT-14</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in the system and e-mail</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A request that deactivates or reactivates a group profile is implemented (or applied on approval)</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Each active member of the group profile (e-mail to the member's registered address)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in the system title: Your access changed. Text: Your access changed: &lt;description of the change&gt;, a group profile you hold (request &lt;request no&gt;). E-mail subject: the system: your access changed; body: the same text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FRUM.006.02.01, FRUM.006.02.02, FRUM.006.04, FRUM.013.01</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NT-15</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in the system and e-mail</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daily job the dormant-user run (00:15) finds a user whose deactivation date is the dormancy notice days away (7)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dormant user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Title: Your account will be deactivated. Text: You have not signed in to the system for a long time. Sign in before &lt;dd-MMM-yyyy&gt;, or your account is deactivated and a new access request is needed. E-mail subject: the system: sign in to keep your account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FRUM.003.02.01, FRUM.003.04</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NT-16</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in the system</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daily job the dormant-user run deactivates one or more users (each also receives NT-07)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Every holder of the request right (Business Administrator, System Administrator)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Title: Dormant users deactivated. Text: &lt;count&gt; user(s) without a sign-in for &lt;days&gt; days were deactivated: &lt;user IDs&gt;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FRUM.003.02.01, FRUM.003.04</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NT-08</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E-mail</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A user asks for a reset link (Forgot password?, local sign-in)</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registered e-mail address of the user, when the user is active and has one</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Subject: the system: reset your password. Body: Dear &lt;full name&gt;, A new the system password was requested for user &lt;user ID&gt;. Open this link to set it: &lt;link&gt;. The link works once and expires at &lt;date and time&gt; (Philippine time). If you did not ask for it, ignore this e-mail; your password stays as it is.</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FRUM-004.01, FRUM-004.02, FRUM-004.03</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NT-09</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in the system and e-mail (by preference)</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daily job the password expiry notice (06:00) finds a password that expires within 7 days (local sign-in)</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user whose password expires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Title: Your password expires soon. Text: Your the system password expires on &lt;date and time&gt; (Philippine time). Change it on My Profile before then. E-mail subject: the system: your password expires soon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FRUM-004.01, FRUM-004.02, FRUM-004.03</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NT-10</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E-mail</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A scheduled batch job fails (for example the daily application of dated access changes)</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The addresses of the parameter the failed-run recipients</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Subject: the system: batch job &lt;job&gt; failed. Body: The batch job &lt;job&gt; failed. Run: &lt;run&gt;. Started: &lt;date and time&gt; (Philippine time). Trigger: &lt;trigger&gt;. Error: &lt;message&gt;. Open Administration &gt; Scheduled Jobs to see the run history and run the job again.</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FRUM.013.02</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NT-11</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Alert inbox</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A request with a risk flag passes its first approval (alert Privileged access change, medium)</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Holders of the alert right (System Administrator, Auditor)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Access request &lt;request no&gt; &lt;risk flags&gt;: &lt;description of the change&gt;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FRUM.010.05</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NT-12</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Alert inbox</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A scheduled request cannot be applied on its effective date (alert Scheduled access change failed, high)</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Holders of the alert right (System Administrator, Auditor)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Access request &lt;request no&gt; could not be applied on &lt;dd-MMM-yyyy&gt;: &lt;reason&gt;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FRUM.009.10</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NT-13</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Alert inbox</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A group profile is created or changed directly while the emergency path the emergency role edit is open (alert Role edited outside a request, medium)</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Holders of the alert right (System Administrator, Auditor)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Role &lt;code&gt; &lt;change&gt; directly by &lt;user&gt; (emergency path the emergency role edit)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FRUM.002.03, FRUM.005.01, FRUM.005.04, FRUM.006.01</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NT-17</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in the system (and e-mail by preference)</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A separation-of-duties rule is created, or its deactivation is asked</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Every holder of the rule authorisation right (Information Security Officer)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Title: Separation-of-duties rule &lt;rule&gt; to authorise. Text: The new rule | deactivation of rule &lt;rule&gt;: &lt;reason&gt;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FRUM.006.03, FRUM.012.01</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NT-18</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in the system and e-mail (by preference)</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System Administrator changes a security setting on System Parameters</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Every holder of the security setting approval right (Information Security Officer)</w:t>
            </w:r>
          </w:p>
        </w:tc>
        <w:tc>
          <w:tcPr>
            <w:tcW w:w="2880" w:type="dxa"/>
            <w:shd w:val="clear" w:color="auto" w:fill="FFF59D"/>
          </w:tcPr>
          <w:p>
            <w:pPr>
              <w:spacing w:after="0"/>
              <w:rPr>
                <w:rFonts w:ascii="Calibri" w:hAnsi="Calibri" w:cs="Calibri"/>
                <w:sz w:val="15"/>
                <w:szCs w:val="15"/>
              </w:rPr>
            </w:pPr>
            <w:r>
              <w:rPr>
                <w:rFonts w:ascii="Calibri" w:hAnsi="Calibri" w:cs="Calibri"/>
                <w:sz w:val="15"/>
                <w:szCs w:val="15"/>
              </w:rPr>
              <w:t xml:space="preserve">Title: Security setting to approve: &lt;description of the setting&gt;. Text: &lt;user&gt; asks to change it from '&lt;current value&gt;' to '&lt;new value&gt;'</w:t>
            </w:r>
          </w:p>
        </w:tc>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FRUM.012.02</w:t>
            </w:r>
          </w:p>
        </w:tc>
      </w:tr>
    </w:tbl>
    <w:p>
      <w:pPr>
        <w:spacing w:after="0"/>
        <w:rPr>
          <w:rFonts w:ascii="Arial" w:hAnsi="Arial" w:cs="Arial"/>
        </w:rPr>
      </w:pPr>
    </w:p>
    <w:p>
      <w:pPr>
        <w:pStyle w:val="TOC1"/>
        <w:pageBreakBefore/>
        <w:tabs>
          <w:tab w:val="right" w:leader="dot" w:pos="8625"/>
        </w:tabs>
      </w:pPr>
      <w:r>
        <w:rPr>
          <w:rFonts w:ascii="Arial" w:hAnsi="Arial" w:cs="Arial"/>
          <w:shd w:val="clear" w:color="auto" w:fill="FFF59D"/>
        </w:rPr>
        <w:t xml:space="preserve">Annex M – Business Rules and Parameters</w:t>
      </w:r>
    </w:p>
    <w:p>
      <w:pPr>
        <w:rPr>
          <w:rFonts w:ascii="Arial" w:hAnsi="Arial" w:cs="Arial"/>
        </w:rPr>
      </w:pPr>
      <w:r>
        <w:rPr>
          <w:rFonts w:ascii="Arial" w:hAnsi="Arial" w:cs="Arial"/>
          <w:shd w:val="clear" w:color="auto" w:fill="FFF59D"/>
        </w:rPr>
        <w:t xml:space="preserve">The rules that apply across the User Access Maintenance requirements and the values the System Administrator maintains without a change to the system. A change of a security setting applies only after the approval of Information Security (FRUM.012.02).</w:t>
      </w:r>
    </w:p>
    <w:p>
      <w:pPr>
        <w:pStyle w:val="Heading2"/>
        <w:keepNext/>
        <w:numPr>
          <w:ilvl w:val="0"/>
          <w:numId w:val="0"/>
        </w:numPr>
        <w:rPr>
          <w:rFonts w:ascii="Arial" w:hAnsi="Arial" w:cs="Arial"/>
        </w:rPr>
      </w:pPr>
      <w:r>
        <w:rPr>
          <w:rFonts w:ascii="Arial" w:hAnsi="Arial" w:cs="Arial"/>
          <w:shd w:val="clear" w:color="auto" w:fill="FFF59D"/>
        </w:rPr>
        <w:t xml:space="preserve">M.1 Personas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6623"/>
        <w:gridCol w:w="1728"/>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Persona</w:t>
            </w:r>
          </w:p>
        </w:tc>
        <w:tc>
          <w:tcPr>
            <w:tcW w:w="6623" w:type="dxa"/>
            <w:shd w:val="clear" w:color="auto" w:fill="D9E1F2"/>
          </w:tcPr>
          <w:p>
            <w:pPr>
              <w:spacing w:after="0"/>
              <w:rPr>
                <w:rFonts w:ascii="Calibri" w:hAnsi="Calibri" w:cs="Calibri"/>
                <w:sz w:val="17"/>
                <w:szCs w:val="17"/>
              </w:rPr>
            </w:pPr>
            <w:r>
              <w:rPr>
                <w:rFonts w:ascii="Calibri" w:hAnsi="Calibri" w:cs="Calibri"/>
                <w:b/>
                <w:bCs/>
                <w:sz w:val="17"/>
                <w:szCs w:val="17"/>
              </w:rPr>
              <w:t xml:space="preserve">Responsibilities</w:t>
            </w:r>
          </w:p>
        </w:tc>
        <w:tc>
          <w:tcPr>
            <w:tcW w:w="1728" w:type="dxa"/>
            <w:shd w:val="clear" w:color="auto" w:fill="D9E1F2"/>
          </w:tcPr>
          <w:p>
            <w:pPr>
              <w:spacing w:after="0"/>
              <w:rPr>
                <w:rFonts w:ascii="Calibri" w:hAnsi="Calibri" w:cs="Calibri"/>
                <w:sz w:val="17"/>
                <w:szCs w:val="17"/>
              </w:rPr>
            </w:pPr>
            <w:r>
              <w:rPr>
                <w:rFonts w:ascii="Calibri" w:hAnsi="Calibri" w:cs="Calibri"/>
                <w:b/>
                <w:bCs/>
                <w:sz w:val="17"/>
                <w:szCs w:val="17"/>
              </w:rPr>
              <w:t xml:space="preserve">BRD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Requestor</w:t>
            </w:r>
          </w:p>
        </w:tc>
        <w:tc>
          <w:tcPr>
            <w:tcW w:w="6623" w:type="dxa"/>
            <w:shd w:val="clear" w:color="auto" w:fill="FFF59D"/>
          </w:tcPr>
          <w:p>
            <w:pPr>
              <w:spacing w:after="0"/>
              <w:rPr>
                <w:rFonts w:ascii="Calibri" w:hAnsi="Calibri" w:cs="Calibri"/>
                <w:sz w:val="17"/>
                <w:szCs w:val="17"/>
              </w:rPr>
            </w:pPr>
            <w:r>
              <w:rPr>
                <w:rFonts w:ascii="Calibri" w:hAnsi="Calibri" w:cs="Calibri"/>
                <w:sz w:val="17"/>
                <w:szCs w:val="17"/>
              </w:rPr>
              <w:t xml:space="preserve">Raises user access requests: enrol, modify, deactivate, reactivate, bulk; corrects and cancels them; views own requests</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BRD section A</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Approver</w:t>
            </w:r>
          </w:p>
        </w:tc>
        <w:tc>
          <w:tcPr>
            <w:tcW w:w="6623" w:type="dxa"/>
            <w:shd w:val="clear" w:color="auto" w:fill="FFF59D"/>
          </w:tcPr>
          <w:p>
            <w:pPr>
              <w:spacing w:after="0"/>
              <w:rPr>
                <w:rFonts w:ascii="Calibri" w:hAnsi="Calibri" w:cs="Calibri"/>
                <w:sz w:val="17"/>
                <w:szCs w:val="17"/>
              </w:rPr>
            </w:pPr>
            <w:r>
              <w:rPr>
                <w:rFonts w:ascii="Calibri" w:hAnsi="Calibri" w:cs="Calibri"/>
                <w:sz w:val="17"/>
                <w:szCs w:val="17"/>
              </w:rPr>
              <w:t xml:space="preserve">Reviews and approves, rejects or returns the requests assigned to him or her</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BRD section B</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Second Approver</w:t>
            </w:r>
          </w:p>
        </w:tc>
        <w:tc>
          <w:tcPr>
            <w:tcW w:w="6623" w:type="dxa"/>
            <w:shd w:val="clear" w:color="auto" w:fill="FFF59D"/>
          </w:tcPr>
          <w:p>
            <w:pPr>
              <w:spacing w:after="0"/>
              <w:rPr>
                <w:rFonts w:ascii="Calibri" w:hAnsi="Calibri" w:cs="Calibri"/>
                <w:sz w:val="17"/>
                <w:szCs w:val="17"/>
              </w:rPr>
            </w:pPr>
            <w:r>
              <w:rPr>
                <w:rFonts w:ascii="Calibri" w:hAnsi="Calibri" w:cs="Calibri"/>
                <w:sz w:val="17"/>
                <w:szCs w:val="17"/>
              </w:rPr>
              <w:t xml:space="preserve">Reviews privileged or out-of-hours changes after the first approval</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BRD NFR 11</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Business Administrator</w:t>
            </w:r>
          </w:p>
        </w:tc>
        <w:tc>
          <w:tcPr>
            <w:tcW w:w="6623" w:type="dxa"/>
            <w:shd w:val="clear" w:color="auto" w:fill="FFF59D"/>
          </w:tcPr>
          <w:p>
            <w:pPr>
              <w:spacing w:after="0"/>
              <w:rPr>
                <w:rFonts w:ascii="Calibri" w:hAnsi="Calibri" w:cs="Calibri"/>
                <w:sz w:val="17"/>
                <w:szCs w:val="17"/>
              </w:rPr>
            </w:pPr>
            <w:r>
              <w:rPr>
                <w:rFonts w:ascii="Calibri" w:hAnsi="Calibri" w:cs="Calibri"/>
                <w:sz w:val="17"/>
                <w:szCs w:val="17"/>
              </w:rPr>
              <w:t xml:space="preserve">Raises group-profile requests; generates the reports; maintains the separation-of-duties rules; uploads bulk requests; supports users</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BRD section C</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System Administrator</w:t>
            </w:r>
          </w:p>
        </w:tc>
        <w:tc>
          <w:tcPr>
            <w:tcW w:w="6623" w:type="dxa"/>
            <w:shd w:val="clear" w:color="auto" w:fill="FFF59D"/>
          </w:tcPr>
          <w:p>
            <w:pPr>
              <w:spacing w:after="0"/>
              <w:rPr>
                <w:rFonts w:ascii="Calibri" w:hAnsi="Calibri" w:cs="Calibri"/>
                <w:sz w:val="17"/>
                <w:szCs w:val="17"/>
              </w:rPr>
            </w:pPr>
            <w:r>
              <w:rPr>
                <w:rFonts w:ascii="Calibri" w:hAnsi="Calibri" w:cs="Calibri"/>
                <w:sz w:val="17"/>
                <w:szCs w:val="17"/>
              </w:rPr>
              <w:t xml:space="preserve">Implements approved group-profile requests; unlocks users; resets the passwords of local accounts; audit logs</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BRD section D</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Auditor</w:t>
            </w:r>
          </w:p>
        </w:tc>
        <w:tc>
          <w:tcPr>
            <w:tcW w:w="6623" w:type="dxa"/>
            <w:shd w:val="clear" w:color="auto" w:fill="FFF59D"/>
          </w:tcPr>
          <w:p>
            <w:pPr>
              <w:spacing w:after="0"/>
              <w:rPr>
                <w:rFonts w:ascii="Calibri" w:hAnsi="Calibri" w:cs="Calibri"/>
                <w:sz w:val="17"/>
                <w:szCs w:val="17"/>
              </w:rPr>
            </w:pPr>
            <w:r>
              <w:rPr>
                <w:rFonts w:ascii="Calibri" w:hAnsi="Calibri" w:cs="Calibri"/>
                <w:sz w:val="17"/>
                <w:szCs w:val="17"/>
              </w:rPr>
              <w:t xml:space="preserve">Views the requests and runs the reports and the audit log</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BRD NFR 6</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Information Security Officer</w:t>
            </w:r>
          </w:p>
        </w:tc>
        <w:tc>
          <w:tcPr>
            <w:tcW w:w="6623" w:type="dxa"/>
            <w:shd w:val="clear" w:color="auto" w:fill="FFF59D"/>
          </w:tcPr>
          <w:p>
            <w:pPr>
              <w:spacing w:after="0"/>
              <w:rPr>
                <w:rFonts w:ascii="Calibri" w:hAnsi="Calibri" w:cs="Calibri"/>
                <w:sz w:val="17"/>
                <w:szCs w:val="17"/>
              </w:rPr>
            </w:pPr>
            <w:r>
              <w:rPr>
                <w:rFonts w:ascii="Calibri" w:hAnsi="Calibri" w:cs="Calibri"/>
                <w:sz w:val="17"/>
                <w:szCs w:val="17"/>
              </w:rPr>
              <w:t xml:space="preserve">Authorises the separation-of-duties rules and the changes of security settings; views requests, matrix and audit trail</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BRD NFR 11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M.2 Permissions of the access functions</w:t>
      </w:r>
    </w:p>
    <w:p>
      <w:pPr>
        <w:rPr>
          <w:rFonts w:ascii="Arial" w:hAnsi="Arial" w:cs="Arial"/>
        </w:rPr>
      </w:pPr>
      <w:r>
        <w:rPr>
          <w:rFonts w:ascii="Arial" w:hAnsi="Arial" w:cs="Arial"/>
          <w:shd w:val="clear" w:color="auto" w:fill="FFF59D"/>
        </w:rPr>
        <w:t xml:space="preserve">Each access function has its own permission, so that it can be granted to any group profile (BRD 4.002.2; FRUM.005.06).</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6048"/>
        <w:gridCol w:w="2015"/>
        <w:gridCol w:w="2592"/>
      </w:tblGrid>
      <w:tr>
        <w:trPr>
          <w:tblHeader/>
        </w:trPr>
        <w:tc>
          <w:tcPr>
            <w:tcW w:w="6048" w:type="dxa"/>
            <w:shd w:val="clear" w:color="auto" w:fill="D9E1F2"/>
          </w:tcPr>
          <w:p>
            <w:pPr>
              <w:spacing w:after="0"/>
              <w:rPr>
                <w:rFonts w:ascii="Calibri" w:hAnsi="Calibri" w:cs="Calibri"/>
                <w:sz w:val="17"/>
                <w:szCs w:val="17"/>
              </w:rPr>
            </w:pPr>
            <w:r>
              <w:rPr>
                <w:rFonts w:ascii="Calibri" w:hAnsi="Calibri" w:cs="Calibri"/>
                <w:b/>
                <w:bCs/>
                <w:sz w:val="17"/>
                <w:szCs w:val="17"/>
              </w:rPr>
              <w:t xml:space="preserve">Function</w:t>
            </w:r>
          </w:p>
        </w:tc>
        <w:tc>
          <w:tcPr>
            <w:tcW w:w="2015" w:type="dxa"/>
            <w:shd w:val="clear" w:color="auto" w:fill="D9E1F2"/>
          </w:tcPr>
          <w:p>
            <w:pPr>
              <w:spacing w:after="0"/>
              <w:rPr>
                <w:rFonts w:ascii="Calibri" w:hAnsi="Calibri" w:cs="Calibri"/>
                <w:sz w:val="17"/>
                <w:szCs w:val="17"/>
              </w:rPr>
            </w:pPr>
            <w:r>
              <w:rPr>
                <w:rFonts w:ascii="Calibri" w:hAnsi="Calibri" w:cs="Calibri"/>
                <w:b/>
                <w:bCs/>
                <w:sz w:val="17"/>
                <w:szCs w:val="17"/>
              </w:rPr>
              <w:t xml:space="preserve">Action class</w:t>
            </w:r>
          </w:p>
        </w:tc>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BRD</w:t>
            </w:r>
          </w:p>
        </w:tc>
      </w:tr>
      <w:t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Enrol a new user</w:t>
            </w:r>
          </w:p>
        </w:tc>
        <w:tc>
          <w:tcPr>
            <w:tcW w:w="2015" w:type="dxa"/>
            <w:shd w:val="clear" w:color="auto" w:fill="FFF59D"/>
          </w:tcPr>
          <w:p>
            <w:pPr>
              <w:spacing w:after="0"/>
              <w:rPr>
                <w:rFonts w:ascii="Calibri" w:hAnsi="Calibri" w:cs="Calibri"/>
                <w:sz w:val="17"/>
                <w:szCs w:val="17"/>
              </w:rPr>
            </w:pPr>
            <w:r>
              <w:rPr>
                <w:rFonts w:ascii="Calibri" w:hAnsi="Calibri" w:cs="Calibri"/>
                <w:sz w:val="17"/>
                <w:szCs w:val="17"/>
              </w:rPr>
              <w:t xml:space="preserve">Create</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4.002.2.1</w:t>
            </w:r>
          </w:p>
        </w:tc>
      </w:tr>
      <w:t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Modify an existing user</w:t>
            </w:r>
          </w:p>
        </w:tc>
        <w:tc>
          <w:tcPr>
            <w:tcW w:w="2015" w:type="dxa"/>
            <w:shd w:val="clear" w:color="auto" w:fill="FFF59D"/>
          </w:tcPr>
          <w:p>
            <w:pPr>
              <w:spacing w:after="0"/>
              <w:rPr>
                <w:rFonts w:ascii="Calibri" w:hAnsi="Calibri" w:cs="Calibri"/>
                <w:sz w:val="17"/>
                <w:szCs w:val="17"/>
              </w:rPr>
            </w:pPr>
            <w:r>
              <w:rPr>
                <w:rFonts w:ascii="Calibri" w:hAnsi="Calibri" w:cs="Calibri"/>
                <w:sz w:val="17"/>
                <w:szCs w:val="17"/>
              </w:rPr>
              <w:t xml:space="preserve">Amend</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4.002.2.2</w:t>
            </w:r>
          </w:p>
        </w:tc>
      </w:tr>
      <w:t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Deactivate a user</w:t>
            </w:r>
          </w:p>
        </w:tc>
        <w:tc>
          <w:tcPr>
            <w:tcW w:w="2015" w:type="dxa"/>
            <w:shd w:val="clear" w:color="auto" w:fill="FFF59D"/>
          </w:tcPr>
          <w:p>
            <w:pPr>
              <w:spacing w:after="0"/>
              <w:rPr>
                <w:rFonts w:ascii="Calibri" w:hAnsi="Calibri" w:cs="Calibri"/>
                <w:sz w:val="17"/>
                <w:szCs w:val="17"/>
              </w:rPr>
            </w:pPr>
            <w:r>
              <w:rPr>
                <w:rFonts w:ascii="Calibri" w:hAnsi="Calibri" w:cs="Calibri"/>
                <w:sz w:val="17"/>
                <w:szCs w:val="17"/>
              </w:rPr>
              <w:t xml:space="preserve">Amend</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4.002.2.3</w:t>
            </w:r>
          </w:p>
        </w:tc>
      </w:tr>
      <w:t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Reactivate a user</w:t>
            </w:r>
          </w:p>
        </w:tc>
        <w:tc>
          <w:tcPr>
            <w:tcW w:w="2015" w:type="dxa"/>
            <w:shd w:val="clear" w:color="auto" w:fill="FFF59D"/>
          </w:tcPr>
          <w:p>
            <w:pPr>
              <w:spacing w:after="0"/>
              <w:rPr>
                <w:rFonts w:ascii="Calibri" w:hAnsi="Calibri" w:cs="Calibri"/>
                <w:sz w:val="17"/>
                <w:szCs w:val="17"/>
              </w:rPr>
            </w:pPr>
            <w:r>
              <w:rPr>
                <w:rFonts w:ascii="Calibri" w:hAnsi="Calibri" w:cs="Calibri"/>
                <w:sz w:val="17"/>
                <w:szCs w:val="17"/>
              </w:rPr>
              <w:t xml:space="preserve">Amend</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4.002.2.4</w:t>
            </w:r>
          </w:p>
        </w:tc>
      </w:tr>
      <w:t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Apply correction to a returned request</w:t>
            </w:r>
          </w:p>
        </w:tc>
        <w:tc>
          <w:tcPr>
            <w:tcW w:w="2015" w:type="dxa"/>
            <w:shd w:val="clear" w:color="auto" w:fill="FFF59D"/>
          </w:tcPr>
          <w:p>
            <w:pPr>
              <w:spacing w:after="0"/>
              <w:rPr>
                <w:rFonts w:ascii="Calibri" w:hAnsi="Calibri" w:cs="Calibri"/>
                <w:sz w:val="17"/>
                <w:szCs w:val="17"/>
              </w:rPr>
            </w:pPr>
            <w:r>
              <w:rPr>
                <w:rFonts w:ascii="Calibri" w:hAnsi="Calibri" w:cs="Calibri"/>
                <w:sz w:val="17"/>
                <w:szCs w:val="17"/>
              </w:rPr>
              <w:t xml:space="preserve">Amend</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4.002.2.5</w:t>
            </w:r>
          </w:p>
        </w:tc>
      </w:tr>
      <w:t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Cancel a request</w:t>
            </w:r>
          </w:p>
        </w:tc>
        <w:tc>
          <w:tcPr>
            <w:tcW w:w="2015" w:type="dxa"/>
            <w:shd w:val="clear" w:color="auto" w:fill="FFF59D"/>
          </w:tcPr>
          <w:p>
            <w:pPr>
              <w:spacing w:after="0"/>
              <w:rPr>
                <w:rFonts w:ascii="Calibri" w:hAnsi="Calibri" w:cs="Calibri"/>
                <w:sz w:val="17"/>
                <w:szCs w:val="17"/>
              </w:rPr>
            </w:pPr>
            <w:r>
              <w:rPr>
                <w:rFonts w:ascii="Calibri" w:hAnsi="Calibri" w:cs="Calibri"/>
                <w:sz w:val="17"/>
                <w:szCs w:val="17"/>
              </w:rPr>
              <w:t xml:space="preserve">Amend</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4.002.2.6</w:t>
            </w:r>
          </w:p>
        </w:tc>
      </w:tr>
      <w:t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View requests</w:t>
            </w:r>
          </w:p>
        </w:tc>
        <w:tc>
          <w:tcPr>
            <w:tcW w:w="2015" w:type="dxa"/>
            <w:shd w:val="clear" w:color="auto" w:fill="FFF59D"/>
          </w:tcPr>
          <w:p>
            <w:pPr>
              <w:spacing w:after="0"/>
              <w:rPr>
                <w:rFonts w:ascii="Calibri" w:hAnsi="Calibri" w:cs="Calibri"/>
                <w:sz w:val="17"/>
                <w:szCs w:val="17"/>
              </w:rPr>
            </w:pPr>
            <w:r>
              <w:rPr>
                <w:rFonts w:ascii="Calibri" w:hAnsi="Calibri" w:cs="Calibri"/>
                <w:sz w:val="17"/>
                <w:szCs w:val="17"/>
              </w:rPr>
              <w:t xml:space="preserve">View</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4.002.2.7</w:t>
            </w:r>
          </w:p>
        </w:tc>
      </w:tr>
      <w:t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Review and approve requests</w:t>
            </w:r>
          </w:p>
        </w:tc>
        <w:tc>
          <w:tcPr>
            <w:tcW w:w="2015" w:type="dxa"/>
            <w:shd w:val="clear" w:color="auto" w:fill="FFF59D"/>
          </w:tcPr>
          <w:p>
            <w:pPr>
              <w:spacing w:after="0"/>
              <w:rPr>
                <w:rFonts w:ascii="Calibri" w:hAnsi="Calibri" w:cs="Calibri"/>
                <w:sz w:val="17"/>
                <w:szCs w:val="17"/>
              </w:rPr>
            </w:pPr>
            <w:r>
              <w:rPr>
                <w:rFonts w:ascii="Calibri" w:hAnsi="Calibri" w:cs="Calibri"/>
                <w:sz w:val="17"/>
                <w:szCs w:val="17"/>
              </w:rPr>
              <w:t xml:space="preserve">Approve</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4.002.2.8</w:t>
            </w:r>
          </w:p>
        </w:tc>
      </w:tr>
      <w:t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Submit group-profile requests</w:t>
            </w:r>
          </w:p>
        </w:tc>
        <w:tc>
          <w:tcPr>
            <w:tcW w:w="2015" w:type="dxa"/>
            <w:shd w:val="clear" w:color="auto" w:fill="FFF59D"/>
          </w:tcPr>
          <w:p>
            <w:pPr>
              <w:spacing w:after="0"/>
              <w:rPr>
                <w:rFonts w:ascii="Calibri" w:hAnsi="Calibri" w:cs="Calibri"/>
                <w:sz w:val="17"/>
                <w:szCs w:val="17"/>
              </w:rPr>
            </w:pPr>
            <w:r>
              <w:rPr>
                <w:rFonts w:ascii="Calibri" w:hAnsi="Calibri" w:cs="Calibri"/>
                <w:sz w:val="17"/>
                <w:szCs w:val="17"/>
              </w:rPr>
              <w:t xml:space="preserve">Create</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4.002.2.9</w:t>
            </w:r>
          </w:p>
        </w:tc>
      </w:tr>
      <w:t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Generate the user access reports</w:t>
            </w:r>
          </w:p>
        </w:tc>
        <w:tc>
          <w:tcPr>
            <w:tcW w:w="2015" w:type="dxa"/>
            <w:shd w:val="clear" w:color="auto" w:fill="FFF59D"/>
          </w:tcPr>
          <w:p>
            <w:pPr>
              <w:spacing w:after="0"/>
              <w:rPr>
                <w:rFonts w:ascii="Calibri" w:hAnsi="Calibri" w:cs="Calibri"/>
                <w:sz w:val="17"/>
                <w:szCs w:val="17"/>
              </w:rPr>
            </w:pPr>
            <w:r>
              <w:rPr>
                <w:rFonts w:ascii="Calibri" w:hAnsi="Calibri" w:cs="Calibri"/>
                <w:sz w:val="17"/>
                <w:szCs w:val="17"/>
              </w:rPr>
              <w:t xml:space="preserve">View</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4.002.2.10</w:t>
            </w:r>
          </w:p>
        </w:tc>
      </w:tr>
      <w:t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Second approval of privileged or out-of-hours changes</w:t>
            </w:r>
          </w:p>
        </w:tc>
        <w:tc>
          <w:tcPr>
            <w:tcW w:w="2015" w:type="dxa"/>
            <w:shd w:val="clear" w:color="auto" w:fill="FFF59D"/>
          </w:tcPr>
          <w:p>
            <w:pPr>
              <w:spacing w:after="0"/>
              <w:rPr>
                <w:rFonts w:ascii="Calibri" w:hAnsi="Calibri" w:cs="Calibri"/>
                <w:sz w:val="17"/>
                <w:szCs w:val="17"/>
              </w:rPr>
            </w:pPr>
            <w:r>
              <w:rPr>
                <w:rFonts w:ascii="Calibri" w:hAnsi="Calibri" w:cs="Calibri"/>
                <w:sz w:val="17"/>
                <w:szCs w:val="17"/>
              </w:rPr>
              <w:t xml:space="preserve">Approve</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NFR 11</w:t>
            </w:r>
          </w:p>
        </w:tc>
      </w:tr>
      <w:t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Maintain separation-of-duties rules</w:t>
            </w:r>
          </w:p>
        </w:tc>
        <w:tc>
          <w:tcPr>
            <w:tcW w:w="2015" w:type="dxa"/>
            <w:shd w:val="clear" w:color="auto" w:fill="FFF59D"/>
          </w:tcPr>
          <w:p>
            <w:pPr>
              <w:spacing w:after="0"/>
              <w:rPr>
                <w:rFonts w:ascii="Calibri" w:hAnsi="Calibri" w:cs="Calibri"/>
                <w:sz w:val="17"/>
                <w:szCs w:val="17"/>
              </w:rPr>
            </w:pPr>
            <w:r>
              <w:rPr>
                <w:rFonts w:ascii="Calibri" w:hAnsi="Calibri" w:cs="Calibri"/>
                <w:sz w:val="17"/>
                <w:szCs w:val="17"/>
              </w:rPr>
              <w:t xml:space="preserve">Amend</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NFR 11</w:t>
            </w:r>
          </w:p>
        </w:tc>
      </w:tr>
      <w:t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Authorise separation-of-duties rules</w:t>
            </w:r>
          </w:p>
        </w:tc>
        <w:tc>
          <w:tcPr>
            <w:tcW w:w="2015" w:type="dxa"/>
            <w:shd w:val="clear" w:color="auto" w:fill="FFF59D"/>
          </w:tcPr>
          <w:p>
            <w:pPr>
              <w:spacing w:after="0"/>
              <w:rPr>
                <w:rFonts w:ascii="Calibri" w:hAnsi="Calibri" w:cs="Calibri"/>
                <w:sz w:val="17"/>
                <w:szCs w:val="17"/>
              </w:rPr>
            </w:pPr>
            <w:r>
              <w:rPr>
                <w:rFonts w:ascii="Calibri" w:hAnsi="Calibri" w:cs="Calibri"/>
                <w:sz w:val="17"/>
                <w:szCs w:val="17"/>
              </w:rPr>
              <w:t xml:space="preserve">Approve</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NFR 11</w:t>
            </w:r>
          </w:p>
        </w:tc>
      </w:tr>
      <w:t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Approve a change of a security setting</w:t>
            </w:r>
          </w:p>
        </w:tc>
        <w:tc>
          <w:tcPr>
            <w:tcW w:w="2015" w:type="dxa"/>
            <w:shd w:val="clear" w:color="auto" w:fill="FFF59D"/>
          </w:tcPr>
          <w:p>
            <w:pPr>
              <w:spacing w:after="0"/>
              <w:rPr>
                <w:rFonts w:ascii="Calibri" w:hAnsi="Calibri" w:cs="Calibri"/>
                <w:sz w:val="17"/>
                <w:szCs w:val="17"/>
              </w:rPr>
            </w:pPr>
            <w:r>
              <w:rPr>
                <w:rFonts w:ascii="Calibri" w:hAnsi="Calibri" w:cs="Calibri"/>
                <w:sz w:val="17"/>
                <w:szCs w:val="17"/>
              </w:rPr>
              <w:t xml:space="preserve">Approve</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NFR 11</w:t>
            </w:r>
          </w:p>
        </w:tc>
      </w:tr>
      <w:t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Manage users and roles (implementation of group-profile requests)</w:t>
            </w:r>
          </w:p>
        </w:tc>
        <w:tc>
          <w:tcPr>
            <w:tcW w:w="2015" w:type="dxa"/>
            <w:shd w:val="clear" w:color="auto" w:fill="FFF59D"/>
          </w:tcPr>
          <w:p>
            <w:pPr>
              <w:spacing w:after="0"/>
              <w:rPr>
                <w:rFonts w:ascii="Calibri" w:hAnsi="Calibri" w:cs="Calibri"/>
                <w:sz w:val="17"/>
                <w:szCs w:val="17"/>
              </w:rPr>
            </w:pPr>
            <w:r>
              <w:rPr>
                <w:rFonts w:ascii="Calibri" w:hAnsi="Calibri" w:cs="Calibri"/>
                <w:sz w:val="17"/>
                <w:szCs w:val="17"/>
              </w:rPr>
              <w:t xml:space="preserve">Amend</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4.002.1</w:t>
            </w:r>
          </w:p>
        </w:tc>
      </w:tr>
      <w:tr>
        <w:tc>
          <w:tcPr>
            <w:tcW w:w="6048" w:type="dxa"/>
            <w:shd w:val="clear" w:color="auto" w:fill="FFF59D"/>
          </w:tcPr>
          <w:p>
            <w:pPr>
              <w:spacing w:after="0"/>
              <w:rPr>
                <w:rFonts w:ascii="Calibri" w:hAnsi="Calibri" w:cs="Calibri"/>
                <w:sz w:val="17"/>
                <w:szCs w:val="17"/>
              </w:rPr>
            </w:pPr>
            <w:r>
              <w:rPr>
                <w:rFonts w:ascii="Calibri" w:hAnsi="Calibri" w:cs="Calibri"/>
                <w:sz w:val="17"/>
                <w:szCs w:val="17"/>
              </w:rPr>
              <w:t xml:space="preserve">Bulk upload</w:t>
            </w:r>
          </w:p>
        </w:tc>
        <w:tc>
          <w:tcPr>
            <w:tcW w:w="2015" w:type="dxa"/>
            <w:shd w:val="clear" w:color="auto" w:fill="FFF59D"/>
          </w:tcPr>
          <w:p>
            <w:pPr>
              <w:spacing w:after="0"/>
              <w:rPr>
                <w:rFonts w:ascii="Calibri" w:hAnsi="Calibri" w:cs="Calibri"/>
                <w:sz w:val="17"/>
                <w:szCs w:val="17"/>
              </w:rPr>
            </w:pPr>
            <w:r>
              <w:rPr>
                <w:rFonts w:ascii="Calibri" w:hAnsi="Calibri" w:cs="Calibri"/>
                <w:sz w:val="17"/>
                <w:szCs w:val="17"/>
              </w:rPr>
              <w:t xml:space="preserve">Create</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1.009</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M.3 Proposed role-to-action matrix</w:t>
      </w:r>
    </w:p>
    <w:p>
      <w:pPr>
        <w:rPr>
          <w:rFonts w:ascii="Arial" w:hAnsi="Arial" w:cs="Arial"/>
        </w:rPr>
      </w:pPr>
      <w:r>
        <w:rPr>
          <w:rFonts w:ascii="Arial" w:hAnsi="Arial" w:cs="Arial"/>
          <w:shd w:val="clear" w:color="auto" w:fill="FFF59D"/>
        </w:rPr>
        <w:t xml:space="preserve">Y = the persona's group profile holds the permission. Proposal for BDOI to confirm with the User Access Matrix of Annex C; the segregation rules of M.6 apply whatever the roles grant.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168"/>
        <w:gridCol w:w="936"/>
        <w:gridCol w:w="936"/>
        <w:gridCol w:w="936"/>
        <w:gridCol w:w="936"/>
        <w:gridCol w:w="936"/>
        <w:gridCol w:w="936"/>
        <w:gridCol w:w="936"/>
        <w:gridCol w:w="936"/>
      </w:tblGrid>
      <w:tr>
        <w:trPr>
          <w:tblHeader/>
        </w:trPr>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Function</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Requestor</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Approver</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Second Approver</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Business Admin</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System Admin</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NB Approver</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Auditor</w:t>
            </w:r>
          </w:p>
        </w:tc>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InfoSec Officer</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Enrol a new user</w:t>
            </w: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Modify an existing user</w:t>
            </w: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Deactivate a user</w:t>
            </w: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Reactivate a user</w:t>
            </w: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Apply correction</w:t>
            </w: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Cancel a request</w:t>
            </w: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View requests</w:t>
            </w: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Review and approve requests</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Second approval</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Submit group-profile requests</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Generate the user access reports</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Manage users and roles</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Bulk upload</w:t>
            </w: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Maintain separation-of-duties rules</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Authorise separation-of-duties rules</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r>
      <w:tr>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Approve a change of a security setting</w:t>
            </w: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p>
        </w:tc>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M.4 Password, lock-out and second factor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5616"/>
        <w:gridCol w:w="2736"/>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Rule</w:t>
            </w:r>
          </w:p>
        </w:tc>
        <w:tc>
          <w:tcPr>
            <w:tcW w:w="5616" w:type="dxa"/>
            <w:shd w:val="clear" w:color="auto" w:fill="D9E1F2"/>
          </w:tcPr>
          <w:p>
            <w:pPr>
              <w:spacing w:after="0"/>
              <w:rPr>
                <w:rFonts w:ascii="Calibri" w:hAnsi="Calibri" w:cs="Calibri"/>
                <w:sz w:val="17"/>
                <w:szCs w:val="17"/>
              </w:rPr>
            </w:pPr>
            <w:r>
              <w:rPr>
                <w:rFonts w:ascii="Calibri" w:hAnsi="Calibri" w:cs="Calibri"/>
                <w:b/>
                <w:bCs/>
                <w:sz w:val="17"/>
                <w:szCs w:val="17"/>
              </w:rPr>
              <w:t xml:space="preserve">Value</w:t>
            </w:r>
          </w:p>
        </w:tc>
        <w:tc>
          <w:tcPr>
            <w:tcW w:w="2736" w:type="dxa"/>
            <w:shd w:val="clear" w:color="auto" w:fill="D9E1F2"/>
          </w:tcPr>
          <w:p>
            <w:pPr>
              <w:spacing w:after="0"/>
              <w:rPr>
                <w:rFonts w:ascii="Calibri" w:hAnsi="Calibri" w:cs="Calibri"/>
                <w:sz w:val="17"/>
                <w:szCs w:val="17"/>
              </w:rPr>
            </w:pPr>
            <w:r>
              <w:rPr>
                <w:rFonts w:ascii="Calibri" w:hAnsi="Calibri" w:cs="Calibri"/>
                <w:b/>
                <w:bCs/>
                <w:sz w:val="17"/>
                <w:szCs w:val="17"/>
              </w:rPr>
              <w:t xml:space="preserve">Applies to</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Sign-in of BDO users</w:t>
            </w:r>
          </w:p>
        </w:tc>
        <w:tc>
          <w:tcPr>
            <w:tcW w:w="5616" w:type="dxa"/>
            <w:shd w:val="clear" w:color="auto" w:fill="FFF59D"/>
          </w:tcPr>
          <w:p>
            <w:pPr>
              <w:spacing w:after="0"/>
              <w:rPr>
                <w:rFonts w:ascii="Calibri" w:hAnsi="Calibri" w:cs="Calibri"/>
                <w:sz w:val="17"/>
                <w:szCs w:val="17"/>
              </w:rPr>
            </w:pPr>
            <w:r>
              <w:rPr>
                <w:rFonts w:ascii="Calibri" w:hAnsi="Calibri" w:cs="Calibri"/>
                <w:sz w:val="17"/>
                <w:szCs w:val="17"/>
              </w:rPr>
              <w:t xml:space="preserve">Single sign-on through EIAM; the password, its expiry and history, the lock-out and the second factor are EIAM's policies</w:t>
            </w:r>
          </w:p>
        </w:tc>
        <w:tc>
          <w:tcPr>
            <w:tcW w:w="2736" w:type="dxa"/>
            <w:shd w:val="clear" w:color="auto" w:fill="FFF59D"/>
          </w:tcPr>
          <w:p>
            <w:pPr>
              <w:spacing w:after="0"/>
              <w:rPr>
                <w:rFonts w:ascii="Calibri" w:hAnsi="Calibri" w:cs="Calibri"/>
                <w:sz w:val="17"/>
                <w:szCs w:val="17"/>
              </w:rPr>
            </w:pPr>
            <w:r>
              <w:rPr>
                <w:rFonts w:ascii="Calibri" w:hAnsi="Calibri" w:cs="Calibri"/>
                <w:sz w:val="17"/>
                <w:szCs w:val="17"/>
              </w:rPr>
              <w:t xml:space="preserve">All users except the break-glass accounts</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Password length and composition</w:t>
            </w:r>
          </w:p>
        </w:tc>
        <w:tc>
          <w:tcPr>
            <w:tcW w:w="5616" w:type="dxa"/>
            <w:shd w:val="clear" w:color="auto" w:fill="FFF59D"/>
          </w:tcPr>
          <w:p>
            <w:pPr>
              <w:spacing w:after="0"/>
              <w:rPr>
                <w:rFonts w:ascii="Calibri" w:hAnsi="Calibri" w:cs="Calibri"/>
                <w:sz w:val="17"/>
                <w:szCs w:val="17"/>
              </w:rPr>
            </w:pPr>
            <w:r>
              <w:rPr>
                <w:rFonts w:ascii="Calibri" w:hAnsi="Calibri" w:cs="Calibri"/>
                <w:sz w:val="17"/>
                <w:szCs w:val="17"/>
              </w:rPr>
              <w:t xml:space="preserve">At least 10 characters with upper- and lower-case letters, a digit and a symbol</w:t>
            </w:r>
          </w:p>
        </w:tc>
        <w:tc>
          <w:tcPr>
            <w:tcW w:w="2736" w:type="dxa"/>
            <w:shd w:val="clear" w:color="auto" w:fill="FFF59D"/>
          </w:tcPr>
          <w:p>
            <w:pPr>
              <w:spacing w:after="0"/>
              <w:rPr>
                <w:rFonts w:ascii="Calibri" w:hAnsi="Calibri" w:cs="Calibri"/>
                <w:sz w:val="17"/>
                <w:szCs w:val="17"/>
              </w:rPr>
            </w:pPr>
            <w:r>
              <w:rPr>
                <w:rFonts w:ascii="Calibri" w:hAnsi="Calibri" w:cs="Calibri"/>
                <w:sz w:val="17"/>
                <w:szCs w:val="17"/>
              </w:rPr>
              <w:t xml:space="preserve">Break-glass accounts</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Password history</w:t>
            </w:r>
          </w:p>
        </w:tc>
        <w:tc>
          <w:tcPr>
            <w:tcW w:w="5616" w:type="dxa"/>
            <w:shd w:val="clear" w:color="auto" w:fill="FFF59D"/>
          </w:tcPr>
          <w:p>
            <w:pPr>
              <w:spacing w:after="0"/>
              <w:rPr>
                <w:rFonts w:ascii="Calibri" w:hAnsi="Calibri" w:cs="Calibri"/>
                <w:sz w:val="17"/>
                <w:szCs w:val="17"/>
              </w:rPr>
            </w:pPr>
            <w:r>
              <w:rPr>
                <w:rFonts w:ascii="Calibri" w:hAnsi="Calibri" w:cs="Calibri"/>
                <w:sz w:val="17"/>
                <w:szCs w:val="17"/>
              </w:rPr>
              <w:t xml:space="preserve">Last 10 passwords refused (BDOI's FRUM-004; delivered value 8, to be set to 10)</w:t>
            </w:r>
          </w:p>
        </w:tc>
        <w:tc>
          <w:tcPr>
            <w:tcW w:w="2736" w:type="dxa"/>
            <w:shd w:val="clear" w:color="auto" w:fill="FFF59D"/>
          </w:tcPr>
          <w:p>
            <w:pPr>
              <w:spacing w:after="0"/>
              <w:rPr>
                <w:rFonts w:ascii="Calibri" w:hAnsi="Calibri" w:cs="Calibri"/>
                <w:sz w:val="17"/>
                <w:szCs w:val="17"/>
              </w:rPr>
            </w:pPr>
            <w:r>
              <w:rPr>
                <w:rFonts w:ascii="Calibri" w:hAnsi="Calibri" w:cs="Calibri"/>
                <w:sz w:val="17"/>
                <w:szCs w:val="17"/>
              </w:rPr>
              <w:t xml:space="preserve">Break-glass accounts</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Password expiry</w:t>
            </w:r>
          </w:p>
        </w:tc>
        <w:tc>
          <w:tcPr>
            <w:tcW w:w="5616" w:type="dxa"/>
            <w:shd w:val="clear" w:color="auto" w:fill="FFF59D"/>
          </w:tcPr>
          <w:p>
            <w:pPr>
              <w:spacing w:after="0"/>
              <w:rPr>
                <w:rFonts w:ascii="Calibri" w:hAnsi="Calibri" w:cs="Calibri"/>
                <w:sz w:val="17"/>
                <w:szCs w:val="17"/>
              </w:rPr>
            </w:pPr>
            <w:r>
              <w:rPr>
                <w:rFonts w:ascii="Calibri" w:hAnsi="Calibri" w:cs="Calibri"/>
                <w:sz w:val="17"/>
                <w:szCs w:val="17"/>
              </w:rPr>
              <w:t xml:space="preserve">90 days; a notice 7 days before</w:t>
            </w:r>
          </w:p>
        </w:tc>
        <w:tc>
          <w:tcPr>
            <w:tcW w:w="2736" w:type="dxa"/>
            <w:shd w:val="clear" w:color="auto" w:fill="FFF59D"/>
          </w:tcPr>
          <w:p>
            <w:pPr>
              <w:spacing w:after="0"/>
              <w:rPr>
                <w:rFonts w:ascii="Calibri" w:hAnsi="Calibri" w:cs="Calibri"/>
                <w:sz w:val="17"/>
                <w:szCs w:val="17"/>
              </w:rPr>
            </w:pPr>
            <w:r>
              <w:rPr>
                <w:rFonts w:ascii="Calibri" w:hAnsi="Calibri" w:cs="Calibri"/>
                <w:sz w:val="17"/>
                <w:szCs w:val="17"/>
              </w:rPr>
              <w:t xml:space="preserve">Break-glass accounts</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Minimum password age</w:t>
            </w:r>
          </w:p>
        </w:tc>
        <w:tc>
          <w:tcPr>
            <w:tcW w:w="5616" w:type="dxa"/>
            <w:shd w:val="clear" w:color="auto" w:fill="FFF59D"/>
          </w:tcPr>
          <w:p>
            <w:pPr>
              <w:spacing w:after="0"/>
              <w:rPr>
                <w:rFonts w:ascii="Calibri" w:hAnsi="Calibri" w:cs="Calibri"/>
                <w:sz w:val="17"/>
                <w:szCs w:val="17"/>
              </w:rPr>
            </w:pPr>
            <w:r>
              <w:rPr>
                <w:rFonts w:ascii="Calibri" w:hAnsi="Calibri" w:cs="Calibri"/>
                <w:sz w:val="17"/>
                <w:szCs w:val="17"/>
              </w:rPr>
              <w:t xml:space="preserve">1 day</w:t>
            </w:r>
          </w:p>
        </w:tc>
        <w:tc>
          <w:tcPr>
            <w:tcW w:w="2736" w:type="dxa"/>
            <w:shd w:val="clear" w:color="auto" w:fill="FFF59D"/>
          </w:tcPr>
          <w:p>
            <w:pPr>
              <w:spacing w:after="0"/>
              <w:rPr>
                <w:rFonts w:ascii="Calibri" w:hAnsi="Calibri" w:cs="Calibri"/>
                <w:sz w:val="17"/>
                <w:szCs w:val="17"/>
              </w:rPr>
            </w:pPr>
            <w:r>
              <w:rPr>
                <w:rFonts w:ascii="Calibri" w:hAnsi="Calibri" w:cs="Calibri"/>
                <w:sz w:val="17"/>
                <w:szCs w:val="17"/>
              </w:rPr>
              <w:t xml:space="preserve">Break-glass accounts</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Lock-out</w:t>
            </w:r>
          </w:p>
        </w:tc>
        <w:tc>
          <w:tcPr>
            <w:tcW w:w="5616" w:type="dxa"/>
            <w:shd w:val="clear" w:color="auto" w:fill="FFF59D"/>
          </w:tcPr>
          <w:p>
            <w:pPr>
              <w:spacing w:after="0"/>
              <w:rPr>
                <w:rFonts w:ascii="Calibri" w:hAnsi="Calibri" w:cs="Calibri"/>
                <w:sz w:val="17"/>
                <w:szCs w:val="17"/>
              </w:rPr>
            </w:pPr>
            <w:r>
              <w:rPr>
                <w:rFonts w:ascii="Calibri" w:hAnsi="Calibri" w:cs="Calibri"/>
                <w:sz w:val="17"/>
                <w:szCs w:val="17"/>
              </w:rPr>
              <w:t xml:space="preserve">3 consecutive failed attempts; unlocked by a System Administrator or a reactivation request</w:t>
            </w:r>
          </w:p>
        </w:tc>
        <w:tc>
          <w:tcPr>
            <w:tcW w:w="2736" w:type="dxa"/>
            <w:shd w:val="clear" w:color="auto" w:fill="FFF59D"/>
          </w:tcPr>
          <w:p>
            <w:pPr>
              <w:spacing w:after="0"/>
              <w:rPr>
                <w:rFonts w:ascii="Calibri" w:hAnsi="Calibri" w:cs="Calibri"/>
                <w:sz w:val="17"/>
                <w:szCs w:val="17"/>
              </w:rPr>
            </w:pPr>
            <w:r>
              <w:rPr>
                <w:rFonts w:ascii="Calibri" w:hAnsi="Calibri" w:cs="Calibri"/>
                <w:sz w:val="17"/>
                <w:szCs w:val="17"/>
              </w:rPr>
              <w:t xml:space="preserve">Break-glass accounts (EIAM's lock-out for the others)</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Password reset</w:t>
            </w:r>
          </w:p>
        </w:tc>
        <w:tc>
          <w:tcPr>
            <w:tcW w:w="5616" w:type="dxa"/>
            <w:shd w:val="clear" w:color="auto" w:fill="FFF59D"/>
          </w:tcPr>
          <w:p>
            <w:pPr>
              <w:spacing w:after="0"/>
              <w:rPr>
                <w:rFonts w:ascii="Calibri" w:hAnsi="Calibri" w:cs="Calibri"/>
                <w:sz w:val="17"/>
                <w:szCs w:val="17"/>
              </w:rPr>
            </w:pPr>
            <w:r>
              <w:rPr>
                <w:rFonts w:ascii="Calibri" w:hAnsi="Calibri" w:cs="Calibri"/>
                <w:sz w:val="17"/>
                <w:szCs w:val="17"/>
              </w:rPr>
              <w:t xml:space="preserve">By a second System Administrator; temporary password shown once; change at the next sign-in; the self-service link switched off in production</w:t>
            </w:r>
          </w:p>
        </w:tc>
        <w:tc>
          <w:tcPr>
            <w:tcW w:w="2736" w:type="dxa"/>
            <w:shd w:val="clear" w:color="auto" w:fill="FFF59D"/>
          </w:tcPr>
          <w:p>
            <w:pPr>
              <w:spacing w:after="0"/>
              <w:rPr>
                <w:rFonts w:ascii="Calibri" w:hAnsi="Calibri" w:cs="Calibri"/>
                <w:sz w:val="17"/>
                <w:szCs w:val="17"/>
              </w:rPr>
            </w:pPr>
            <w:r>
              <w:rPr>
                <w:rFonts w:ascii="Calibri" w:hAnsi="Calibri" w:cs="Calibri"/>
                <w:sz w:val="17"/>
                <w:szCs w:val="17"/>
              </w:rPr>
              <w:t xml:space="preserve">Break-glass accounts</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Second factor</w:t>
            </w:r>
          </w:p>
        </w:tc>
        <w:tc>
          <w:tcPr>
            <w:tcW w:w="5616" w:type="dxa"/>
            <w:shd w:val="clear" w:color="auto" w:fill="FFF59D"/>
          </w:tcPr>
          <w:p>
            <w:pPr>
              <w:spacing w:after="0"/>
              <w:rPr>
                <w:rFonts w:ascii="Calibri" w:hAnsi="Calibri" w:cs="Calibri"/>
                <w:sz w:val="17"/>
                <w:szCs w:val="17"/>
              </w:rPr>
            </w:pPr>
            <w:r>
              <w:rPr>
                <w:rFonts w:ascii="Calibri" w:hAnsi="Calibri" w:cs="Calibri"/>
                <w:sz w:val="17"/>
                <w:szCs w:val="17"/>
              </w:rPr>
              <w:t xml:space="preserve">Code of an authenticator application at every sign-in; ten single-use recovery codes; a lost authenticator is reset by a System Administrator and approved by another</w:t>
            </w:r>
          </w:p>
        </w:tc>
        <w:tc>
          <w:tcPr>
            <w:tcW w:w="2736" w:type="dxa"/>
            <w:shd w:val="clear" w:color="auto" w:fill="FFF59D"/>
          </w:tcPr>
          <w:p>
            <w:pPr>
              <w:spacing w:after="0"/>
              <w:rPr>
                <w:rFonts w:ascii="Calibri" w:hAnsi="Calibri" w:cs="Calibri"/>
                <w:sz w:val="17"/>
                <w:szCs w:val="17"/>
              </w:rPr>
            </w:pPr>
            <w:r>
              <w:rPr>
                <w:rFonts w:ascii="Calibri" w:hAnsi="Calibri" w:cs="Calibri"/>
                <w:sz w:val="17"/>
                <w:szCs w:val="17"/>
              </w:rPr>
              <w:t xml:space="preserve">Break-glass accounts (EIAM's second factor for the others)</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M.5 Session policy</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4320"/>
        <w:gridCol w:w="3744"/>
      </w:tblGrid>
      <w:tr>
        <w:trPr>
          <w:tblHeader/>
        </w:trPr>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Rule</w:t>
            </w:r>
          </w:p>
        </w:tc>
        <w:tc>
          <w:tcPr>
            <w:tcW w:w="4320" w:type="dxa"/>
            <w:shd w:val="clear" w:color="auto" w:fill="D9E1F2"/>
          </w:tcPr>
          <w:p>
            <w:pPr>
              <w:spacing w:after="0"/>
              <w:rPr>
                <w:rFonts w:ascii="Calibri" w:hAnsi="Calibri" w:cs="Calibri"/>
                <w:sz w:val="17"/>
                <w:szCs w:val="17"/>
              </w:rPr>
            </w:pPr>
            <w:r>
              <w:rPr>
                <w:rFonts w:ascii="Calibri" w:hAnsi="Calibri" w:cs="Calibri"/>
                <w:b/>
                <w:bCs/>
                <w:sz w:val="17"/>
                <w:szCs w:val="17"/>
              </w:rPr>
              <w:t xml:space="preserve">Value</w:t>
            </w:r>
          </w:p>
        </w:tc>
        <w:tc>
          <w:tcPr>
            <w:tcW w:w="3744" w:type="dxa"/>
            <w:shd w:val="clear" w:color="auto" w:fill="D9E1F2"/>
          </w:tcPr>
          <w:p>
            <w:pPr>
              <w:spacing w:after="0"/>
              <w:rPr>
                <w:rFonts w:ascii="Calibri" w:hAnsi="Calibri" w:cs="Calibri"/>
                <w:sz w:val="17"/>
                <w:szCs w:val="17"/>
              </w:rPr>
            </w:pPr>
            <w:r>
              <w:rPr>
                <w:rFonts w:ascii="Calibri" w:hAnsi="Calibri" w:cs="Calibri"/>
                <w:b/>
                <w:bCs/>
                <w:sz w:val="17"/>
                <w:szCs w:val="17"/>
              </w:rPr>
              <w:t xml:space="preserve">Note</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Inactivity warning</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15 minutes without activity</w:t>
            </w:r>
          </w:p>
        </w:tc>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Stay Logged In / Log Out</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Inactivity sign-out</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30 minutes without activity</w:t>
            </w:r>
          </w:p>
        </w:tc>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The session ends with the reason inactivity</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Session-end warning</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30 minutes before the fixed end of a session</w:t>
            </w:r>
          </w:p>
        </w:tc>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BRD x.001.1.3</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Several tabs</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One session for all the tabs of a user</w:t>
            </w:r>
          </w:p>
        </w:tc>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Activity in any tab counts</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One session per device</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Not enforced; every session is in the session log</w:t>
            </w:r>
          </w:p>
        </w:tc>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Open point UQ09 of the BIBS FRS</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M.6 Segregation and separation-of-duties rules</w:t>
      </w:r>
    </w:p>
    <w:p>
      <w:pPr>
        <w:pStyle w:val="ListParagraph"/>
        <w:numPr>
          <w:ilvl w:val="0"/>
          <w:numId w:val="228"/>
        </w:numPr>
        <w:rPr>
          <w:rFonts w:ascii="Arial" w:hAnsi="Arial" w:cs="Arial"/>
        </w:rPr>
      </w:pPr>
      <w:r>
        <w:rPr>
          <w:rFonts w:ascii="Arial" w:hAnsi="Arial" w:cs="Arial"/>
          <w:shd w:val="clear" w:color="auto" w:fill="FFF59D"/>
        </w:rPr>
        <w:t xml:space="preserve">Four eyes: the requester and the user a request is about never decide it.</w:t>
      </w:r>
    </w:p>
    <w:p>
      <w:pPr>
        <w:pStyle w:val="ListParagraph"/>
        <w:numPr>
          <w:ilvl w:val="0"/>
          <w:numId w:val="228"/>
        </w:numPr>
        <w:rPr>
          <w:rFonts w:ascii="Arial" w:hAnsi="Arial" w:cs="Arial"/>
        </w:rPr>
      </w:pPr>
      <w:r>
        <w:rPr>
          <w:rFonts w:ascii="Arial" w:hAnsi="Arial" w:cs="Arial"/>
          <w:shd w:val="clear" w:color="auto" w:fill="FFF59D"/>
        </w:rPr>
        <w:t xml:space="preserve">The second approver differs from the first approver, the requester and the user concerned.</w:t>
      </w:r>
    </w:p>
    <w:p>
      <w:pPr>
        <w:pStyle w:val="ListParagraph"/>
        <w:numPr>
          <w:ilvl w:val="0"/>
          <w:numId w:val="228"/>
        </w:numPr>
        <w:rPr>
          <w:rFonts w:ascii="Arial" w:hAnsi="Arial" w:cs="Arial"/>
        </w:rPr>
      </w:pPr>
      <w:r>
        <w:rPr>
          <w:rFonts w:ascii="Arial" w:hAnsi="Arial" w:cs="Arial"/>
          <w:shd w:val="clear" w:color="auto" w:fill="FFF59D"/>
        </w:rPr>
        <w:t xml:space="preserve">The implementer of a group-profile request is not its requester.</w:t>
      </w:r>
    </w:p>
    <w:p>
      <w:pPr>
        <w:pStyle w:val="ListParagraph"/>
        <w:numPr>
          <w:ilvl w:val="0"/>
          <w:numId w:val="228"/>
        </w:numPr>
        <w:rPr>
          <w:rFonts w:ascii="Arial" w:hAnsi="Arial" w:cs="Arial"/>
        </w:rPr>
      </w:pPr>
      <w:r>
        <w:rPr>
          <w:rFonts w:ascii="Arial" w:hAnsi="Arial" w:cs="Arial"/>
          <w:shd w:val="clear" w:color="auto" w:fill="FFF59D"/>
        </w:rPr>
        <w:t xml:space="preserve">Separation-of-duties rules: pairs of group profiles one user may not hold together, kept by the Business Administrator and authorised by Information Security; checked on every request and bulk line, at submission and at approval.</w:t>
      </w:r>
    </w:p>
    <w:p>
      <w:pPr>
        <w:pStyle w:val="ListParagraph"/>
        <w:numPr>
          <w:ilvl w:val="0"/>
          <w:numId w:val="228"/>
        </w:numPr>
        <w:rPr>
          <w:rFonts w:ascii="Arial" w:hAnsi="Arial" w:cs="Arial"/>
        </w:rPr>
      </w:pPr>
      <w:r>
        <w:rPr>
          <w:rFonts w:ascii="Arial" w:hAnsi="Arial" w:cs="Arial"/>
          <w:shd w:val="clear" w:color="auto" w:fill="FFF59D"/>
        </w:rPr>
        <w:t xml:space="preserve">A user never changes his or her own group profiles.</w:t>
      </w:r>
    </w:p>
    <w:p>
      <w:pPr>
        <w:pStyle w:val="ListParagraph"/>
        <w:numPr>
          <w:ilvl w:val="0"/>
          <w:numId w:val="228"/>
        </w:numPr>
        <w:rPr>
          <w:rFonts w:ascii="Arial" w:hAnsi="Arial" w:cs="Arial"/>
        </w:rPr>
      </w:pPr>
      <w:r>
        <w:rPr>
          <w:rFonts w:ascii="Arial" w:hAnsi="Arial" w:cs="Arial"/>
          <w:shd w:val="clear" w:color="auto" w:fill="FFF59D"/>
        </w:rPr>
        <w:t xml:space="preserve">Privilege level of each group profile (Low, Standard, High, Admin): a request that gives a High or Admin profile, or that is submitted or approved outside working hours, needs a second approval and raises an alert.</w:t>
      </w:r>
    </w:p>
    <w:p>
      <w:pPr>
        <w:pStyle w:val="ListParagraph"/>
        <w:numPr>
          <w:ilvl w:val="0"/>
          <w:numId w:val="228"/>
        </w:numPr>
        <w:rPr>
          <w:rFonts w:ascii="Arial" w:hAnsi="Arial" w:cs="Arial"/>
        </w:rPr>
      </w:pPr>
      <w:r>
        <w:rPr>
          <w:rFonts w:ascii="Arial" w:hAnsi="Arial" w:cs="Arial"/>
          <w:shd w:val="clear" w:color="auto" w:fill="FFF59D"/>
        </w:rPr>
        <w:t xml:space="preserve">Security settings change only with the approval of Information Security.</w:t>
      </w:r>
    </w:p>
    <w:p>
      <w:pPr>
        <w:pStyle w:val="ListParagraph"/>
        <w:numPr>
          <w:ilvl w:val="0"/>
          <w:numId w:val="228"/>
        </w:numPr>
        <w:rPr>
          <w:rFonts w:ascii="Arial" w:hAnsi="Arial" w:cs="Arial"/>
        </w:rPr>
      </w:pPr>
      <w:r>
        <w:rPr>
          <w:rFonts w:ascii="Arial" w:hAnsi="Arial" w:cs="Arial"/>
          <w:shd w:val="clear" w:color="auto" w:fill="FFF59D"/>
        </w:rPr>
        <w:t xml:space="preserve">Group profiles change only through approved and implemented requests; the emergency role edit is off by default, needs the approval of Information Security and is alerted.</w:t>
      </w:r>
    </w:p>
    <w:p>
      <w:pPr>
        <w:pStyle w:val="ListParagraph"/>
        <w:numPr>
          <w:ilvl w:val="0"/>
          <w:numId w:val="228"/>
        </w:numPr>
        <w:rPr>
          <w:rFonts w:ascii="Arial" w:hAnsi="Arial" w:cs="Arial"/>
        </w:rPr>
      </w:pPr>
      <w:r>
        <w:rPr>
          <w:rFonts w:ascii="Arial" w:hAnsi="Arial" w:cs="Arial"/>
          <w:shd w:val="clear" w:color="auto" w:fill="FFF59D"/>
        </w:rPr>
        <w:t xml:space="preserve">Every change is recorded with its from and to values in a log that no user can change.</w:t>
      </w:r>
    </w:p>
    <w:p>
      <w:pPr>
        <w:pStyle w:val="Heading2"/>
        <w:keepNext/>
        <w:numPr>
          <w:ilvl w:val="0"/>
          <w:numId w:val="0"/>
        </w:numPr>
        <w:rPr>
          <w:rFonts w:ascii="Arial" w:hAnsi="Arial" w:cs="Arial"/>
        </w:rPr>
      </w:pPr>
      <w:r>
        <w:rPr>
          <w:rFonts w:ascii="Arial" w:hAnsi="Arial" w:cs="Arial"/>
          <w:shd w:val="clear" w:color="auto" w:fill="FFF59D"/>
        </w:rPr>
        <w:t xml:space="preserve">M.7 Configurable parameters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448"/>
        <w:gridCol w:w="2736"/>
        <w:gridCol w:w="3744"/>
        <w:gridCol w:w="1728"/>
      </w:tblGrid>
      <w:tr>
        <w:trPr>
          <w:tblHeader/>
        </w:trPr>
        <w:tc>
          <w:tcPr>
            <w:tcW w:w="2448" w:type="dxa"/>
            <w:shd w:val="clear" w:color="auto" w:fill="D9E1F2"/>
          </w:tcPr>
          <w:p>
            <w:pPr>
              <w:spacing w:after="0"/>
              <w:rPr>
                <w:rFonts w:ascii="Calibri" w:hAnsi="Calibri" w:cs="Calibri"/>
                <w:sz w:val="16"/>
                <w:szCs w:val="16"/>
              </w:rPr>
            </w:pPr>
            <w:r>
              <w:rPr>
                <w:rFonts w:ascii="Calibri" w:hAnsi="Calibri" w:cs="Calibri"/>
                <w:b/>
                <w:bCs/>
                <w:sz w:val="16"/>
                <w:szCs w:val="16"/>
              </w:rPr>
              <w:t xml:space="preserve">Parameter</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Default</w:t>
            </w:r>
          </w:p>
        </w:tc>
        <w:tc>
          <w:tcPr>
            <w:tcW w:w="3744" w:type="dxa"/>
            <w:shd w:val="clear" w:color="auto" w:fill="D9E1F2"/>
          </w:tcPr>
          <w:p>
            <w:pPr>
              <w:spacing w:after="0"/>
              <w:rPr>
                <w:rFonts w:ascii="Calibri" w:hAnsi="Calibri" w:cs="Calibri"/>
                <w:sz w:val="16"/>
                <w:szCs w:val="16"/>
              </w:rPr>
            </w:pPr>
            <w:r>
              <w:rPr>
                <w:rFonts w:ascii="Calibri" w:hAnsi="Calibri" w:cs="Calibri"/>
                <w:b/>
                <w:bCs/>
                <w:sz w:val="16"/>
                <w:szCs w:val="16"/>
              </w:rPr>
              <w:t xml:space="preserve">Meaning</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Value decided by</w:t>
            </w:r>
          </w:p>
        </w:tc>
      </w:tr>
      <w:tr>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Sign-in mode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Single sign-on through EIAM (OpenID Connect or SAML 2.0) in production; local sign-in in SIT until BIBS is registered in EIAM</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Sign-in of the environment</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BDOI IT</w:t>
            </w:r>
          </w:p>
        </w:tc>
      </w:tr>
      <w:tr>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Lock-out attempts</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3</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Failed attempts before a local account locks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w:t>
            </w:r>
          </w:p>
        </w:tc>
      </w:tr>
      <w:tr>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Inactivity warning</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15 minutes</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Inactivity time before the warning</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w:t>
            </w:r>
          </w:p>
        </w:tc>
      </w:tr>
      <w:tr>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Session timeout</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30 minutes</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Inactivity time before the sign-out</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w:t>
            </w:r>
          </w:p>
        </w:tc>
      </w:tr>
      <w:tr>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Session-end warning</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30 minutes</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Warning before the fixed end of a session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w:t>
            </w:r>
          </w:p>
        </w:tc>
      </w:tr>
      <w:tr>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User ID format</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 letter followed by nine digits (a999999999)</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Format of new user IDs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shown in words to the requester</w:t>
            </w:r>
          </w:p>
        </w:tc>
      </w:tr>
      <w:tr>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Password history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8 (to be set to 10)</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Previous passwords refused (local accounts)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w:t>
            </w:r>
          </w:p>
        </w:tc>
      </w:tr>
      <w:tr>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Password expiry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90 days</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Password expiry (local accounts)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w:t>
            </w:r>
          </w:p>
        </w:tc>
      </w:tr>
      <w:tr>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Minimum password age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1 day</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Minimum days between changes (local accounts)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w:t>
            </w:r>
          </w:p>
        </w:tc>
      </w:tr>
      <w:tr>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Working hours</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08:00 to 18:00, Monday to Friday</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Hours outside which a change needs a second approval</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w:t>
            </w:r>
          </w:p>
        </w:tc>
      </w:tr>
      <w:tr>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Any approver may decide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Yes lets every approver decide every pending request, not only the chosen one</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Business Administration</w:t>
            </w:r>
          </w:p>
        </w:tc>
      </w:tr>
      <w:tr>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Emergency role edit</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Off</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Direct change of roles in an emergency (audited and alerted)</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w:t>
            </w:r>
          </w:p>
        </w:tc>
      </w:tr>
      <w:tr>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Apply group profiles on approval</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No</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Yes applies an approved group-profile request without the implementation step</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Business Administration</w:t>
            </w:r>
          </w:p>
        </w:tc>
      </w:tr>
      <w:tr>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Failed-run recipients</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(set by BDOI)</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E-mail addresses of the failed-run notice</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System Administrator</w:t>
            </w:r>
          </w:p>
        </w:tc>
      </w:tr>
      <w:tr>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Dormancy period</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90 days</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Days without a sign-in after which a user is deactivated; 0 switches it off</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w:t>
            </w:r>
          </w:p>
        </w:tc>
      </w:tr>
      <w:tr>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Dormancy notice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7 days</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Days before the deactivation on which the user is told</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Information Security</w:t>
            </w:r>
          </w:p>
        </w:tc>
      </w:tr>
      <w:tr>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External (portal) users</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Off</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Requests for portal users; off while no portal is installed</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Business Administration</w:t>
            </w:r>
          </w:p>
        </w:tc>
      </w:tr>
      <w:tr>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Daily run of effective changes</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00:05 daily</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Applies the scheduled requests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System Administrator</w:t>
            </w:r>
          </w:p>
        </w:tc>
      </w:tr>
      <w:tr>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Daily run of dormant users</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00:15 daily</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Deactivates the dormant users and sends the notices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System Administrator</w:t>
            </w:r>
          </w:p>
        </w:tc>
      </w:tr>
      <w:tr>
        <w:tc>
          <w:tcPr>
            <w:tcW w:w="2448" w:type="dxa"/>
            <w:shd w:val="clear" w:color="auto" w:fill="FFF59D"/>
          </w:tcPr>
          <w:p>
            <w:pPr>
              <w:spacing w:after="0"/>
              <w:rPr>
                <w:rFonts w:ascii="Calibri" w:hAnsi="Calibri" w:cs="Calibri"/>
                <w:sz w:val="16"/>
                <w:szCs w:val="16"/>
              </w:rPr>
            </w:pPr>
            <w:r>
              <w:rPr>
                <w:rFonts w:ascii="Calibri" w:hAnsi="Calibri" w:cs="Calibri"/>
                <w:sz w:val="16"/>
                <w:szCs w:val="16"/>
              </w:rPr>
              <w:t xml:space="preserve">Password expiry notice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06:00 daily</w:t>
            </w:r>
          </w:p>
        </w:tc>
        <w:tc>
          <w:tcPr>
            <w:tcW w:w="3744" w:type="dxa"/>
            <w:shd w:val="clear" w:color="auto" w:fill="FFF59D"/>
          </w:tcPr>
          <w:p>
            <w:pPr>
              <w:spacing w:after="0"/>
              <w:rPr>
                <w:rFonts w:ascii="Calibri" w:hAnsi="Calibri" w:cs="Calibri"/>
                <w:sz w:val="16"/>
                <w:szCs w:val="16"/>
              </w:rPr>
            </w:pPr>
            <w:r>
              <w:rPr>
                <w:rFonts w:ascii="Calibri" w:hAnsi="Calibri" w:cs="Calibri"/>
                <w:sz w:val="16"/>
                <w:szCs w:val="16"/>
              </w:rPr>
              <w:t xml:space="preserve">Notifies local-account users whose password expires within 7 days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System Administrator</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M.8 Lists of values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8063"/>
      </w:tblGrid>
      <w:tr>
        <w:trPr>
          <w:tblHeader/>
        </w:trPr>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List</w:t>
            </w:r>
          </w:p>
        </w:tc>
        <w:tc>
          <w:tcPr>
            <w:tcW w:w="8063" w:type="dxa"/>
            <w:shd w:val="clear" w:color="auto" w:fill="D9E1F2"/>
          </w:tcPr>
          <w:p>
            <w:pPr>
              <w:spacing w:after="0"/>
              <w:rPr>
                <w:rFonts w:ascii="Calibri" w:hAnsi="Calibri" w:cs="Calibri"/>
                <w:sz w:val="17"/>
                <w:szCs w:val="17"/>
              </w:rPr>
            </w:pPr>
            <w:r>
              <w:rPr>
                <w:rFonts w:ascii="Calibri" w:hAnsi="Calibri" w:cs="Calibri"/>
                <w:b/>
                <w:bCs/>
                <w:sz w:val="17"/>
                <w:szCs w:val="17"/>
              </w:rPr>
              <w:t xml:space="preserve">Values</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Business unit group</w:t>
            </w:r>
          </w:p>
        </w:tc>
        <w:tc>
          <w:tcPr>
            <w:tcW w:w="8063" w:type="dxa"/>
            <w:shd w:val="clear" w:color="auto" w:fill="FFF59D"/>
          </w:tcPr>
          <w:p>
            <w:pPr>
              <w:spacing w:after="0"/>
              <w:rPr>
                <w:rFonts w:ascii="Calibri" w:hAnsi="Calibri" w:cs="Calibri"/>
                <w:sz w:val="17"/>
                <w:szCs w:val="17"/>
              </w:rPr>
            </w:pPr>
            <w:r>
              <w:rPr>
                <w:rFonts w:ascii="Calibri" w:hAnsi="Calibri" w:cs="Calibri"/>
                <w:sz w:val="17"/>
                <w:szCs w:val="17"/>
              </w:rPr>
              <w:t xml:space="preserve">Empty until BDOI supplies the values</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User level</w:t>
            </w:r>
          </w:p>
        </w:tc>
        <w:tc>
          <w:tcPr>
            <w:tcW w:w="8063" w:type="dxa"/>
            <w:shd w:val="clear" w:color="auto" w:fill="FFF59D"/>
          </w:tcPr>
          <w:p>
            <w:pPr>
              <w:spacing w:after="0"/>
              <w:rPr>
                <w:rFonts w:ascii="Calibri" w:hAnsi="Calibri" w:cs="Calibri"/>
                <w:sz w:val="17"/>
                <w:szCs w:val="17"/>
              </w:rPr>
            </w:pPr>
            <w:r>
              <w:rPr>
                <w:rFonts w:ascii="Calibri" w:hAnsi="Calibri" w:cs="Calibri"/>
                <w:sz w:val="17"/>
                <w:szCs w:val="17"/>
              </w:rPr>
              <w:t xml:space="preserve">Empty until BDOI supplies the values</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Deactivation reason</w:t>
            </w:r>
          </w:p>
        </w:tc>
        <w:tc>
          <w:tcPr>
            <w:tcW w:w="8063" w:type="dxa"/>
            <w:shd w:val="clear" w:color="auto" w:fill="FFF59D"/>
          </w:tcPr>
          <w:p>
            <w:pPr>
              <w:spacing w:after="0"/>
              <w:rPr>
                <w:rFonts w:ascii="Calibri" w:hAnsi="Calibri" w:cs="Calibri"/>
                <w:sz w:val="17"/>
                <w:szCs w:val="17"/>
              </w:rPr>
            </w:pPr>
            <w:r>
              <w:rPr>
                <w:rFonts w:ascii="Calibri" w:hAnsi="Calibri" w:cs="Calibri"/>
                <w:sz w:val="17"/>
                <w:szCs w:val="17"/>
              </w:rPr>
              <w:t xml:space="preserve">Resigned; Transferred to another unit; Long leave; Security; Others; No sign-in for the dormancy period (dormant-user run)</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Privilege level</w:t>
            </w:r>
          </w:p>
        </w:tc>
        <w:tc>
          <w:tcPr>
            <w:tcW w:w="8063" w:type="dxa"/>
            <w:shd w:val="clear" w:color="auto" w:fill="FFF59D"/>
          </w:tcPr>
          <w:p>
            <w:pPr>
              <w:spacing w:after="0"/>
              <w:rPr>
                <w:rFonts w:ascii="Calibri" w:hAnsi="Calibri" w:cs="Calibri"/>
                <w:sz w:val="17"/>
                <w:szCs w:val="17"/>
              </w:rPr>
            </w:pPr>
            <w:r>
              <w:rPr>
                <w:rFonts w:ascii="Calibri" w:hAnsi="Calibri" w:cs="Calibri"/>
                <w:sz w:val="17"/>
                <w:szCs w:val="17"/>
              </w:rPr>
              <w:t xml:space="preserve">Low; Standard; High; Admin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M.9 Request statuses and transitions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5184"/>
        <w:gridCol w:w="3168"/>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Status</w:t>
            </w:r>
          </w:p>
        </w:tc>
        <w:tc>
          <w:tcPr>
            <w:tcW w:w="5184" w:type="dxa"/>
            <w:shd w:val="clear" w:color="auto" w:fill="D9E1F2"/>
          </w:tcPr>
          <w:p>
            <w:pPr>
              <w:spacing w:after="0"/>
              <w:rPr>
                <w:rFonts w:ascii="Calibri" w:hAnsi="Calibri" w:cs="Calibri"/>
                <w:sz w:val="17"/>
                <w:szCs w:val="17"/>
              </w:rPr>
            </w:pPr>
            <w:r>
              <w:rPr>
                <w:rFonts w:ascii="Calibri" w:hAnsi="Calibri" w:cs="Calibri"/>
                <w:b/>
                <w:bCs/>
                <w:sz w:val="17"/>
                <w:szCs w:val="17"/>
              </w:rPr>
              <w:t xml:space="preserve">Meaning</w:t>
            </w:r>
          </w:p>
        </w:tc>
        <w:tc>
          <w:tcPr>
            <w:tcW w:w="3168" w:type="dxa"/>
            <w:shd w:val="clear" w:color="auto" w:fill="D9E1F2"/>
          </w:tcPr>
          <w:p>
            <w:pPr>
              <w:spacing w:after="0"/>
              <w:rPr>
                <w:rFonts w:ascii="Calibri" w:hAnsi="Calibri" w:cs="Calibri"/>
                <w:sz w:val="17"/>
                <w:szCs w:val="17"/>
              </w:rPr>
            </w:pPr>
            <w:r>
              <w:rPr>
                <w:rFonts w:ascii="Calibri" w:hAnsi="Calibri" w:cs="Calibri"/>
                <w:b/>
                <w:bCs/>
                <w:sz w:val="17"/>
                <w:szCs w:val="17"/>
              </w:rPr>
              <w:t xml:space="preserve">Who acts</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Draft</w:t>
            </w:r>
          </w:p>
        </w:tc>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Saved, not submitted; seen by its creator only</w:t>
            </w:r>
          </w:p>
        </w:tc>
        <w:tc>
          <w:tcPr>
            <w:tcW w:w="3168" w:type="dxa"/>
            <w:shd w:val="clear" w:color="auto" w:fill="FFF59D"/>
          </w:tcPr>
          <w:p>
            <w:pPr>
              <w:spacing w:after="0"/>
              <w:rPr>
                <w:rFonts w:ascii="Calibri" w:hAnsi="Calibri" w:cs="Calibri"/>
                <w:sz w:val="17"/>
                <w:szCs w:val="17"/>
              </w:rPr>
            </w:pPr>
            <w:r>
              <w:rPr>
                <w:rFonts w:ascii="Calibri" w:hAnsi="Calibri" w:cs="Calibri"/>
                <w:sz w:val="17"/>
                <w:szCs w:val="17"/>
              </w:rPr>
              <w:t xml:space="preserve">Creator (edit, submit, cancel)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Pending Approval</w:t>
            </w:r>
          </w:p>
        </w:tc>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Submitted; waiting for the chosen approver (group profiles: the current approver in order)</w:t>
            </w:r>
          </w:p>
        </w:tc>
        <w:tc>
          <w:tcPr>
            <w:tcW w:w="3168" w:type="dxa"/>
            <w:shd w:val="clear" w:color="auto" w:fill="FFF59D"/>
          </w:tcPr>
          <w:p>
            <w:pPr>
              <w:spacing w:after="0"/>
              <w:rPr>
                <w:rFonts w:ascii="Calibri" w:hAnsi="Calibri" w:cs="Calibri"/>
                <w:sz w:val="17"/>
                <w:szCs w:val="17"/>
              </w:rPr>
            </w:pPr>
            <w:r>
              <w:rPr>
                <w:rFonts w:ascii="Calibri" w:hAnsi="Calibri" w:cs="Calibri"/>
                <w:sz w:val="17"/>
                <w:szCs w:val="17"/>
              </w:rPr>
              <w:t xml:space="preserve">Approver; creator may cancel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Pending Second Approval</w:t>
            </w:r>
          </w:p>
        </w:tc>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Approved once; waiting for a second approval because of a risk flag</w:t>
            </w:r>
          </w:p>
        </w:tc>
        <w:tc>
          <w:tcPr>
            <w:tcW w:w="3168" w:type="dxa"/>
            <w:shd w:val="clear" w:color="auto" w:fill="FFF59D"/>
          </w:tcPr>
          <w:p>
            <w:pPr>
              <w:spacing w:after="0"/>
              <w:rPr>
                <w:rFonts w:ascii="Calibri" w:hAnsi="Calibri" w:cs="Calibri"/>
                <w:sz w:val="17"/>
                <w:szCs w:val="17"/>
              </w:rPr>
            </w:pPr>
            <w:r>
              <w:rPr>
                <w:rFonts w:ascii="Calibri" w:hAnsi="Calibri" w:cs="Calibri"/>
                <w:sz w:val="17"/>
                <w:szCs w:val="17"/>
              </w:rPr>
              <w:t xml:space="preserve">Second Approver</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Returned</w:t>
            </w:r>
          </w:p>
        </w:tc>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Returned with remarks for correction</w:t>
            </w:r>
          </w:p>
        </w:tc>
        <w:tc>
          <w:tcPr>
            <w:tcW w:w="3168" w:type="dxa"/>
            <w:shd w:val="clear" w:color="auto" w:fill="FFF59D"/>
          </w:tcPr>
          <w:p>
            <w:pPr>
              <w:spacing w:after="0"/>
              <w:rPr>
                <w:rFonts w:ascii="Calibri" w:hAnsi="Calibri" w:cs="Calibri"/>
                <w:sz w:val="17"/>
                <w:szCs w:val="17"/>
              </w:rPr>
            </w:pPr>
            <w:r>
              <w:rPr>
                <w:rFonts w:ascii="Calibri" w:hAnsi="Calibri" w:cs="Calibri"/>
                <w:sz w:val="17"/>
                <w:szCs w:val="17"/>
              </w:rPr>
              <w:t xml:space="preserve">Creator (correct and re-submit, or cancel)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Scheduled</w:t>
            </w:r>
          </w:p>
        </w:tc>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Approved; applied by the daily run on the effective date</w:t>
            </w:r>
          </w:p>
        </w:tc>
        <w:tc>
          <w:tcPr>
            <w:tcW w:w="3168" w:type="dxa"/>
            <w:shd w:val="clear" w:color="auto" w:fill="FFF59D"/>
          </w:tcPr>
          <w:p>
            <w:pPr>
              <w:spacing w:after="0"/>
              <w:rPr>
                <w:rFonts w:ascii="Calibri" w:hAnsi="Calibri" w:cs="Calibri"/>
                <w:sz w:val="17"/>
                <w:szCs w:val="17"/>
              </w:rPr>
            </w:pPr>
            <w:r>
              <w:rPr>
                <w:rFonts w:ascii="Calibri" w:hAnsi="Calibri" w:cs="Calibri"/>
                <w:sz w:val="17"/>
                <w:szCs w:val="17"/>
              </w:rPr>
              <w:t xml:space="preserve">System; creator or approver may cancel</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Approved</w:t>
            </w:r>
          </w:p>
        </w:tc>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Approved and applied</w:t>
            </w:r>
          </w:p>
        </w:tc>
        <w:tc>
          <w:tcPr>
            <w:tcW w:w="3168" w:type="dxa"/>
            <w:shd w:val="clear" w:color="auto" w:fill="FFF59D"/>
          </w:tcPr>
          <w:p>
            <w:pPr>
              <w:spacing w:after="0"/>
              <w:rPr>
                <w:rFonts w:ascii="Calibri" w:hAnsi="Calibri" w:cs="Calibri"/>
                <w:sz w:val="17"/>
                <w:szCs w:val="17"/>
              </w:rPr>
            </w:pPr>
            <w:r>
              <w:rPr>
                <w:rFonts w:ascii="Calibri" w:hAnsi="Calibri" w:cs="Calibri"/>
                <w:sz w:val="17"/>
                <w:szCs w:val="17"/>
              </w:rPr>
              <w:t xml:space="preserv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Rejected</w:t>
            </w:r>
          </w:p>
        </w:tc>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Rejected with a reason</w:t>
            </w:r>
          </w:p>
        </w:tc>
        <w:tc>
          <w:tcPr>
            <w:tcW w:w="3168" w:type="dxa"/>
            <w:shd w:val="clear" w:color="auto" w:fill="FFF59D"/>
          </w:tcPr>
          <w:p>
            <w:pPr>
              <w:spacing w:after="0"/>
              <w:rPr>
                <w:rFonts w:ascii="Calibri" w:hAnsi="Calibri" w:cs="Calibri"/>
                <w:sz w:val="17"/>
                <w:szCs w:val="17"/>
              </w:rPr>
            </w:pPr>
            <w:r>
              <w:rPr>
                <w:rFonts w:ascii="Calibri" w:hAnsi="Calibri" w:cs="Calibri"/>
                <w:sz w:val="17"/>
                <w:szCs w:val="17"/>
              </w:rPr>
              <w:t xml:space="preserv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Cancelled</w:t>
            </w:r>
          </w:p>
        </w:tc>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Cancelled by the creator with a reason</w:t>
            </w:r>
          </w:p>
        </w:tc>
        <w:tc>
          <w:tcPr>
            <w:tcW w:w="3168" w:type="dxa"/>
            <w:shd w:val="clear" w:color="auto" w:fill="FFF59D"/>
          </w:tcPr>
          <w:p>
            <w:pPr>
              <w:spacing w:after="0"/>
              <w:rPr>
                <w:rFonts w:ascii="Calibri" w:hAnsi="Calibri" w:cs="Calibri"/>
                <w:sz w:val="17"/>
                <w:szCs w:val="17"/>
              </w:rPr>
            </w:pPr>
            <w:r>
              <w:rPr>
                <w:rFonts w:ascii="Calibri" w:hAnsi="Calibri" w:cs="Calibri"/>
                <w:sz w:val="17"/>
                <w:szCs w:val="17"/>
              </w:rPr>
              <w:t xml:space="preserve">-</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For Implementation</w:t>
            </w:r>
          </w:p>
        </w:tc>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Group profile: approved; waiting for the System Administrator</w:t>
            </w:r>
          </w:p>
        </w:tc>
        <w:tc>
          <w:tcPr>
            <w:tcW w:w="3168" w:type="dxa"/>
            <w:shd w:val="clear" w:color="auto" w:fill="FFF59D"/>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Implemented</w:t>
            </w:r>
          </w:p>
        </w:tc>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Group profile: implemented</w:t>
            </w:r>
          </w:p>
        </w:tc>
        <w:tc>
          <w:tcPr>
            <w:tcW w:w="3168" w:type="dxa"/>
            <w:shd w:val="clear" w:color="auto" w:fill="FFF59D"/>
          </w:tcPr>
          <w:p>
            <w:pPr>
              <w:spacing w:after="0"/>
              <w:rPr>
                <w:rFonts w:ascii="Calibri" w:hAnsi="Calibri" w:cs="Calibri"/>
                <w:sz w:val="17"/>
                <w:szCs w:val="17"/>
              </w:rPr>
            </w:pPr>
            <w:r>
              <w:rPr>
                <w:rFonts w:ascii="Calibri" w:hAnsi="Calibri" w:cs="Calibri"/>
                <w:sz w:val="17"/>
                <w:szCs w:val="17"/>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1584"/>
        <w:gridCol w:w="2736"/>
        <w:gridCol w:w="2736"/>
        <w:gridCol w:w="1296"/>
      </w:tblGrid>
      <w:tr>
        <w:trPr>
          <w:tblHeader/>
        </w:trPr>
        <w:tc>
          <w:tcPr>
            <w:tcW w:w="2304" w:type="dxa"/>
            <w:shd w:val="clear" w:color="auto" w:fill="D9E1F2"/>
          </w:tcPr>
          <w:p>
            <w:pPr>
              <w:spacing w:after="0"/>
              <w:rPr>
                <w:rFonts w:ascii="Calibri" w:hAnsi="Calibri" w:cs="Calibri"/>
                <w:sz w:val="16"/>
                <w:szCs w:val="16"/>
              </w:rPr>
            </w:pPr>
            <w:r>
              <w:rPr>
                <w:rFonts w:ascii="Calibri" w:hAnsi="Calibri" w:cs="Calibri"/>
                <w:b/>
                <w:bCs/>
                <w:sz w:val="16"/>
                <w:szCs w:val="16"/>
              </w:rPr>
              <w:t xml:space="preserve">From</w:t>
            </w:r>
          </w:p>
        </w:tc>
        <w:tc>
          <w:tcPr>
            <w:tcW w:w="1584"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To</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Remarks</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(new)</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Save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Draft</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Requestor (request permission)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Optional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Draft</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Submit</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Pending Approval</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Creator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Mandatory</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Draft</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Cancel</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Cancelled</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Creator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Mandatory</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Pending Approval</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Approve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Approved, Scheduled, Pending Second Approval, For Implementation or the next approver</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Chosen approver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Optional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Pending Second Approval</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Second approval</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Approved, Scheduled or For Implementation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Second Approver, not the first approver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Optional</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Pending Approval, Pending Second Approval</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Return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Returned</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Approver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Mandatory</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Pending Approval, Pending Second Approval</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Reject</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Rejected</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Approver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Mandatory</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Returned</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Re-submit</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Pending Approval</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Creator (correction permission)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Mandatory</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Pending Approval, Returned, Scheduled</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Cancel</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Cancelled</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Creator (cancel permission); approver for Scheduled</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Mandatory</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Scheduled</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Apply (daily run)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Approved</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System</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304" w:type="dxa"/>
            <w:shd w:val="clear" w:color="auto" w:fill="FFF59D"/>
          </w:tcPr>
          <w:p>
            <w:pPr>
              <w:spacing w:after="0"/>
              <w:rPr>
                <w:rFonts w:ascii="Calibri" w:hAnsi="Calibri" w:cs="Calibri"/>
                <w:sz w:val="16"/>
                <w:szCs w:val="16"/>
              </w:rPr>
            </w:pPr>
            <w:r>
              <w:rPr>
                <w:rFonts w:ascii="Calibri" w:hAnsi="Calibri" w:cs="Calibri"/>
                <w:sz w:val="16"/>
                <w:szCs w:val="16"/>
              </w:rPr>
              <w:t xml:space="preserve">For Implementation</w:t>
            </w:r>
          </w:p>
        </w:tc>
        <w:tc>
          <w:tcPr>
            <w:tcW w:w="1584" w:type="dxa"/>
            <w:shd w:val="clear" w:color="auto" w:fill="FFF59D"/>
          </w:tcPr>
          <w:p>
            <w:pPr>
              <w:spacing w:after="0"/>
              <w:rPr>
                <w:rFonts w:ascii="Calibri" w:hAnsi="Calibri" w:cs="Calibri"/>
                <w:sz w:val="16"/>
                <w:szCs w:val="16"/>
              </w:rPr>
            </w:pPr>
            <w:r>
              <w:rPr>
                <w:rFonts w:ascii="Calibri" w:hAnsi="Calibri" w:cs="Calibri"/>
                <w:sz w:val="16"/>
                <w:szCs w:val="16"/>
              </w:rPr>
              <w:t xml:space="preserve">Implement</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Implemented</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System Administrator, not the requester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Optional</w:t>
            </w:r>
          </w:p>
        </w:tc>
      </w:tr>
    </w:tbl>
    <w:p>
      <w:pPr>
        <w:spacing w:after="0"/>
        <w:rPr>
          <w:rFonts w:ascii="Arial" w:hAnsi="Arial" w:cs="Arial"/>
        </w:rPr>
      </w:pPr>
    </w:p>
    <w:p>
      <w:pPr>
        <w:pStyle w:val="TOC1"/>
        <w:pageBreakBefore/>
        <w:tabs>
          <w:tab w:val="right" w:leader="dot" w:pos="8625"/>
        </w:tabs>
      </w:pPr>
      <w:r>
        <w:rPr>
          <w:rFonts w:ascii="Arial" w:hAnsi="Arial" w:cs="Arial"/>
          <w:shd w:val="clear" w:color="auto" w:fill="FFF59D"/>
        </w:rPr>
        <w:t xml:space="preserve">Annex N – Sign-in and Identity Integration</w:t>
      </w:r>
    </w:p>
    <w:p>
      <w:pPr>
        <w:rPr>
          <w:rFonts w:ascii="Arial" w:hAnsi="Arial" w:cs="Arial"/>
        </w:rPr>
      </w:pPr>
      <w:r>
        <w:rPr>
          <w:rFonts w:ascii="Arial" w:hAnsi="Arial" w:cs="Arial"/>
          <w:shd w:val="clear" w:color="auto" w:fill="FFF59D"/>
        </w:rPr>
        <w:t xml:space="preserve">The business view of the sign-in through the Enterprise SSO platform (EIAM), the provisioning of user accounts from UIDM-ISC and the break-glass access. The technical settings are in the Authentication and Identity Integration Requirements reviewed by BDOI IT.</w:t>
      </w:r>
    </w:p>
    <w:p>
      <w:pPr>
        <w:pStyle w:val="Heading2"/>
        <w:keepNext/>
        <w:numPr>
          <w:ilvl w:val="0"/>
          <w:numId w:val="0"/>
        </w:numPr>
        <w:rPr>
          <w:rFonts w:ascii="Arial" w:hAnsi="Arial" w:cs="Arial"/>
        </w:rPr>
      </w:pPr>
      <w:r>
        <w:rPr>
          <w:rFonts w:ascii="Arial" w:hAnsi="Arial" w:cs="Arial"/>
          <w:shd w:val="clear" w:color="auto" w:fill="FFF59D"/>
        </w:rPr>
        <w:t xml:space="preserve">N.1 Sign-in modes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6192"/>
        <w:gridCol w:w="2160"/>
      </w:tblGrid>
      <w:tr>
        <w:trPr>
          <w:tblHeader/>
        </w:trPr>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Mode</w:t>
            </w:r>
          </w:p>
        </w:tc>
        <w:tc>
          <w:tcPr>
            <w:tcW w:w="6192" w:type="dxa"/>
            <w:shd w:val="clear" w:color="auto" w:fill="D9E1F2"/>
          </w:tcPr>
          <w:p>
            <w:pPr>
              <w:spacing w:after="0"/>
              <w:rPr>
                <w:rFonts w:ascii="Calibri" w:hAnsi="Calibri" w:cs="Calibri"/>
                <w:sz w:val="17"/>
                <w:szCs w:val="17"/>
              </w:rPr>
            </w:pPr>
            <w:r>
              <w:rPr>
                <w:rFonts w:ascii="Calibri" w:hAnsi="Calibri" w:cs="Calibri"/>
                <w:b/>
                <w:bCs/>
                <w:sz w:val="17"/>
                <w:szCs w:val="17"/>
              </w:rPr>
              <w:t xml:space="preserve">How the user signs in</w:t>
            </w:r>
          </w:p>
        </w:tc>
        <w:tc>
          <w:tcPr>
            <w:tcW w:w="2160" w:type="dxa"/>
            <w:shd w:val="clear" w:color="auto" w:fill="D9E1F2"/>
          </w:tcPr>
          <w:p>
            <w:pPr>
              <w:spacing w:after="0"/>
              <w:rPr>
                <w:rFonts w:ascii="Calibri" w:hAnsi="Calibri" w:cs="Calibri"/>
                <w:sz w:val="17"/>
                <w:szCs w:val="17"/>
              </w:rPr>
            </w:pPr>
            <w:r>
              <w:rPr>
                <w:rFonts w:ascii="Calibri" w:hAnsi="Calibri" w:cs="Calibri"/>
                <w:b/>
                <w:bCs/>
                <w:sz w:val="17"/>
                <w:szCs w:val="17"/>
              </w:rPr>
              <w:t xml:space="preserve">Who</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Single sign-on (production)</w:t>
            </w:r>
          </w:p>
        </w:tc>
        <w:tc>
          <w:tcPr>
            <w:tcW w:w="6192" w:type="dxa"/>
            <w:shd w:val="clear" w:color="auto" w:fill="FFF59D"/>
          </w:tcPr>
          <w:p>
            <w:pPr>
              <w:spacing w:after="0"/>
              <w:rPr>
                <w:rFonts w:ascii="Calibri" w:hAnsi="Calibri" w:cs="Calibri"/>
                <w:sz w:val="17"/>
                <w:szCs w:val="17"/>
              </w:rPr>
            </w:pPr>
            <w:r>
              <w:rPr>
                <w:rFonts w:ascii="Calibri" w:hAnsi="Calibri" w:cs="Calibri"/>
                <w:sz w:val="17"/>
                <w:szCs w:val="17"/>
              </w:rPr>
              <w:t xml:space="preserve">The user signs in once with the BDO account at EIAM (BDO Enterprise Identity Access Management on Microsoft Entra ID), with EIAM's password, second factor and device rules; the system opens a session with the user's group profiles. OpenID Connect is proposed, SAML 2.0 is the fall-back if BDOI IT prefers it.</w:t>
            </w:r>
          </w:p>
        </w:tc>
        <w:tc>
          <w:tcPr>
            <w:tcW w:w="2160" w:type="dxa"/>
            <w:shd w:val="clear" w:color="auto" w:fill="FFF59D"/>
          </w:tcPr>
          <w:p>
            <w:pPr>
              <w:spacing w:after="0"/>
              <w:rPr>
                <w:rFonts w:ascii="Calibri" w:hAnsi="Calibri" w:cs="Calibri"/>
                <w:sz w:val="17"/>
                <w:szCs w:val="17"/>
              </w:rPr>
            </w:pPr>
            <w:r>
              <w:rPr>
                <w:rFonts w:ascii="Calibri" w:hAnsi="Calibri" w:cs="Calibri"/>
                <w:sz w:val="17"/>
                <w:szCs w:val="17"/>
              </w:rPr>
              <w:t xml:space="preserve">BDO users</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Local sign-in (break-glass)</w:t>
            </w:r>
          </w:p>
        </w:tc>
        <w:tc>
          <w:tcPr>
            <w:tcW w:w="6192" w:type="dxa"/>
            <w:shd w:val="clear" w:color="auto" w:fill="FFF59D"/>
          </w:tcPr>
          <w:p>
            <w:pPr>
              <w:spacing w:after="0"/>
              <w:rPr>
                <w:rFonts w:ascii="Calibri" w:hAnsi="Calibri" w:cs="Calibri"/>
                <w:sz w:val="17"/>
                <w:szCs w:val="17"/>
              </w:rPr>
            </w:pPr>
            <w:r>
              <w:rPr>
                <w:rFonts w:ascii="Calibri" w:hAnsi="Calibri" w:cs="Calibri"/>
                <w:sz w:val="17"/>
                <w:szCs w:val="17"/>
              </w:rPr>
              <w:t xml:space="preserve">User ID, password and second factor held in the system</w:t>
            </w:r>
          </w:p>
        </w:tc>
        <w:tc>
          <w:tcPr>
            <w:tcW w:w="2160" w:type="dxa"/>
            <w:shd w:val="clear" w:color="auto" w:fill="FFF59D"/>
          </w:tcPr>
          <w:p>
            <w:pPr>
              <w:spacing w:after="0"/>
              <w:rPr>
                <w:rFonts w:ascii="Calibri" w:hAnsi="Calibri" w:cs="Calibri"/>
                <w:sz w:val="17"/>
                <w:szCs w:val="17"/>
              </w:rPr>
            </w:pPr>
            <w:r>
              <w:rPr>
                <w:rFonts w:ascii="Calibri" w:hAnsi="Calibri" w:cs="Calibri"/>
                <w:sz w:val="17"/>
                <w:szCs w:val="17"/>
              </w:rPr>
              <w:t xml:space="preserve">Two named System Administrators of BDOI IT</w:t>
            </w:r>
          </w:p>
        </w:tc>
      </w:tr>
      <w:tr>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Local sign-in (SIT only)</w:t>
            </w:r>
          </w:p>
        </w:tc>
        <w:tc>
          <w:tcPr>
            <w:tcW w:w="6192" w:type="dxa"/>
            <w:shd w:val="clear" w:color="auto" w:fill="FFF59D"/>
          </w:tcPr>
          <w:p>
            <w:pPr>
              <w:spacing w:after="0"/>
              <w:rPr>
                <w:rFonts w:ascii="Calibri" w:hAnsi="Calibri" w:cs="Calibri"/>
                <w:sz w:val="17"/>
                <w:szCs w:val="17"/>
              </w:rPr>
            </w:pPr>
            <w:r>
              <w:rPr>
                <w:rFonts w:ascii="Calibri" w:hAnsi="Calibri" w:cs="Calibri"/>
                <w:sz w:val="17"/>
                <w:szCs w:val="17"/>
              </w:rPr>
              <w:t xml:space="preserve">User ID and password held in the system</w:t>
            </w:r>
          </w:p>
        </w:tc>
        <w:tc>
          <w:tcPr>
            <w:tcW w:w="2160" w:type="dxa"/>
            <w:shd w:val="clear" w:color="auto" w:fill="FFF59D"/>
          </w:tcPr>
          <w:p>
            <w:pPr>
              <w:spacing w:after="0"/>
              <w:rPr>
                <w:rFonts w:ascii="Calibri" w:hAnsi="Calibri" w:cs="Calibri"/>
                <w:sz w:val="17"/>
                <w:szCs w:val="17"/>
              </w:rPr>
            </w:pPr>
            <w:r>
              <w:rPr>
                <w:rFonts w:ascii="Calibri" w:hAnsi="Calibri" w:cs="Calibri"/>
                <w:sz w:val="17"/>
                <w:szCs w:val="17"/>
              </w:rPr>
              <w:t xml:space="preserve">SIT and UAT users until BIBS is registered in EIAM for the environment</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N.2 Single sign-on with EIAM</w:t>
      </w:r>
    </w:p>
    <w:p>
      <w:pPr>
        <w:pStyle w:val="ListParagraph"/>
        <w:numPr>
          <w:ilvl w:val="0"/>
          <w:numId w:val="229"/>
        </w:numPr>
        <w:rPr>
          <w:rFonts w:ascii="Arial" w:hAnsi="Arial" w:cs="Arial"/>
        </w:rPr>
      </w:pPr>
      <w:r>
        <w:rPr>
          <w:rFonts w:ascii="Arial" w:hAnsi="Arial" w:cs="Arial"/>
          <w:shd w:val="clear" w:color="auto" w:fill="FFF59D"/>
        </w:rPr>
        <w:t xml:space="preserve">The user opens the system and clicks Sign in with the BDO identity provider on the Login page.</w:t>
      </w:r>
    </w:p>
    <w:p>
      <w:pPr>
        <w:pStyle w:val="ListParagraph"/>
        <w:numPr>
          <w:ilvl w:val="0"/>
          <w:numId w:val="229"/>
        </w:numPr>
        <w:rPr>
          <w:rFonts w:ascii="Arial" w:hAnsi="Arial" w:cs="Arial"/>
        </w:rPr>
      </w:pPr>
      <w:r>
        <w:rPr>
          <w:rFonts w:ascii="Arial" w:hAnsi="Arial" w:cs="Arial"/>
          <w:shd w:val="clear" w:color="auto" w:fill="FFF59D"/>
        </w:rPr>
        <w:t xml:space="preserve">EIAM signs the user in with the BDO account and its second factor, applying the BDO device and access policies, and returns the user to the system.</w:t>
      </w:r>
    </w:p>
    <w:p>
      <w:pPr>
        <w:pStyle w:val="ListParagraph"/>
        <w:numPr>
          <w:ilvl w:val="0"/>
          <w:numId w:val="229"/>
        </w:numPr>
        <w:rPr>
          <w:rFonts w:ascii="Arial" w:hAnsi="Arial" w:cs="Arial"/>
        </w:rPr>
      </w:pPr>
      <w:r>
        <w:rPr>
          <w:rFonts w:ascii="Arial" w:hAnsi="Arial" w:cs="Arial"/>
          <w:shd w:val="clear" w:color="auto" w:fill="FFF59D"/>
        </w:rPr>
        <w:t xml:space="preserve">The system checks EIAM's answer, finds the active user that matches the returned Windows ID (or user principal name) and opens the session with the user's group profiles; the sign-in is recorded with its method.</w:t>
      </w:r>
    </w:p>
    <w:p>
      <w:pPr>
        <w:pStyle w:val="ListParagraph"/>
        <w:numPr>
          <w:ilvl w:val="0"/>
          <w:numId w:val="229"/>
        </w:numPr>
        <w:rPr>
          <w:rFonts w:ascii="Arial" w:hAnsi="Arial" w:cs="Arial"/>
        </w:rPr>
      </w:pPr>
      <w:r>
        <w:rPr>
          <w:rFonts w:ascii="Arial" w:hAnsi="Arial" w:cs="Arial"/>
          <w:shd w:val="clear" w:color="auto" w:fill="FFF59D"/>
        </w:rPr>
        <w:t xml:space="preserve">An identity that matches no active user is refused with the not-linked message; EIAM unavailable shows "Your organisation's sign-in service could not complete the sign-in. Try again in a moment."</w:t>
      </w:r>
    </w:p>
    <w:p>
      <w:pPr>
        <w:pStyle w:val="ListParagraph"/>
        <w:numPr>
          <w:ilvl w:val="0"/>
          <w:numId w:val="229"/>
        </w:numPr>
        <w:rPr>
          <w:rFonts w:ascii="Arial" w:hAnsi="Arial" w:cs="Arial"/>
        </w:rPr>
      </w:pPr>
      <w:r>
        <w:rPr>
          <w:rFonts w:ascii="Arial" w:hAnsi="Arial" w:cs="Arial"/>
          <w:shd w:val="clear" w:color="auto" w:fill="FFF59D"/>
        </w:rPr>
        <w:t xml:space="preserve">Log Out ends the session in the system and at EIAM; an inactivity sign-out asks for the EIAM sign-in again at the next access.</w:t>
      </w:r>
    </w:p>
    <w:p>
      <w:pPr>
        <w:keepNext/>
        <w:rPr>
          <w:rFonts w:ascii="Arial" w:hAnsi="Arial" w:cs="Arial"/>
        </w:rPr>
      </w:pPr>
      <w:r>
        <w:rPr>
          <w:rFonts w:ascii="Arial" w:hAnsi="Arial" w:cs="Arial"/>
          <w:b/>
          <w:bCs/>
          <w:shd w:val="clear" w:color="auto" w:fill="FFF59D"/>
        </w:rPr>
        <w:t xml:space="preserve">Rules:</w:t>
      </w:r>
    </w:p>
    <w:p>
      <w:pPr>
        <w:pStyle w:val="ListParagraph"/>
        <w:numPr>
          <w:ilvl w:val="0"/>
          <w:numId w:val="230"/>
        </w:numPr>
        <w:rPr>
          <w:rFonts w:ascii="Arial" w:hAnsi="Arial" w:cs="Arial"/>
        </w:rPr>
      </w:pPr>
      <w:r>
        <w:rPr>
          <w:rFonts w:ascii="Arial" w:hAnsi="Arial" w:cs="Arial"/>
          <w:shd w:val="clear" w:color="auto" w:fill="FFF59D"/>
        </w:rPr>
        <w:t xml:space="preserve">The system never creates a user from a sign-in; users exist through an approved enrolment or the UIDM-ISC provisioning.</w:t>
      </w:r>
    </w:p>
    <w:p>
      <w:pPr>
        <w:pStyle w:val="ListParagraph"/>
        <w:numPr>
          <w:ilvl w:val="0"/>
          <w:numId w:val="230"/>
        </w:numPr>
        <w:rPr>
          <w:rFonts w:ascii="Arial" w:hAnsi="Arial" w:cs="Arial"/>
        </w:rPr>
      </w:pPr>
      <w:r>
        <w:rPr>
          <w:rFonts w:ascii="Arial" w:hAnsi="Arial" w:cs="Arial"/>
          <w:shd w:val="clear" w:color="auto" w:fill="FFF59D"/>
        </w:rPr>
        <w:t xml:space="preserve">Roles and permissions stay in the system and change only through requests; no EIAM group is mapped to a role. EIAM may restrict who reaches the system through a 'BIBS users' group kept by BDOI IT.</w:t>
      </w:r>
    </w:p>
    <w:p>
      <w:pPr>
        <w:pStyle w:val="ListParagraph"/>
        <w:numPr>
          <w:ilvl w:val="0"/>
          <w:numId w:val="230"/>
        </w:numPr>
        <w:rPr>
          <w:rFonts w:ascii="Arial" w:hAnsi="Arial" w:cs="Arial"/>
        </w:rPr>
      </w:pPr>
      <w:r>
        <w:rPr>
          <w:rFonts w:ascii="Arial" w:hAnsi="Arial" w:cs="Arial"/>
          <w:shd w:val="clear" w:color="auto" w:fill="FFF59D"/>
        </w:rPr>
        <w:t xml:space="preserve">The Windows ID held on each user identifies the EIAM account; the user ID keeps the BDOI format a999999999.</w:t>
      </w:r>
    </w:p>
    <w:p>
      <w:pPr>
        <w:pStyle w:val="ListParagraph"/>
        <w:numPr>
          <w:ilvl w:val="0"/>
          <w:numId w:val="230"/>
        </w:numPr>
        <w:rPr>
          <w:rFonts w:ascii="Arial" w:hAnsi="Arial" w:cs="Arial"/>
        </w:rPr>
      </w:pPr>
      <w:r>
        <w:rPr>
          <w:rFonts w:ascii="Arial" w:hAnsi="Arial" w:cs="Arial"/>
          <w:shd w:val="clear" w:color="auto" w:fill="FFF59D"/>
        </w:rPr>
        <w:t xml:space="preserve">Switching to single sign-on is a setting of the environment once BDOI IT has registered the system in EIAM, not a change request.</w:t>
      </w:r>
    </w:p>
    <w:p>
      <w:pPr>
        <w:pStyle w:val="Heading2"/>
        <w:keepNext/>
        <w:numPr>
          <w:ilvl w:val="0"/>
          <w:numId w:val="0"/>
        </w:numPr>
        <w:rPr>
          <w:rFonts w:ascii="Arial" w:hAnsi="Arial" w:cs="Arial"/>
        </w:rPr>
      </w:pPr>
      <w:r>
        <w:rPr>
          <w:rFonts w:ascii="Arial" w:hAnsi="Arial" w:cs="Arial"/>
          <w:shd w:val="clear" w:color="auto" w:fill="FFF59D"/>
        </w:rPr>
        <w:t xml:space="preserve">N.3 Provisioning from UIDM-ISC</w:t>
      </w:r>
    </w:p>
    <w:p>
      <w:pPr>
        <w:rPr>
          <w:rFonts w:ascii="Arial" w:hAnsi="Arial" w:cs="Arial"/>
        </w:rPr>
      </w:pPr>
      <w:r>
        <w:rPr>
          <w:rFonts w:ascii="Arial" w:hAnsi="Arial" w:cs="Arial"/>
          <w:shd w:val="clear" w:color="auto" w:fill="FFF59D"/>
        </w:rPr>
        <w:t xml:space="preserve">BDOI IT chooses one option (Annex Q, conflict C01); option (a) is proposed.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5184"/>
        <w:gridCol w:w="2592"/>
      </w:tblGrid>
      <w:tr>
        <w:trPr>
          <w:tblHeader/>
        </w:trPr>
        <w:tc>
          <w:tcPr>
            <w:tcW w:w="2880" w:type="dxa"/>
            <w:shd w:val="clear" w:color="auto" w:fill="D9E1F2"/>
          </w:tcPr>
          <w:p>
            <w:pPr>
              <w:spacing w:after="0"/>
              <w:rPr>
                <w:rFonts w:ascii="Calibri" w:hAnsi="Calibri" w:cs="Calibri"/>
                <w:sz w:val="17"/>
                <w:szCs w:val="17"/>
              </w:rPr>
            </w:pPr>
            <w:r>
              <w:rPr>
                <w:rFonts w:ascii="Calibri" w:hAnsi="Calibri" w:cs="Calibri"/>
                <w:b/>
                <w:bCs/>
                <w:sz w:val="17"/>
                <w:szCs w:val="17"/>
              </w:rPr>
              <w:t xml:space="preserve">Option</w:t>
            </w:r>
          </w:p>
        </w:tc>
        <w:tc>
          <w:tcPr>
            <w:tcW w:w="5184" w:type="dxa"/>
            <w:shd w:val="clear" w:color="auto" w:fill="D9E1F2"/>
          </w:tcPr>
          <w:p>
            <w:pPr>
              <w:spacing w:after="0"/>
              <w:rPr>
                <w:rFonts w:ascii="Calibri" w:hAnsi="Calibri" w:cs="Calibri"/>
                <w:sz w:val="17"/>
                <w:szCs w:val="17"/>
              </w:rPr>
            </w:pPr>
            <w:r>
              <w:rPr>
                <w:rFonts w:ascii="Calibri" w:hAnsi="Calibri" w:cs="Calibri"/>
                <w:b/>
                <w:bCs/>
                <w:sz w:val="17"/>
                <w:szCs w:val="17"/>
              </w:rPr>
              <w:t xml:space="preserve">Requests and approvals</w:t>
            </w:r>
          </w:p>
        </w:tc>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Exchange with UIDM-ISC</w:t>
            </w:r>
          </w:p>
        </w:tc>
      </w:tr>
      <w:tr>
        <w:tc>
          <w:tcPr>
            <w:tcW w:w="2880" w:type="dxa"/>
            <w:shd w:val="clear" w:color="auto" w:fill="FFF59D"/>
          </w:tcPr>
          <w:p>
            <w:pPr>
              <w:spacing w:after="0"/>
              <w:rPr>
                <w:rFonts w:ascii="Calibri" w:hAnsi="Calibri" w:cs="Calibri"/>
                <w:sz w:val="17"/>
                <w:szCs w:val="17"/>
              </w:rPr>
            </w:pPr>
            <w:r>
              <w:rPr>
                <w:rFonts w:ascii="Calibri" w:hAnsi="Calibri" w:cs="Calibri"/>
                <w:sz w:val="17"/>
                <w:szCs w:val="17"/>
              </w:rPr>
              <w:t xml:space="preserve">(a) UIDM-ISC provisions the user accounts; role changes stay requests in the system (proposed)</w:t>
            </w:r>
          </w:p>
        </w:tc>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Joiners, movers and leavers come from UIDM-ISC: create, change, deactivate and reactivate users, each with its UIDM request number. The assignment and change of group profiles and the group-profile requests stay requests in the system under four eyes (FRUM.009 to FRUM.011 for them).</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Standard user-provisioning interface (SCIM 2.0) from UIDM-ISC; extract of accounts, group profiles and permissions for certification</w:t>
            </w:r>
          </w:p>
        </w:tc>
      </w:tr>
      <w:tr>
        <w:tc>
          <w:tcPr>
            <w:tcW w:w="2880" w:type="dxa"/>
            <w:shd w:val="clear" w:color="auto" w:fill="FFF59D"/>
          </w:tcPr>
          <w:p>
            <w:pPr>
              <w:spacing w:after="0"/>
              <w:rPr>
                <w:rFonts w:ascii="Calibri" w:hAnsi="Calibri" w:cs="Calibri"/>
                <w:sz w:val="17"/>
                <w:szCs w:val="17"/>
              </w:rPr>
            </w:pPr>
            <w:r>
              <w:rPr>
                <w:rFonts w:ascii="Calibri" w:hAnsi="Calibri" w:cs="Calibri"/>
                <w:sz w:val="17"/>
                <w:szCs w:val="17"/>
              </w:rPr>
              <w:t xml:space="preserve">(b) UIDM-ISC provisions users and roles</w:t>
            </w:r>
          </w:p>
        </w:tc>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Every access change is requested and approved in UIDM-ISC and applied by the system; requests in the system only for the break-glass path.</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The same interface with the group profiles as entitlements</w:t>
            </w:r>
          </w:p>
        </w:tc>
      </w:tr>
      <w:tr>
        <w:tc>
          <w:tcPr>
            <w:tcW w:w="2880" w:type="dxa"/>
            <w:shd w:val="clear" w:color="auto" w:fill="FFF59D"/>
          </w:tcPr>
          <w:p>
            <w:pPr>
              <w:spacing w:after="0"/>
              <w:rPr>
                <w:rFonts w:ascii="Calibri" w:hAnsi="Calibri" w:cs="Calibri"/>
                <w:sz w:val="17"/>
                <w:szCs w:val="17"/>
              </w:rPr>
            </w:pPr>
            <w:r>
              <w:rPr>
                <w:rFonts w:ascii="Calibri" w:hAnsi="Calibri" w:cs="Calibri"/>
                <w:sz w:val="17"/>
                <w:szCs w:val="17"/>
              </w:rPr>
              <w:t xml:space="preserve">(c) No provisioning from UIDM-ISC</w:t>
            </w:r>
          </w:p>
        </w:tc>
        <w:tc>
          <w:tcPr>
            <w:tcW w:w="5184" w:type="dxa"/>
            <w:shd w:val="clear" w:color="auto" w:fill="FFF59D"/>
          </w:tcPr>
          <w:p>
            <w:pPr>
              <w:spacing w:after="0"/>
              <w:rPr>
                <w:rFonts w:ascii="Calibri" w:hAnsi="Calibri" w:cs="Calibri"/>
                <w:sz w:val="17"/>
                <w:szCs w:val="17"/>
              </w:rPr>
            </w:pPr>
            <w:r>
              <w:rPr>
                <w:rFonts w:ascii="Calibri" w:hAnsi="Calibri" w:cs="Calibri"/>
                <w:sz w:val="17"/>
                <w:szCs w:val="17"/>
              </w:rPr>
              <w:t xml:space="preserve">Every access change is a request in the system, as the BRD reads; UIDM-ISC only reads the accounts for certification.</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Extract only</w:t>
            </w:r>
          </w:p>
        </w:tc>
      </w:tr>
    </w:tbl>
    <w:p>
      <w:pPr>
        <w:spacing w:after="0"/>
        <w:rPr>
          <w:rFonts w:ascii="Arial" w:hAnsi="Arial" w:cs="Arial"/>
        </w:rPr>
      </w:pPr>
    </w:p>
    <w:p>
      <w:pPr>
        <w:pStyle w:val="ListParagraph"/>
        <w:numPr>
          <w:ilvl w:val="0"/>
          <w:numId w:val="231"/>
        </w:numPr>
        <w:rPr>
          <w:rFonts w:ascii="Arial" w:hAnsi="Arial" w:cs="Arial"/>
        </w:rPr>
      </w:pPr>
      <w:r>
        <w:rPr>
          <w:rFonts w:ascii="Arial" w:hAnsi="Arial" w:cs="Arial"/>
          <w:shd w:val="clear" w:color="auto" w:fill="FFF59D"/>
        </w:rPr>
        <w:t xml:space="preserve">Every change applied from UIDM-ISC is recorded in the access-change log with the source UIDM-ISC and the UIDM request number, so the reports of FRUM.007 and FRUM.008 stay complete.</w:t>
      </w:r>
    </w:p>
    <w:p>
      <w:pPr>
        <w:pStyle w:val="ListParagraph"/>
        <w:numPr>
          <w:ilvl w:val="0"/>
          <w:numId w:val="231"/>
        </w:numPr>
        <w:rPr>
          <w:rFonts w:ascii="Arial" w:hAnsi="Arial" w:cs="Arial"/>
        </w:rPr>
      </w:pPr>
      <w:r>
        <w:rPr>
          <w:rFonts w:ascii="Arial" w:hAnsi="Arial" w:cs="Arial"/>
          <w:shd w:val="clear" w:color="auto" w:fill="FFF59D"/>
        </w:rPr>
        <w:t xml:space="preserve">A refused provisioning event is answered to UIDM-ISC and alerted to the System Administrators; it is re-sent from UIDM-ISC once corrected.</w:t>
      </w:r>
    </w:p>
    <w:p>
      <w:pPr>
        <w:pStyle w:val="ListParagraph"/>
        <w:numPr>
          <w:ilvl w:val="0"/>
          <w:numId w:val="231"/>
        </w:numPr>
        <w:rPr>
          <w:rFonts w:ascii="Arial" w:hAnsi="Arial" w:cs="Arial"/>
        </w:rPr>
      </w:pPr>
      <w:r>
        <w:rPr>
          <w:rFonts w:ascii="Arial" w:hAnsi="Arial" w:cs="Arial"/>
          <w:shd w:val="clear" w:color="auto" w:fill="FFF59D"/>
        </w:rPr>
        <w:t xml:space="preserve">A leaver deactivates the user and ends the user's open sessions.</w:t>
      </w:r>
    </w:p>
    <w:p>
      <w:pPr>
        <w:pStyle w:val="Heading2"/>
        <w:keepNext/>
        <w:numPr>
          <w:ilvl w:val="0"/>
          <w:numId w:val="0"/>
        </w:numPr>
        <w:rPr>
          <w:rFonts w:ascii="Arial" w:hAnsi="Arial" w:cs="Arial"/>
        </w:rPr>
      </w:pPr>
      <w:r>
        <w:rPr>
          <w:rFonts w:ascii="Arial" w:hAnsi="Arial" w:cs="Arial"/>
          <w:shd w:val="clear" w:color="auto" w:fill="FFF59D"/>
        </w:rPr>
        <w:t xml:space="preserve">N.4 Break-glass administrators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tblHeader/>
        </w:trPr>
        <w:tc>
          <w:tcPr>
            <w:tcW w:w="2015" w:type="dxa"/>
            <w:shd w:val="clear" w:color="auto" w:fill="D9E1F2"/>
          </w:tcPr>
          <w:p>
            <w:pPr>
              <w:spacing w:after="0"/>
              <w:rPr>
                <w:rFonts w:ascii="Calibri" w:hAnsi="Calibri" w:cs="Calibri"/>
                <w:sz w:val="17"/>
                <w:szCs w:val="17"/>
              </w:rPr>
            </w:pPr>
            <w:r>
              <w:rPr>
                <w:rFonts w:ascii="Calibri" w:hAnsi="Calibri" w:cs="Calibri"/>
                <w:b/>
                <w:bCs/>
                <w:sz w:val="17"/>
                <w:szCs w:val="17"/>
              </w:rPr>
              <w:t xml:space="preserve">Rule</w:t>
            </w:r>
          </w:p>
        </w:tc>
        <w:tc>
          <w:tcPr>
            <w:tcW w:w="8640" w:type="dxa"/>
            <w:shd w:val="clear" w:color="auto" w:fill="D9E1F2"/>
          </w:tcPr>
          <w:p>
            <w:pPr>
              <w:spacing w:after="0"/>
              <w:rPr>
                <w:rFonts w:ascii="Calibri" w:hAnsi="Calibri" w:cs="Calibri"/>
                <w:sz w:val="17"/>
                <w:szCs w:val="17"/>
              </w:rPr>
            </w:pPr>
            <w:r>
              <w:rPr>
                <w:rFonts w:ascii="Calibri" w:hAnsi="Calibri" w:cs="Calibri"/>
                <w:b/>
                <w:bCs/>
                <w:sz w:val="17"/>
                <w:szCs w:val="17"/>
              </w:rPr>
              <w:t xml:space="preserve">Value</w:t>
            </w:r>
          </w:p>
        </w:tc>
      </w:tr>
      <w:tr>
        <w:tc>
          <w:tcPr>
            <w:tcW w:w="2015" w:type="dxa"/>
            <w:shd w:val="clear" w:color="auto" w:fill="FFF59D"/>
          </w:tcPr>
          <w:p>
            <w:pPr>
              <w:spacing w:after="0"/>
              <w:rPr>
                <w:rFonts w:ascii="Calibri" w:hAnsi="Calibri" w:cs="Calibri"/>
                <w:sz w:val="17"/>
                <w:szCs w:val="17"/>
              </w:rPr>
            </w:pPr>
            <w:r>
              <w:rPr>
                <w:rFonts w:ascii="Calibri" w:hAnsi="Calibri" w:cs="Calibri"/>
                <w:sz w:val="17"/>
                <w:szCs w:val="17"/>
              </w:rPr>
              <w:t xml:space="preserve">Who</w:t>
            </w:r>
          </w:p>
        </w:tc>
        <w:tc>
          <w:tcPr>
            <w:tcW w:w="8640" w:type="dxa"/>
            <w:shd w:val="clear" w:color="auto" w:fill="FFF59D"/>
          </w:tcPr>
          <w:p>
            <w:pPr>
              <w:spacing w:after="0"/>
              <w:rPr>
                <w:rFonts w:ascii="Calibri" w:hAnsi="Calibri" w:cs="Calibri"/>
                <w:sz w:val="17"/>
                <w:szCs w:val="17"/>
              </w:rPr>
            </w:pPr>
            <w:r>
              <w:rPr>
                <w:rFonts w:ascii="Calibri" w:hAnsi="Calibri" w:cs="Calibri"/>
                <w:sz w:val="17"/>
                <w:szCs w:val="17"/>
              </w:rPr>
              <w:t xml:space="preserve">Two named System Administrators of BDOI IT, listed in the configuration of the environment; no shared account</w:t>
            </w:r>
          </w:p>
        </w:tc>
      </w:tr>
      <w:tr>
        <w:tc>
          <w:tcPr>
            <w:tcW w:w="2015" w:type="dxa"/>
            <w:shd w:val="clear" w:color="auto" w:fill="FFF59D"/>
          </w:tcPr>
          <w:p>
            <w:pPr>
              <w:spacing w:after="0"/>
              <w:rPr>
                <w:rFonts w:ascii="Calibri" w:hAnsi="Calibri" w:cs="Calibri"/>
                <w:sz w:val="17"/>
                <w:szCs w:val="17"/>
              </w:rPr>
            </w:pPr>
            <w:r>
              <w:rPr>
                <w:rFonts w:ascii="Calibri" w:hAnsi="Calibri" w:cs="Calibri"/>
                <w:sz w:val="17"/>
                <w:szCs w:val="17"/>
              </w:rPr>
              <w:t xml:space="preserve">When</w:t>
            </w:r>
          </w:p>
        </w:tc>
        <w:tc>
          <w:tcPr>
            <w:tcW w:w="8640" w:type="dxa"/>
            <w:shd w:val="clear" w:color="auto" w:fill="FFF59D"/>
          </w:tcPr>
          <w:p>
            <w:pPr>
              <w:spacing w:after="0"/>
              <w:rPr>
                <w:rFonts w:ascii="Calibri" w:hAnsi="Calibri" w:cs="Calibri"/>
                <w:sz w:val="17"/>
                <w:szCs w:val="17"/>
              </w:rPr>
            </w:pPr>
            <w:r>
              <w:rPr>
                <w:rFonts w:ascii="Calibri" w:hAnsi="Calibri" w:cs="Calibri"/>
                <w:sz w:val="17"/>
                <w:szCs w:val="17"/>
              </w:rPr>
              <w:t xml:space="preserve">EIAM, or the network path to it, is not available, or the single sign-on settings must be repaired</w:t>
            </w:r>
          </w:p>
        </w:tc>
      </w:tr>
      <w:tr>
        <w:tc>
          <w:tcPr>
            <w:tcW w:w="2015" w:type="dxa"/>
            <w:shd w:val="clear" w:color="auto" w:fill="FFF59D"/>
          </w:tcPr>
          <w:p>
            <w:pPr>
              <w:spacing w:after="0"/>
              <w:rPr>
                <w:rFonts w:ascii="Calibri" w:hAnsi="Calibri" w:cs="Calibri"/>
                <w:sz w:val="17"/>
                <w:szCs w:val="17"/>
              </w:rPr>
            </w:pPr>
            <w:r>
              <w:rPr>
                <w:rFonts w:ascii="Calibri" w:hAnsi="Calibri" w:cs="Calibri"/>
                <w:sz w:val="17"/>
                <w:szCs w:val="17"/>
              </w:rPr>
              <w:t xml:space="preserve">How</w:t>
            </w:r>
          </w:p>
        </w:tc>
        <w:tc>
          <w:tcPr>
            <w:tcW w:w="8640" w:type="dxa"/>
            <w:shd w:val="clear" w:color="auto" w:fill="FFF59D"/>
          </w:tcPr>
          <w:p>
            <w:pPr>
              <w:spacing w:after="0"/>
              <w:rPr>
                <w:rFonts w:ascii="Calibri" w:hAnsi="Calibri" w:cs="Calibri"/>
                <w:sz w:val="17"/>
                <w:szCs w:val="17"/>
              </w:rPr>
            </w:pPr>
            <w:r>
              <w:rPr>
                <w:rFonts w:ascii="Calibri" w:hAnsi="Calibri" w:cs="Calibri"/>
                <w:sz w:val="17"/>
                <w:szCs w:val="17"/>
              </w:rPr>
              <w:t xml:space="preserve">Local password (Annex M) and the second factor, always</w:t>
            </w:r>
          </w:p>
        </w:tc>
      </w:tr>
      <w:tr>
        <w:tc>
          <w:tcPr>
            <w:tcW w:w="2015" w:type="dxa"/>
            <w:shd w:val="clear" w:color="auto" w:fill="FFF59D"/>
          </w:tcPr>
          <w:p>
            <w:pPr>
              <w:spacing w:after="0"/>
              <w:rPr>
                <w:rFonts w:ascii="Calibri" w:hAnsi="Calibri" w:cs="Calibri"/>
                <w:sz w:val="17"/>
                <w:szCs w:val="17"/>
              </w:rPr>
            </w:pPr>
            <w:r>
              <w:rPr>
                <w:rFonts w:ascii="Calibri" w:hAnsi="Calibri" w:cs="Calibri"/>
                <w:sz w:val="17"/>
                <w:szCs w:val="17"/>
              </w:rPr>
              <w:t xml:space="preserve">Control</w:t>
            </w:r>
          </w:p>
        </w:tc>
        <w:tc>
          <w:tcPr>
            <w:tcW w:w="8640" w:type="dxa"/>
            <w:shd w:val="clear" w:color="auto" w:fill="FFF59D"/>
          </w:tcPr>
          <w:p>
            <w:pPr>
              <w:spacing w:after="0"/>
              <w:rPr>
                <w:rFonts w:ascii="Calibri" w:hAnsi="Calibri" w:cs="Calibri"/>
                <w:sz w:val="17"/>
                <w:szCs w:val="17"/>
              </w:rPr>
            </w:pPr>
            <w:r>
              <w:rPr>
                <w:rFonts w:ascii="Calibri" w:hAnsi="Calibri" w:cs="Calibri"/>
                <w:sz w:val="17"/>
                <w:szCs w:val="17"/>
              </w:rPr>
              <w:t xml:space="preserve">Every sign-in recorded and alerted to Information Security; credentials kept in the BDOI privileged access vault; each use reviewed within one working day; password changed after each use</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N.5 What BDOI IT provides</w:t>
      </w:r>
    </w:p>
    <w:p>
      <w:pPr>
        <w:pStyle w:val="ListParagraph"/>
        <w:numPr>
          <w:ilvl w:val="0"/>
          <w:numId w:val="232"/>
        </w:numPr>
        <w:rPr>
          <w:rFonts w:ascii="Arial" w:hAnsi="Arial" w:cs="Arial"/>
        </w:rPr>
      </w:pPr>
      <w:r>
        <w:rPr>
          <w:rFonts w:ascii="Arial" w:hAnsi="Arial" w:cs="Arial"/>
          <w:shd w:val="clear" w:color="auto" w:fill="FFF59D"/>
        </w:rPr>
        <w:t xml:space="preserve">Registration of BIBS in EIAM for each environment: sign-in and sign-out addresses, the identifier of the user returned (Windows ID or user principal name) and test accounts for SIT and UAT.</w:t>
      </w:r>
    </w:p>
    <w:p>
      <w:pPr>
        <w:pStyle w:val="ListParagraph"/>
        <w:numPr>
          <w:ilvl w:val="0"/>
          <w:numId w:val="232"/>
        </w:numPr>
        <w:rPr>
          <w:rFonts w:ascii="Arial" w:hAnsi="Arial" w:cs="Arial"/>
        </w:rPr>
      </w:pPr>
      <w:r>
        <w:rPr>
          <w:rFonts w:ascii="Arial" w:hAnsi="Arial" w:cs="Arial"/>
          <w:shd w:val="clear" w:color="auto" w:fill="FFF59D"/>
        </w:rPr>
        <w:t xml:space="preserve">The choice of the UIDM-ISC option (a, b or c) and, for (a) or (b), the connection of UIDM-ISC to the system.</w:t>
      </w:r>
    </w:p>
    <w:p>
      <w:pPr>
        <w:pStyle w:val="ListParagraph"/>
        <w:numPr>
          <w:ilvl w:val="0"/>
          <w:numId w:val="232"/>
        </w:numPr>
        <w:rPr>
          <w:rFonts w:ascii="Arial" w:hAnsi="Arial" w:cs="Arial"/>
        </w:rPr>
      </w:pPr>
      <w:r>
        <w:rPr>
          <w:rFonts w:ascii="Arial" w:hAnsi="Arial" w:cs="Arial"/>
          <w:shd w:val="clear" w:color="auto" w:fill="FFF59D"/>
        </w:rPr>
        <w:t xml:space="preserve">Confirmation that EIAM's policies meet the BRD rules: lock-out after 3 invalid attempts, password expiry, second factor and BDO-issued devices.</w:t>
      </w:r>
    </w:p>
    <w:p>
      <w:pPr>
        <w:pStyle w:val="ListParagraph"/>
        <w:numPr>
          <w:ilvl w:val="0"/>
          <w:numId w:val="232"/>
        </w:numPr>
        <w:rPr>
          <w:rFonts w:ascii="Arial" w:hAnsi="Arial" w:cs="Arial"/>
        </w:rPr>
      </w:pPr>
      <w:r>
        <w:rPr>
          <w:rFonts w:ascii="Arial" w:hAnsi="Arial" w:cs="Arial"/>
          <w:shd w:val="clear" w:color="auto" w:fill="FFF59D"/>
        </w:rPr>
        <w:t xml:space="preserve">The holders of the break-glass accounts and the privileged access vault.</w:t>
      </w:r>
    </w:p>
    <w:p>
      <w:pPr>
        <w:pStyle w:val="TOC1"/>
        <w:pageBreakBefore/>
        <w:tabs>
          <w:tab w:val="right" w:leader="dot" w:pos="8625"/>
        </w:tabs>
      </w:pPr>
      <w:r>
        <w:rPr>
          <w:rFonts w:ascii="Arial" w:hAnsi="Arial" w:cs="Arial"/>
          <w:shd w:val="clear" w:color="auto" w:fill="FFF59D"/>
        </w:rPr>
        <w:t xml:space="preserve">Annex O – Process Walkthroughs</w:t>
      </w:r>
    </w:p>
    <w:p>
      <w:pPr>
        <w:rPr>
          <w:rFonts w:ascii="Arial" w:hAnsi="Arial" w:cs="Arial"/>
        </w:rPr>
      </w:pPr>
      <w:r>
        <w:rPr>
          <w:rFonts w:ascii="Arial" w:hAnsi="Arial" w:cs="Arial"/>
          <w:shd w:val="clear" w:color="auto" w:fill="FFF59D"/>
        </w:rPr>
        <w:t xml:space="preserve">End-to-end walkthroughs of User Access Maintenance, step by step: who acts, on which screen, what the user does, what the user sees and the result. The screens are specified in Annex J.</w:t>
      </w:r>
    </w:p>
    <w:p>
      <w:pPr>
        <w:pStyle w:val="Heading2"/>
        <w:keepNext/>
        <w:numPr>
          <w:ilvl w:val="0"/>
          <w:numId w:val="0"/>
        </w:numPr>
        <w:rPr>
          <w:rFonts w:ascii="Arial" w:hAnsi="Arial" w:cs="Arial"/>
        </w:rPr>
      </w:pPr>
      <w:r>
        <w:rPr>
          <w:rFonts w:ascii="Arial" w:hAnsi="Arial" w:cs="Arial"/>
          <w:shd w:val="clear" w:color="auto" w:fill="FFF59D"/>
        </w:rPr>
        <w:t xml:space="preserve">WT-A A new user from the enrolment request to the first sign-in with the menus of the persona</w:t>
      </w:r>
    </w:p>
    <w:p>
      <w:pPr>
        <w:rPr>
          <w:rFonts w:ascii="Arial" w:hAnsi="Arial" w:cs="Arial"/>
        </w:rPr>
      </w:pPr>
      <w:r>
        <w:rPr>
          <w:rFonts w:ascii="Arial" w:hAnsi="Arial" w:cs="Arial"/>
          <w:shd w:val="clear" w:color="auto" w:fill="FFF59D"/>
        </w:rPr>
        <w:t xml:space="preserve">Marketing hires an account officer. The Requestor raises an enrolment request with the user's data, the group profile Marketing Account Officer and the chosen approver, saves it as a draft and submits it. The Approver finds it in Assigned to Me and approves it; the system creates the user and shows the temporary password once. The new user signs in, must choose a personal password first, and then sees exactly the sidebar of the Marketing Account Officer given in this FRS and checked by the persona menu test. The Auditor finds the enrolment, the approval and the first sign-in in the User Access Audit Log.</w:t>
      </w:r>
    </w:p>
    <w:p>
      <w:pPr>
        <w:rPr>
          <w:rFonts w:ascii="Arial" w:hAnsi="Arial" w:cs="Arial"/>
          <w:sz w:val="18"/>
          <w:szCs w:val="18"/>
        </w:rPr>
      </w:pPr>
      <w:r>
        <w:rPr>
          <w:rFonts w:ascii="Arial" w:hAnsi="Arial" w:cs="Arial"/>
          <w:i/>
          <w:sz w:val="18"/>
          <w:szCs w:val="18"/>
          <w:shd w:val="clear" w:color="auto" w:fill="FFF59D"/>
        </w:rPr>
        <w:t xml:space="preserve">SIT/UAT data: new user a013000196, Isabel Navarro (fictitious), e-mail a test e-mail address, Windows ID INAVARRO, home branch HO, group profile Marketing Account Officer; Requestor requestor, Approver uamapprover, Auditor auditor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WT-A.1</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Requestor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Opens User Access › Access Requests › New Request, keeps Enrol new user, enters the user ID a013000196, the full name, e-mail, Windows ID and home branch, ticks Marketing Account Officer, chooses the approver Ulysses Access Approver, writes the justification and clicks Save Draft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Toast: AR-yyyy-nnnnnn saved as a draft; the request opens as Draft with Approver Chosen on submission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Draft request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WT-A.2</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Requestor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Clicks Edit Request, checks the data and clicks Submit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Toast: AR-yyyy-nnnnnn submitted; the status is Pending Approval and the History tab lists Saved and Submitted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Pending Approval</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WT-A.3</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Approver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Access Requests (SCR-UA-06)</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Opens the notice Access request AR-yyyy-nnnnnn to approve, or User Access › Access Requests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request is on the Assigned to Me tab with its change: Create user a013000196 with group profiles Marketing Account Officer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Request found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WT-A.4</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Approver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Opens the request, reads the Details tab (current and requested values), clicks Approve and Apply, adds a comment and confirms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User a013000196 was created, with the temporary password shown once to be given through a secure channel; the status is Approved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Approved and applied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WT-A.5</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Business user without access-maintenance rights (Marketing AO)</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Login (SCR-UA-01)</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The new user opens the system and signs in with a013000196 and the temporary password</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Change Your Password: Your password was set by an administrator. Choose your own password to continue.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Forced change</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WT-A.6</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Business user without access-maintenance rights (Marketing AO)</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Change Your Password (forced change) (SCR-UA-03)</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Enters the temporary password as the current password and a personal password twice, and clicks Change Password</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Toast: Password changed; the home page opens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Signed in</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WT-A.7</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Business user without access-maintenance rights (Marketing AO)</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My Profile (SCR-UA-05)</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Opens the sidebar and My Profile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sidebar holds exactly the entries of the Marketing Account Officer (this FRS); My Profile lists the group profile Marketing Account Officer and its permissions, and the first session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Menus of the persona</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WT-A.8</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Auditor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report (report runner) (SCR-UA-17)</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Opens User Access Reports › User Access Audit Log for today, ticks Include Log-ins and Log-outs and clicks Run Report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Enroll New User a013000196 with the from and to values of the full name, e-mail and profiles, Done By and Approved By the Approver, the request number, and the Log-in of the new user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Evidence of the enrolment</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Afterwards:</w:t>
      </w:r>
    </w:p>
    <w:p>
      <w:pPr>
        <w:pStyle w:val="ListParagraph"/>
        <w:numPr>
          <w:ilvl w:val="0"/>
          <w:numId w:val="233"/>
        </w:numPr>
        <w:rPr>
          <w:rFonts w:ascii="Arial" w:hAnsi="Arial" w:cs="Arial"/>
        </w:rPr>
      </w:pPr>
      <w:r>
        <w:rPr>
          <w:rFonts w:ascii="Arial" w:hAnsi="Arial" w:cs="Arial"/>
          <w:shd w:val="clear" w:color="auto" w:fill="FFF59D"/>
        </w:rPr>
        <w:t xml:space="preserve">Every the system module now opens its screens to the new user according to the Marketing Account Officer profile: Clients, Quotation / Proposal, Accounts &amp; Placement, Renewal and the reports of that profile (menu of this FRS); nothing else is shown or accepted.</w:t>
      </w:r>
    </w:p>
    <w:p>
      <w:pPr>
        <w:pStyle w:val="ListParagraph"/>
        <w:numPr>
          <w:ilvl w:val="0"/>
          <w:numId w:val="233"/>
        </w:numPr>
        <w:rPr>
          <w:rFonts w:ascii="Arial" w:hAnsi="Arial" w:cs="Arial"/>
        </w:rPr>
      </w:pPr>
      <w:r>
        <w:rPr>
          <w:rFonts w:ascii="Arial" w:hAnsi="Arial" w:cs="Arial"/>
          <w:shd w:val="clear" w:color="auto" w:fill="FFF59D"/>
        </w:rPr>
        <w:t xml:space="preserve">The user appears in the User Access Report and in the Group Profile Membership of Marketing Account Officer, with the approver and the request number as Created by.</w:t>
      </w:r>
    </w:p>
    <w:p>
      <w:pPr>
        <w:pStyle w:val="ListParagraph"/>
        <w:numPr>
          <w:ilvl w:val="0"/>
          <w:numId w:val="233"/>
        </w:numPr>
        <w:rPr>
          <w:rFonts w:ascii="Arial" w:hAnsi="Arial" w:cs="Arial"/>
        </w:rPr>
      </w:pPr>
      <w:r>
        <w:rPr>
          <w:rFonts w:ascii="Arial" w:hAnsi="Arial" w:cs="Arial"/>
          <w:shd w:val="clear" w:color="auto" w:fill="FFF59D"/>
        </w:rPr>
        <w:t xml:space="preserve">The change is logged once: the access change log cannot be edited by any user.</w:t>
      </w:r>
    </w:p>
    <w:p>
      <w:pPr>
        <w:pStyle w:val="Heading2"/>
        <w:keepNext/>
        <w:numPr>
          <w:ilvl w:val="0"/>
          <w:numId w:val="0"/>
        </w:numPr>
        <w:rPr>
          <w:rFonts w:ascii="Arial" w:hAnsi="Arial" w:cs="Arial"/>
        </w:rPr>
      </w:pPr>
      <w:r>
        <w:rPr>
          <w:rFonts w:ascii="Arial" w:hAnsi="Arial" w:cs="Arial"/>
          <w:shd w:val="clear" w:color="auto" w:fill="FFF59D"/>
        </w:rPr>
        <w:t xml:space="preserve">WT-B A change and a revocation under four eyes, and a group-profile change approved in order and implemented</w:t>
      </w:r>
    </w:p>
    <w:p>
      <w:pPr>
        <w:rPr>
          <w:rFonts w:ascii="Arial" w:hAnsi="Arial" w:cs="Arial"/>
        </w:rPr>
      </w:pPr>
      <w:r>
        <w:rPr>
          <w:rFonts w:ascii="Arial" w:hAnsi="Arial" w:cs="Arial"/>
          <w:shd w:val="clear" w:color="auto" w:fill="FFF59D"/>
        </w:rPr>
        <w:t xml:space="preserve">The new account officer also covers as team leader: the Requestor asks to add the profile, the Approver approves it and the user is told. A privileged change (a back-up System Administrator) is flagged and needs the Second Approver. The Business Administrator asks for a new group profile; two approvers approve it in order and the System Administrator implements it. When the officer resigns, the Requestor deactivates the user; the Approver approves and the user's sessions end at once.</w:t>
      </w:r>
    </w:p>
    <w:p>
      <w:pPr>
        <w:rPr>
          <w:rFonts w:ascii="Arial" w:hAnsi="Arial" w:cs="Arial"/>
          <w:sz w:val="18"/>
          <w:szCs w:val="18"/>
        </w:rPr>
      </w:pPr>
      <w:r>
        <w:rPr>
          <w:rFonts w:ascii="Arial" w:hAnsi="Arial" w:cs="Arial"/>
          <w:i/>
          <w:sz w:val="18"/>
          <w:szCs w:val="18"/>
          <w:shd w:val="clear" w:color="auto" w:fill="FFF59D"/>
        </w:rPr>
        <w:t xml:space="preserve">SIT/UAT data: user a013000196 of walkthrough A; SIT/UAT request AR-2026-900008 (privileged change of a013000104 waiting for the second approval); new group profile Renewal Enquiry (fictitious) with two permissions; approvers uamapprover and approver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WT-B.1</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Requestor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Opens a New Request of type Modify user for a013000196, ticks Marketing Team Leader / Head (approver) besides the current profile, chooses the approver, writes the justification and clicks Submit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Group Profiles show (current) after Marketing Account Officer; toast AR-yyyy-nnnnnn submitted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Pending Approval</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WT-B.2</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Approver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Opens the request: the Details tab shows the group profiles added; clicks Approve and Apply</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status is Approved; the user receives Your access changed in the system and by e-mail</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Change applied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WT-B.3</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Second approver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Opens AR-2026-900008 from the Second Approval tab: the tag Privilege increase, first approved by the Approver; clicks Second Approval and confirms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status is Approved; the alert Privileged access change stays in the Alert inbox as evidence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Second approval given</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WT-B.4</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New Group Profile Request and Edit Request (SCR-UA-12)</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Opens Group Profile Requests › New Group Profile Request, enters the system Renewal Enquiry, the name and description, keeps the level Standard, ticks two permissions, adds the approvers Ulysses Access Approver then the New Business Approver, writes the justification and clicks Submit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Toast: AR-yyyy-nnnnnn submitted; the Approvers tab lists the two approvers in order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Pending Approval (first approver)</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WT-B.5</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Approver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Approves the group-profile request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status stays Pending Approval; the request moves to the New Business Approver, who receives the notice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Next approver</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WT-B.6</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New Business approver (keeps the approval permission)</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Opens the request from My Approvals and approves it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status is For Implementation; the System Administrators receive Access request AR-yyyy-nnnnnn to implement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For implementation</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WT-B.7</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Roles &amp; Permissions (SCR-UA-16)</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Opens Roles &amp; Permissions, finds the request under Approved Requests to Implement, clicks Implement Request and confirms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Toast: AR-yyyy-nnnnnn implemented; the profile appears in the matrix with its two permissions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Implemented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WT-B.8</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Requestor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Opens a New Request of type Deactivate user for a013000196, chooses the reason Resigned, leaves the effective date blank, chooses the approver and clicks Submit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Toast: AR-yyyy-nnnnnn submitted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Pending Approval</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WT-B.9</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Approver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Approves the deactivation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status is Approved; the user is Disabled and every open session of the user has ended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User deactivated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WT-B.10</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Users (SCR-UA-15)</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Opens Administration › Users with the status Disabled</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a013000196 is listed Disabled with the profiles it held; Sessions shows the last session ended by the administrator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Evidence of the revocation</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Afterwards:</w:t>
      </w:r>
    </w:p>
    <w:p>
      <w:pPr>
        <w:pStyle w:val="ListParagraph"/>
        <w:numPr>
          <w:ilvl w:val="0"/>
          <w:numId w:val="234"/>
        </w:numPr>
        <w:rPr>
          <w:rFonts w:ascii="Arial" w:hAnsi="Arial" w:cs="Arial"/>
        </w:rPr>
      </w:pPr>
      <w:r>
        <w:rPr>
          <w:rFonts w:ascii="Arial" w:hAnsi="Arial" w:cs="Arial"/>
          <w:shd w:val="clear" w:color="auto" w:fill="FFF59D"/>
        </w:rPr>
        <w:t xml:space="preserve">Each change is in the User Access Audit Log with its from and to values, the approver and the request number; the deactivated user keeps the history but can no longer sign in.</w:t>
      </w:r>
    </w:p>
    <w:p>
      <w:pPr>
        <w:pStyle w:val="ListParagraph"/>
        <w:numPr>
          <w:ilvl w:val="0"/>
          <w:numId w:val="234"/>
        </w:numPr>
        <w:rPr>
          <w:rFonts w:ascii="Arial" w:hAnsi="Arial" w:cs="Arial"/>
        </w:rPr>
      </w:pPr>
      <w:r>
        <w:rPr>
          <w:rFonts w:ascii="Arial" w:hAnsi="Arial" w:cs="Arial"/>
          <w:shd w:val="clear" w:color="auto" w:fill="FFF59D"/>
        </w:rPr>
        <w:t xml:space="preserve">The new group profile can be given to users by access requests at once; its content is in the User Group Profile Report and the User Access Matrix.</w:t>
      </w:r>
    </w:p>
    <w:p>
      <w:pPr>
        <w:pStyle w:val="Heading2"/>
        <w:keepNext/>
        <w:numPr>
          <w:ilvl w:val="0"/>
          <w:numId w:val="0"/>
        </w:numPr>
        <w:rPr>
          <w:rFonts w:ascii="Arial" w:hAnsi="Arial" w:cs="Arial"/>
        </w:rPr>
      </w:pPr>
      <w:r>
        <w:rPr>
          <w:rFonts w:ascii="Arial" w:hAnsi="Arial" w:cs="Arial"/>
          <w:shd w:val="clear" w:color="auto" w:fill="FFF59D"/>
        </w:rPr>
        <w:t xml:space="preserve">WT-C Refused cases and the messages the user sees</w:t>
      </w:r>
    </w:p>
    <w:p>
      <w:pPr>
        <w:rPr>
          <w:rFonts w:ascii="Arial" w:hAnsi="Arial" w:cs="Arial"/>
        </w:rPr>
      </w:pPr>
      <w:r>
        <w:rPr>
          <w:rFonts w:ascii="Arial" w:hAnsi="Arial" w:cs="Arial"/>
          <w:shd w:val="clear" w:color="auto" w:fill="FFF59D"/>
        </w:rPr>
        <w:t xml:space="preserve">The same processes when something is wrong or not allowed: an incomplete or badly formatted enrolment, a second request for a user who already has one open, a change of one's own profiles, a decision by someone other than the chosen approver, an implementation by the requester, a locked account, a deactivated user signing in, and a password that breaks the rules, and two profiles that one user may not hold together. Each step shows the message and what the user does next.</w:t>
      </w:r>
    </w:p>
    <w:p>
      <w:pPr>
        <w:rPr>
          <w:rFonts w:ascii="Arial" w:hAnsi="Arial" w:cs="Arial"/>
          <w:sz w:val="18"/>
          <w:szCs w:val="18"/>
        </w:rPr>
      </w:pPr>
      <w:r>
        <w:rPr>
          <w:rFonts w:ascii="Arial" w:hAnsi="Arial" w:cs="Arial"/>
          <w:i/>
          <w:sz w:val="18"/>
          <w:szCs w:val="18"/>
          <w:shd w:val="clear" w:color="auto" w:fill="FFF59D"/>
        </w:rPr>
        <w:t xml:space="preserve">SIT/UAT data: SIT/UAT requests AR-2026-900002 (pending for uamapprover); users a013000101 (active) and a013000196 (deactivated in walkthrough B); a group-profile request raised by the System Administrator and approved for implementation (prepared by the capture)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WT-C.1</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Requestor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Opens New Request, enters the user ID ab and clicks Submit without a full name, profile, approver or justification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Under the fields: Use 3 to 50 letters, digits, dots, dashes or underscores; Enter the full name of the new user; Select at least one role; Select the approver; Enter the justification. Nothing is saved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Form corrected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WT-C.2</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Requestor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Enters the user ID a01300019X with the other fields complete and clicks Submit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Under the user ID: The user ID must be a letter followed by nine digits, for example a013000196</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User ID corrected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WT-C.3</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Requestor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Raises a Modify user request for a013000101, which already has a pending request, and clicks Submit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A request for user a013000101 is already waiting for approval, with its reference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Wait for the open request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WT-C.4</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Requestor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Raises a Modify user request for himself (requestor), ticks an additional profile and clicks Submit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You cannot change your own roles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Another requester raises it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WT-C.5</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Requestor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and Edit Request (user requests) (SCR-UA-07)</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Enrols a new user with both the User Access Requestor and the User Access Approver profiles and clicks Submit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One user may not hold both User Access Requestor and User Access Approver (separation-of-duties rule SOD-900001): the rule authorised by Information Security</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One of the two profiles removed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WT-C.6</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New Business approver (keeps the approval permission)</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Access Request record (SCR-UA-08)</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Opens AR-2026-900002, assigned to Ulysses Access Approver</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request shows no decision button for this approver; a decision would be refused: Request AR-2026-900002 is assigned to uamapprover for approval</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Left to the chosen approver</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WT-C.7</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Roles &amp; Permissions (SCR-UA-16)</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Clicks Implement Request on a group-profile request he raised himself</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A request is implemented by someone other than its requester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Another System Administrator implements it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WT-C.8</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Business user without access-maintenance rights (Marketing AO)</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Login (SCR-UA-01)</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User a013000101 enters a wrong password three times, then the right one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Invalid user name or password each time, also for the right password: a locked account is refused with the same message as a wrong password; Users shows the lock to the System Administrator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Account locked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WT-C.9</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System Administrator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Users (SCR-UA-15)</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Opens Users with the status Locked and clicks Unlock on a013000101</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user is Active again; the unlock is in the access change log</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Account unlocked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WT-C.10</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Business user without access-maintenance rights (Marketing AO)</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Login (SCR-UA-01)</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The deactivated user a013000196 tries to sign in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Invalid user name or password, the same message as a wrong password; the attempt does not count towards the lock-out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Refused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WT-C.11</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Requestor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My Profile (SCR-UA-05)</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On My Profile, types a new password that is too short and has no symbol</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Still needed: At least 10 characters; A symbol; Change Password stays disabled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Password rules shown</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WT-C.12</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Requestor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My Profile (SCR-UA-05)</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Enters the current password as the new password and clicks Change Password</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You used this password recently. Choose another one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Another password chosen</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Afterwards:</w:t>
      </w:r>
    </w:p>
    <w:p>
      <w:pPr>
        <w:pStyle w:val="ListParagraph"/>
        <w:numPr>
          <w:ilvl w:val="0"/>
          <w:numId w:val="235"/>
        </w:numPr>
        <w:rPr>
          <w:rFonts w:ascii="Arial" w:hAnsi="Arial" w:cs="Arial"/>
        </w:rPr>
      </w:pPr>
      <w:r>
        <w:rPr>
          <w:rFonts w:ascii="Arial" w:hAnsi="Arial" w:cs="Arial"/>
          <w:shd w:val="clear" w:color="auto" w:fill="FFF59D"/>
        </w:rPr>
        <w:t xml:space="preserve">A refused action changes nothing; the message names what to correct, and a server refusal shows its reference for support.</w:t>
      </w:r>
    </w:p>
    <w:p>
      <w:pPr>
        <w:pStyle w:val="ListParagraph"/>
        <w:numPr>
          <w:ilvl w:val="0"/>
          <w:numId w:val="235"/>
        </w:numPr>
        <w:rPr>
          <w:rFonts w:ascii="Arial" w:hAnsi="Arial" w:cs="Arial"/>
        </w:rPr>
      </w:pPr>
      <w:r>
        <w:rPr>
          <w:rFonts w:ascii="Arial" w:hAnsi="Arial" w:cs="Arial"/>
          <w:shd w:val="clear" w:color="auto" w:fill="FFF59D"/>
        </w:rPr>
        <w:t xml:space="preserve">Every failed sign-in, lock and unlock is in the audit trail and the User Access Audit Log.</w:t>
      </w:r>
    </w:p>
    <w:p>
      <w:pPr>
        <w:pStyle w:val="ListParagraph"/>
        <w:numPr>
          <w:ilvl w:val="0"/>
          <w:numId w:val="235"/>
        </w:numPr>
        <w:rPr>
          <w:rFonts w:ascii="Arial" w:hAnsi="Arial" w:cs="Arial"/>
        </w:rPr>
      </w:pPr>
      <w:r>
        <w:rPr>
          <w:rFonts w:ascii="Arial" w:hAnsi="Arial" w:cs="Arial"/>
          <w:shd w:val="clear" w:color="auto" w:fill="FFF59D"/>
        </w:rPr>
        <w:t xml:space="preserve">A combination of profiles refused by a separation-of-duties rule is refused the same way on a bulk line and again at approval.</w:t>
      </w:r>
    </w:p>
    <w:p>
      <w:pPr>
        <w:pStyle w:val="Heading2"/>
        <w:keepNext/>
        <w:numPr>
          <w:ilvl w:val="0"/>
          <w:numId w:val="0"/>
        </w:numPr>
        <w:rPr>
          <w:rFonts w:ascii="Arial" w:hAnsi="Arial" w:cs="Arial"/>
        </w:rPr>
      </w:pPr>
      <w:r>
        <w:rPr>
          <w:rFonts w:ascii="Arial" w:hAnsi="Arial" w:cs="Arial"/>
          <w:shd w:val="clear" w:color="auto" w:fill="FFF59D"/>
        </w:rPr>
        <w:t xml:space="preserve">WT-D The evidence of access, and the insurer roles hidden from BDOI</w:t>
      </w:r>
    </w:p>
    <w:p>
      <w:pPr>
        <w:rPr>
          <w:rFonts w:ascii="Arial" w:hAnsi="Arial" w:cs="Arial"/>
        </w:rPr>
      </w:pPr>
      <w:r>
        <w:rPr>
          <w:rFonts w:ascii="Arial" w:hAnsi="Arial" w:cs="Arial"/>
          <w:shd w:val="clear" w:color="auto" w:fill="FFF59D"/>
        </w:rPr>
        <w:t xml:space="preserve">The Auditor and Information Security review who can do what: the User Access Matrix, the User Group Profile Report and the Group Profile Membership of a profile, and the audit log of the changes. The insurer functions of the platform (underwriting, insurer claims, reinsurance, reserves) are not used by BDOI: their permissions are withdrawn from every BDOI profile, the three insurer roles are deactivated, and no User Access screen lists or accepts them.</w:t>
      </w:r>
    </w:p>
    <w:p>
      <w:pPr>
        <w:rPr>
          <w:rFonts w:ascii="Arial" w:hAnsi="Arial" w:cs="Arial"/>
          <w:sz w:val="18"/>
          <w:szCs w:val="18"/>
        </w:rPr>
      </w:pPr>
      <w:r>
        <w:rPr>
          <w:rFonts w:ascii="Arial" w:hAnsi="Arial" w:cs="Arial"/>
          <w:i/>
          <w:sz w:val="18"/>
          <w:szCs w:val="18"/>
          <w:shd w:val="clear" w:color="auto" w:fill="FFF59D"/>
        </w:rPr>
        <w:t xml:space="preserve">SIT/UAT data: the delivered profiles and grants; the SIT/UAT users of the personas; the withdrawal of the insurer permissions and the deactivation of the insurer roles recorded at installation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tblHeader/>
        </w:trPr>
        <w:tc>
          <w:tcPr>
            <w:tcW w:w="864"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368"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80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WT-D.1</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Auditor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Matrix (SCR-UA-13)</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Opens User Access › User Access Matrix, By Action, and searches USER ACCESS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User Access area by action class, with the permissions each profile holds: the Requestor creates and amends, the Approver approves, the Second Approver gives the second approval</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Matrix reviewed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WT-D.2</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Auditor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report (report runner) (SCR-UA-17)</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Runs the User Group Profile Report for the profile Approver</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modules and tasks of the Approver with With Access, and the dates and actors of its creation and last change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Profile content reviewed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WT-D.3</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Auditor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report (report runner) (SCR-UA-17)</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Runs Group Profile Membership for Marketing Account Officer as of today</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members of the Marketing Account Officer profile with who added each and when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Members reviewed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WT-D.4</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Auditor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report (report runner) (SCR-UA-17)</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Runs the User Access Audit Log from the installation date with the activity Group Profile Changes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Deactivate Group Profile of the three insurer roles, Done By the system at installation, with their from and to values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Insurer roles deactivated</w:t>
            </w:r>
          </w:p>
        </w:tc>
      </w:tr>
      <w:tr>
        <w:tc>
          <w:tcPr>
            <w:tcW w:w="864" w:type="dxa"/>
            <w:shd w:val="clear" w:color="auto" w:fill="FFF59D"/>
          </w:tcPr>
          <w:p>
            <w:pPr>
              <w:spacing w:after="0"/>
              <w:rPr>
                <w:rFonts w:ascii="Calibri" w:hAnsi="Calibri" w:cs="Calibri"/>
                <w:sz w:val="15"/>
                <w:szCs w:val="15"/>
              </w:rPr>
            </w:pPr>
            <w:r>
              <w:rPr>
                <w:rFonts w:ascii="Calibri" w:hAnsi="Calibri" w:cs="Calibri"/>
                <w:sz w:val="15"/>
                <w:szCs w:val="15"/>
              </w:rPr>
              <w:t xml:space="preserve">WT-D.5</w:t>
            </w:r>
          </w:p>
        </w:tc>
        <w:tc>
          <w:tcPr>
            <w:tcW w:w="1368"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New Group Profile Request and Edit Request (SCR-UA-12)</w:t>
            </w:r>
          </w:p>
        </w:tc>
        <w:tc>
          <w:tcPr>
            <w:tcW w:w="2808" w:type="dxa"/>
            <w:shd w:val="clear" w:color="auto" w:fill="FFF59D"/>
          </w:tcPr>
          <w:p>
            <w:pPr>
              <w:spacing w:after="0"/>
              <w:rPr>
                <w:rFonts w:ascii="Calibri" w:hAnsi="Calibri" w:cs="Calibri"/>
                <w:sz w:val="15"/>
                <w:szCs w:val="15"/>
              </w:rPr>
            </w:pPr>
            <w:r>
              <w:rPr>
                <w:rFonts w:ascii="Calibri" w:hAnsi="Calibri" w:cs="Calibri"/>
                <w:sz w:val="15"/>
                <w:szCs w:val="15"/>
              </w:rPr>
              <w:t xml:space="preserve">Opens New Group Profile Request of type New group profile and looks for the underwriting, insurer claims, reinsurance and reserve permissions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The permission picker lists no insurer permission; the Reactivate group profile list offers no insurer role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Nothing to request</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Afterwards:</w:t>
      </w:r>
    </w:p>
    <w:p>
      <w:pPr>
        <w:pStyle w:val="ListParagraph"/>
        <w:numPr>
          <w:ilvl w:val="0"/>
          <w:numId w:val="236"/>
        </w:numPr>
        <w:rPr>
          <w:rFonts w:ascii="Arial" w:hAnsi="Arial" w:cs="Arial"/>
        </w:rPr>
      </w:pPr>
      <w:r>
        <w:rPr>
          <w:rFonts w:ascii="Arial" w:hAnsi="Arial" w:cs="Arial"/>
          <w:shd w:val="clear" w:color="auto" w:fill="FFF59D"/>
        </w:rPr>
        <w:t xml:space="preserve">Information Security signs the role matrix of this FRS and the separation-of-duties rules of this FRS on the basis of these reports; later changes to the matrix are group-profile requests and show in the same reports.</w:t>
      </w:r>
    </w:p>
    <w:p>
      <w:pPr>
        <w:sectPr w:rsidRPr="002F75E6" w:rsidR="00D00D19" w:rsidSect="004243A4">
          <w:pgSz w:w="12240" w:h="15840"/>
          <w:pgMar w:top="720" w:right="720" w:bottom="720" w:left="720" w:header="708" w:footer="708" w:gutter="0"/>
          <w:cols w:space="708"/>
          <w:docGrid w:linePitch="360"/>
        </w:sectPr>
      </w:pPr>
    </w:p>
    <w:p>
      <w:pPr>
        <w:pStyle w:val="TOC1"/>
        <w:pageBreakBefore/>
        <w:tabs>
          <w:tab w:val="right" w:leader="dot" w:pos="8625"/>
        </w:tabs>
      </w:pPr>
      <w:r>
        <w:rPr>
          <w:rFonts w:ascii="Arial" w:hAnsi="Arial" w:cs="Arial"/>
          <w:shd w:val="clear" w:color="auto" w:fill="FFF59D"/>
        </w:rPr>
        <w:t xml:space="preserve">Annex P – Requirements Traceability</w:t>
      </w:r>
    </w:p>
    <w:p>
      <w:pPr>
        <w:rPr>
          <w:rFonts w:ascii="Arial" w:hAnsi="Arial" w:cs="Arial"/>
        </w:rPr>
      </w:pPr>
      <w:r>
        <w:rPr>
          <w:rFonts w:ascii="Arial" w:hAnsi="Arial" w:cs="Arial"/>
          <w:shd w:val="clear" w:color="auto" w:fill="FFF59D"/>
        </w:rPr>
        <w:t xml:space="preserve">P.1 traces every requirement line of the User Access Maintenance BRD, and the non-functional rows that carry a function, to the functional requirements of this FRS (FRUM), to the reference requirements of the BIBS FRS BRD-11 User Access Maintenance (FR-UA) and to the test conditions of the BIBS test plan BRD-11 (TC-UA-nnn.n; the cases of each condition are in the test plan). The BRD gives no IDs to its non-functional rows; they carry the IDs UAM-NFR-nn of the BIBS FRS. P.2 lists every reference requirement with the FRUM items that incorporate it.</w:t>
      </w:r>
    </w:p>
    <w:p>
      <w:pPr>
        <w:pStyle w:val="Heading2"/>
        <w:keepNext/>
        <w:numPr>
          <w:ilvl w:val="0"/>
          <w:numId w:val="0"/>
        </w:numPr>
        <w:rPr>
          <w:rFonts w:ascii="Arial" w:hAnsi="Arial" w:cs="Arial"/>
        </w:rPr>
      </w:pPr>
      <w:r>
        <w:rPr>
          <w:rFonts w:ascii="Arial" w:hAnsi="Arial" w:cs="Arial"/>
          <w:shd w:val="clear" w:color="auto" w:fill="FFF59D"/>
        </w:rPr>
        <w:t xml:space="preserve">P.1 BRD requirement to FRUM, BIBS reference and test cases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2448"/>
        <w:gridCol w:w="4608"/>
        <w:gridCol w:w="2304"/>
        <w:gridCol w:w="4896"/>
      </w:tblGrid>
      <w:tr>
        <w:trPr>
          <w:tblHeader/>
        </w:trPr>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BRD ID</w:t>
            </w:r>
          </w:p>
        </w:tc>
        <w:tc>
          <w:tcPr>
            <w:tcW w:w="4608" w:type="dxa"/>
            <w:shd w:val="clear" w:color="auto" w:fill="D9E1F2"/>
          </w:tcPr>
          <w:p>
            <w:pPr>
              <w:spacing w:after="0"/>
              <w:rPr>
                <w:rFonts w:ascii="Calibri" w:hAnsi="Calibri" w:cs="Calibri"/>
                <w:sz w:val="15"/>
                <w:szCs w:val="15"/>
              </w:rPr>
            </w:pPr>
            <w:r>
              <w:rPr>
                <w:rFonts w:ascii="Calibri" w:hAnsi="Calibri" w:cs="Calibri"/>
                <w:b/>
                <w:bCs/>
                <w:sz w:val="15"/>
                <w:szCs w:val="15"/>
              </w:rPr>
              <w:t xml:space="preserve">FRUM (this FRS)</w:t>
            </w:r>
          </w:p>
        </w:tc>
        <w:tc>
          <w:tcPr>
            <w:tcW w:w="2304" w:type="dxa"/>
            <w:shd w:val="clear" w:color="auto" w:fill="D9E1F2"/>
          </w:tcPr>
          <w:p>
            <w:pPr>
              <w:spacing w:after="0"/>
              <w:rPr>
                <w:rFonts w:ascii="Calibri" w:hAnsi="Calibri" w:cs="Calibri"/>
                <w:sz w:val="15"/>
                <w:szCs w:val="15"/>
              </w:rPr>
            </w:pPr>
            <w:r>
              <w:rPr>
                <w:rFonts w:ascii="Calibri" w:hAnsi="Calibri" w:cs="Calibri"/>
                <w:b/>
                <w:bCs/>
                <w:sz w:val="15"/>
                <w:szCs w:val="15"/>
              </w:rPr>
              <w:t xml:space="preserve">BIBS reference (FR-UA)</w:t>
            </w:r>
          </w:p>
        </w:tc>
        <w:tc>
          <w:tcPr>
            <w:tcW w:w="4896" w:type="dxa"/>
            <w:shd w:val="clear" w:color="auto" w:fill="D9E1F2"/>
          </w:tcPr>
          <w:p>
            <w:pPr>
              <w:spacing w:after="0"/>
              <w:rPr>
                <w:rFonts w:ascii="Calibri" w:hAnsi="Calibri" w:cs="Calibri"/>
                <w:sz w:val="15"/>
                <w:szCs w:val="15"/>
              </w:rPr>
            </w:pPr>
            <w:r>
              <w:rPr>
                <w:rFonts w:ascii="Calibri" w:hAnsi="Calibri" w:cs="Calibri"/>
                <w:b/>
                <w:bCs/>
                <w:sz w:val="15"/>
                <w:szCs w:val="15"/>
              </w:rPr>
              <w:t xml:space="preserve">Test conditions (BIBS test plan BRD-11)</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TC-UA-001.1 to 001.5 (7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1.001.1.1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FRUM.001.01, FRUM.001.02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TC-UA-001.1 to 001.5 (7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1.001.1.2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TC-UA-002.1 to 002.4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1.001.1.3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TC-UA-002.1 to 002.4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1.002.1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FRUM.002, FRUM.009.01, FRUM.009.02, FRUM.009.06</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TC-UA-011.1 to 011.4 (9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1.002.1.1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FRUM.009.01, FRUM.009.02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 FR-UA-011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 TC-UA-011.1 to 011.4 (9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1.002.1.1.1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FRUM.009.02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TC-UA-011.1 to 011.4 (9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1.002.1.1.2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FRUM.009.02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TC-UA-011.1 to 011.4 (9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1.002.1.1.3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FRUM.009.06</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FR-UA-015</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TC-UA-015.1 to 015.3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1.002.1.1.4</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1.002.1.1.5</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1.002.1.2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1.002.1.3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1.002.1.4</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1.003.1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FRUM.003.01, FRUM.009.03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TC-UA-012.1 to 012.3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1.003.1.1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FRUM.003, FRUM.004, FRUM.003.01, FRUM.009.03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 FR-UA-012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 TC-UA-012.1 to 012.3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1.003.1.1.1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FRUM.003.01, FRUM.009.03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TC-UA-012.1 to 012.3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1.003.1.1.2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FRUM.003.01, FRUM.009.03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TC-UA-012.1 to 012.3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1.003.1.1.3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FRUM.003.01, FRUM.009.03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TC-UA-012.1 to 012.3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1.003.1.1.4</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FRUM.009.06</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FR-UA-015</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TC-UA-015.1 to 015.3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1.003.1.1.5</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1.003.1.1.6</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1.003.1.2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1.003.1.3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1.003.1.4</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1.004.1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FRUM.003, FRUM.003.02.01, FRUM.009.04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TC-UA-013.1 to 013.3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1.004.1.1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FRUM.003.02.01, FRUM.009.01, FRUM.009.04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 FR-UA-013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 TC-UA-013.1 to 013.3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1.004.1.1.1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FRUM.003.02.01, FRUM.009.04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TC-UA-013.1 to 013.3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1.004.1.1.2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FRUM.003.02.01, FRUM.009.01, FRUM.009.04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 FR-UA-013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 TC-UA-013.1 to 013.3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1.004.1.1.3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FRUM.003.02.01, FRUM.009.01, FRUM.009.04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 FR-UA-013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 TC-UA-013.1 to 013.3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1.004.1.1.4</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FRUM.009.06</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FR-UA-015</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TC-UA-015.1 to 015.3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1.004.1.2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1.004.1.3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1.004.1.4</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1.005</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FRUM.003, FRUM.003.02.02, FRUM.009.05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TC-UA-014.1 to 014.2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1.005.1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FRUM.003.02.02, FRUM.009.01, FRUM.009.05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 FR-UA-014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 TC-UA-014.1 to 014.2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1.005.1.1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FRUM.003.02.02, FRUM.009.05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TC-UA-014.1 to 014.2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1.005.1.1.1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FRUM.003.02.02, FRUM.009.01, FRUM.009.05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 FR-UA-014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 TC-UA-014.1 to 014.2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1.005.1.1.2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FRUM.003.02.02, FRUM.009.01, FRUM.009.05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 FR-UA-014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 TC-UA-014.1 to 014.2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1.005.1.1.3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FRUM.009.06</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FR-UA-015</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TC-UA-015.1 to 015.3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1.005.1.2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1.005.1.3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1.005.1.4</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1.006.1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FRUM.009.07, FRUM.013.01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FR-UA-016</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TC-UA-016.1 to 016.3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1.006.1.1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FRUM.009.07, FRUM.013.01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FR-UA-016, FR-UA-070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TC-UA-016.1 to 016.3 (4 cases); TC-UA-070.1 to 070.3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1.006.1.2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FRUM.009.07</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FR-UA-016</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TC-UA-016.1 to 016.3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1.006.1.3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FRUM.009.07</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FR-UA-016</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TC-UA-016.1 to 016.3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1.006.1.4</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FRUM.009.07</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FR-UA-016</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TC-UA-016.1 to 016.3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1.006.1.5</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FRUM.009.07</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FR-UA-016</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TC-UA-016.1 to 016.3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1.007.1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FRUM.009.08</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FR-UA-017</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TC-UA-017.1 to 017.4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1.007.1.1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FRUM.009.08</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FR-UA-017</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TC-UA-017.1 to 017.4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1.007.1.2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FRUM.009.08</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FR-UA-017</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TC-UA-017.1 to 017.4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1.007.1.3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FRUM.009.08</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FR-UA-017</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TC-UA-017.1 to 017.4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1.007.1.4</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FRUM.009.08</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FR-UA-017</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TC-UA-017.1 to 017.4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1.008.1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FRUM.009.09, FRUM.013.01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FR-UA-018</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TC-UA-018.1 to 018.3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1.008.1.1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FRUM.007.03, FRUM.009.09</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FR-UA-018</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TC-UA-018.1 to 018.3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1.008.1.2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FRUM.007.03, FRUM.009.09</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FR-UA-018</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TC-UA-018.1 to 018.3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1.008.1.3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FRUM.007.03, FRUM.009.09</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FR-UA-018</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TC-UA-018.1 to 018.3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1.008.1.4</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FRUM.007.03, FRUM.009.09, FRUM.013.01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FR-UA-018, FR-UA-070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TC-UA-018.1 to 018.3 (5 cases); TC-UA-070.1 to 070.3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1.009.1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FRUM.011.01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FR-UA-019</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TC-UA-019.1 to 019.4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1.009.1.1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FRUM.011.01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FR-UA-019</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TC-UA-019.1 to 019.4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1.009.1.2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FRUM.011.01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FR-UA-019</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TC-UA-019.1 to 019.4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1.009.1.3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FRUM.011.01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FR-UA-019</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TC-UA-019.1 to 019.4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1.009.1.4</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FRUM.011.01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FR-UA-019</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TC-UA-019.1 to 019.4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1.009.1.5</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FRUM.011.01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FR-UA-019</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TC-UA-019.1 to 019.4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1.009.1.6</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FRUM.011.01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FR-UA-019</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TC-UA-019.1 to 019.4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2.001.1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TC-UA-001.1 to 001.5 (7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2.001.1.1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FRUM.001.01, FRUM.001.02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TC-UA-001.1 to 001.5 (7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2.001.1.2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TC-UA-002.1 to 002.4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2.001.1.3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TC-UA-002.1 to 002.4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2.002.1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FRUM.010.01, FRUM.010.02, FRUM.010.03, FRUM.010.04, FRUM.010.05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FR-UA-030, FR-UA-015, FR-UA-070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TC-UA-030.1 to 030.3 (3 cases); TC-UA-015.1 to 015.3 (4 cases); TC-UA-070.1 to 070.3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2.002.2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FRUM.010.01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FR-UA-030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TC-UA-030.1 to 030.3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2.002.2.1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FRUM.010.01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FR-UA-030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TC-UA-030.1 to 030.3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2.002.3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FRUM.010.01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FR-UA-030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TC-UA-030.1 to 030.3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2.002.4</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FRUM.010.01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FR-UA-030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TC-UA-030.1 to 030.3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2.002.5</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FRUM.010.02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FR-UA-031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TC-UA-031.1 to 031.3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2.002.6</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FRUM.010.03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FR-UA-032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TC-UA-032.1 to 032.2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2.002.6.1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FRUM.010.03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FR-UA-032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TC-UA-032.1 to 032.2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2.002.6.2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FRUM.010.03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FR-UA-032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TC-UA-032.1 to 032.2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2.002.7</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FRUM.010.04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FR-UA-033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TC-UA-033.1 to 033.2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2.002.7.1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FRUM.010.04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FR-UA-033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TC-UA-033.1 to 033.2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2.002.7.1 (2nd)</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FRUM.010.04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FR-UA-033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TC-UA-033.1 to 033.2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TC-UA-001.1 to 001.5 (7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3.001.1.1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FRUM.001.01, FRUM.001.02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TC-UA-001.1 to 001.5 (7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3.001.1.2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TC-UA-002.1 to 002.4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3.001.1.3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TC-UA-002.1 to 002.4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FRUM.005, FRUM.005.02, FRUM.005.03, FRUM.005.04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TC-UA-040.1 to 040.3 (6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TC-UA-040.1 to 040.3 (6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3.002.1.2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TC-UA-044.1 to 044.3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3.002.1.3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TC-UA-040.1 to 040.3 (6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3.002.1.4</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TC-UA-040.1 to 040.3 (6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3.002.1.5</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TC-UA-040.1 to 040.3 (6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3.002.1.6</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TC-UA-040.1 to 040.3 (6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3.002.1.7</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TC-UA-040.1 to 040.3 (6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FRUM.005, FRUM.006.04, FRUM.005.03, FRUM.005.04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TC-UA-041.1 to 041.3 (6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3.002.2.1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TC-UA-041.1 to 041.3 (6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3.002.2.2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TC-UA-041.1 to 041.3 (6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3.002.2.3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TC-UA-044.1 to 044.3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3.002.2.4</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TC-UA-041.1 to 041.3 (6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3.002.2.5</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TC-UA-041.1 to 041.3 (6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3.002.2.6</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TC-UA-041.1 to 041.3 (6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3.002.2.7</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TC-UA-041.1 to 041.3 (6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3.002.2.8</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TC-UA-041.1 to 041.3 (6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 FRUM.006.04, FRUM.005.03, FRUM.005.04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TC-UA-042.1 to 042.3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3.002.3.1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FRUM.006.02.01, FRUM.006.04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TC-UA-042.1 to 042.3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3.002.3.2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FRUM.006.02.01, FRUM.006.04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TC-UA-042.1 to 042.3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3.002.3.3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TC-UA-044.1 to 044.3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3.002.3.4</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FRUM.006.02.01, FRUM.006.04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TC-UA-042.1 to 042.3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3.002.3.5</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FRUM.006.02.01, FRUM.006.04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TC-UA-042.1 to 042.3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3.002.3.6</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FRUM.006.02.01, FRUM.006.04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TC-UA-042.1 to 042.3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3.002.3.7</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FRUM.006.02.01, FRUM.006.04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TC-UA-042.1 to 042.3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3.002.3.8</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FRUM.006.02.01, FRUM.006.04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TC-UA-042.1 to 042.3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3.002.4</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 FRUM.006.04, FRUM.005.03, FRUM.005.04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TC-UA-043.1 to 043.2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3.002.4.1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FRUM.006.02.02, FRUM.006.04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TC-UA-043.1 to 043.2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3.002.4.2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FRUM.006.02.02, FRUM.006.04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TC-UA-043.1 to 043.2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3.002.4.3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TC-UA-044.1 to 044.3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3.002.4.4</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FRUM.006.02.02, FRUM.006.04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TC-UA-043.1 to 043.2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3.002.4.5</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FRUM.006.02.02, FRUM.006.04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TC-UA-043.1 to 043.2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3.002.4.6</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FRUM.006.02.02, FRUM.006.04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TC-UA-043.1 to 043.2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3.002.4.7</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FRUM.006.02.02, FRUM.006.04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TC-UA-043.1 to 043.2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3.002.4.8</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FRUM.006.02.02, FRUM.006.04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FR-UA-043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TC-UA-043.1 to 043.2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3.003.1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FR-UA-060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TC-UA-060.1 to 060.3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3.003.1.1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FR-UA-060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TC-UA-060.1 to 060.3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3.003.1.1 (2nd)</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FR-UA-060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TC-UA-060.1 to 060.3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3.003.1.2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FR-UA-060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TC-UA-060.1 to 060.3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3.003.1.3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FR-UA-060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TC-UA-060.1 to 060.3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3.003.1.4</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FR-UA-060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TC-UA-060.1 to 060.3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3.003.1.5</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FR-UA-060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TC-UA-060.1 to 060.3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3.003.1.6</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FR-UA-060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TC-UA-060.1 to 060.3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3.003.2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FR-UA-061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TC-UA-061.1 to 061.2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3.003.2.1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FR-UA-061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TC-UA-061.1 to 061.2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3.003.2.2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FR-UA-061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TC-UA-061.1 to 061.2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3.003.2.3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FR-UA-061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TC-UA-061.1 to 061.2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3.003.2.4</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FR-UA-061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TC-UA-061.1 to 061.2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3.003.2.5</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FR-UA-061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TC-UA-061.1 to 061.2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3.003.2.6</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FR-UA-061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TC-UA-061.1 to 061.2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3.003.3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FR-UA-062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TC-UA-062.1 to 062.2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3.003.3.1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FR-UA-062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TC-UA-062.1 to 062.2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3.003.3.1.1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FR-UA-062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TC-UA-062.1 to 062.2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3.003.3.1.2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FR-UA-062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TC-UA-062.1 to 062.2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4.001.1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TC-UA-001.1 to 001.5 (7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4.001.1.1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FRUM.001.01, FRUM.001.02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TC-UA-001.1 to 001.5 (7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4.001.1.2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TC-UA-002.1 to 002.4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4.001.1.3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TC-UA-002.1 to 002.4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4.002.1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FRUM.005.05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FR-UA-050, FR-UA-045</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TC-UA-050.1 to 050.3 (3 cases); TC-UA-045.1 to 045.3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4.002.1.1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FR-UA-050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TC-UA-050.1 to 050.3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4.002.1.2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FR-UA-050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TC-UA-050.1 to 050.3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4.002.1.3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FRUM.005.05</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FR-UA-050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TC-UA-050.1 to 050.3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4.002.2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FRUM.005.06</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FR-UA-051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4.002.2.1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FR-UA-051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4.002.2.2</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FR-UA-051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4.002.2.3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FR-UA-051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4.002.2.4</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FR-UA-051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4.002.2.5</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FR-UA-051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4.002.2.6</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FR-UA-051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4.002.2.7</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FR-UA-051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4.002.2.8</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FR-UA-051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4.002.2.9</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FR-UA-051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4.002.2.10</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FR-UA-051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BRD 4.003.1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FRUM-008, FRUM.008.04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FR-UA-063, FR-UA-064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TC-UA-063.1 to 063.3 (4 cases); TC-UA-064.1 to 064.2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UAM-NFR-06 (Regulatory and compliance)</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FRUM.003.02.01, FRUM.003.04, FRUM.006.03, FRUM.012.01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FR-UA-006, FR-UA-053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TC-UA-006.1 to 006.3 (3 cases); TC-UA-053.1 to 053.3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UAM-NFR-09 (User and role management 1.a-f)</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FRUM.002.03, FRUM.003.02.01, FRUM.003.04, FRUM.008.01, FRUM.008.04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FR-UA-006, FR-UA-052, FR-UA-064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TC-UA-006.1 to 006.3 (3 cases); TC-UA-052.1 to 052.3 (4 cases); TC-UA-064.1 to 064.2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UAM-NFR-10 (User and role management 1.g)</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FRUM.007.01, FRUM.007.02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FR-UA-060, FR-UA-062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TC-UA-060.1 to 060.3 (5 cases); TC-UA-062.1 to 062.2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UAM-NFR-11 (User and role management 1.h)</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FRUM.001.06, FRUM-004.01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TC-UA-003.1 to 003.4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UAM-NFR-13 (User and role management 1.j)</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FRUM.002.03, FRUM.009.02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FR-UA-011, FR-UA-052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TC-UA-011.1 to 011.4 (9 cases); TC-UA-052.1 to 052.3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UAM-NFR-14 (User and role management 1.k)</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FRUM.009.10</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FR-UA-020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TC-UA-020.1 to 020.4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UAM-NFR-15 (User ID maintenance fields)</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FRUM.001.04, FRUM.001.05, FRUM.002.01, FRUM.002.03, FRUM.008.01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FR-UA-052, FR-UA-004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TC-UA-052.1 to 052.3 (4 cases); TC-UA-004.1 to 004.4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UAM-NFR-16 (System Administrator capabilities)</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FRUM.002.03, FRUM.012.02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FR-UA-052, FR-UA-054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TC-UA-052.1 to 052.3 (4 cases); TC-UA-054.1 to 054.3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UAM-NFR-17 (Authentication through EUA)</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FRUM.001.06, FRUM-004.01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TC-UA-003.1 to 003.4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UAM-NFR-18 (Login logging)</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FRUM.001.01, FRUM.001.02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TC-UA-001.1 to 001.5 (7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UAM-NFR-19 (Lockout)</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FRUM.001.01, FRUM.001.02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TC-UA-001.1 to 001.5 (7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UAM-NFR-22 (Transaction logging and audit trail)</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FRUM.008.01, FRUM.008.04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FR-UA-064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TC-UA-064.1 to 064.2 (2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UAM-NFR-24 (Batch processing a-l)</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FRUM.013.02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FR-UA-071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TC-UA-071.1 to 071.2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UAM-NFR-25 (Batch failure e-mail)</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FRUM.013.02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FR-UA-071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TC-UA-071.1 to 071.2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UAM-NFR-31 (Other BU NFR 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FRUM-004.01, FRUM-004.02, FRUM-004.03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FR-UA-005</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TC-UA-005.1 to 005.5 (10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UAM-NFR-32 (Other BU NFR 2-3)</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FR-UA-051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UAM-NFR-33 (Other BU NFR 4)</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FRUM.001.06, FRUM-004.01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TC-UA-003.1 to 003.4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UAM-NFR-34 (Other BU NFR 5)</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TC-UA-002.1 to 002.4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UAM-NFR-35 (Other BU NFR 6)</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FRUM.001.04, FRUM.001.05, FRUM.008.01, FRUM.008.01 (2nd), FRUM.008.02, FRUM.008.04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FR-UA-004, FR-UA-063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TC-UA-004.1 to 004.4 (4 cases); TC-UA-063.1 to 063.3 (4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UAM-NFR-36 (Other BU NFR 7)</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FRUM-004.01, FRUM-004.02, FRUM-004.03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FR-UA-005</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TC-UA-005.1 to 005.5 (10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UAM-NFR-37 (Other BU NFR 8)</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FRUM-004.01, FRUM-004.02, FRUM-004.03</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FR-UA-005</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TC-UA-005.1 to 005.5 (10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UAM-NFR-38 (Other BU NFR 9)</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FRUM.011.01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FR-UA-019</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TC-UA-019.1 to 019.4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UAM-NFR-39 (Other BU NFR 10)</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FRUM.013.01</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FR-UA-070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TC-UA-070.1 to 070.3 (3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UAM-NFR-40 (Other BU NFR 11)</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FRUM.006.03, FRUM.010.05, FRUM.012.01, FRUM.012.02</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FR-UA-034, FR-UA-053, FR-UA-054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TC-UA-034.1 to 034.3 (5 cases); TC-UA-053.1 to 053.3 (5 cases); TC-UA-054.1 to 054.3 (5 cases)</w:t>
            </w:r>
          </w:p>
        </w:tc>
      </w:tr>
      <w:tr>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UAM-NFR-41 (Report requirements (section 7))</w:t>
            </w:r>
          </w:p>
        </w:tc>
        <w:tc>
          <w:tcPr>
            <w:tcW w:w="4608" w:type="dxa"/>
            <w:shd w:val="clear" w:color="auto" w:fill="FFF59D"/>
          </w:tcPr>
          <w:p>
            <w:pPr>
              <w:spacing w:after="0"/>
              <w:rPr>
                <w:rFonts w:ascii="Calibri" w:hAnsi="Calibri" w:cs="Calibri"/>
                <w:sz w:val="15"/>
                <w:szCs w:val="15"/>
              </w:rPr>
            </w:pPr>
            <w:r>
              <w:rPr>
                <w:rFonts w:ascii="Calibri" w:hAnsi="Calibri" w:cs="Calibri"/>
                <w:sz w:val="15"/>
                <w:szCs w:val="15"/>
              </w:rPr>
              <w:t xml:space="preserve">FRUM.007.01, FRUM.007.02, FRUM.008.01, FRUM.008.01 (2nd), FRUM.008.02, FRUM.008.04</w:t>
            </w:r>
          </w:p>
        </w:tc>
        <w:tc>
          <w:tcPr>
            <w:tcW w:w="2304" w:type="dxa"/>
            <w:shd w:val="clear" w:color="auto" w:fill="FFF59D"/>
          </w:tcPr>
          <w:p>
            <w:pPr>
              <w:spacing w:after="0"/>
              <w:rPr>
                <w:rFonts w:ascii="Calibri" w:hAnsi="Calibri" w:cs="Calibri"/>
                <w:sz w:val="15"/>
                <w:szCs w:val="15"/>
              </w:rPr>
            </w:pPr>
            <w:r>
              <w:rPr>
                <w:rFonts w:ascii="Calibri" w:hAnsi="Calibri" w:cs="Calibri"/>
                <w:sz w:val="15"/>
                <w:szCs w:val="15"/>
              </w:rPr>
              <w:t xml:space="preserve">FR-UA-060, FR-UA-063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TC-UA-060.1 to 060.3 (5 cases); TC-UA-063.1 to 063.3 (4 cases)</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P.2 BIBS reference requirement to FRUM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224"/>
        <w:gridCol w:w="3744"/>
        <w:gridCol w:w="3456"/>
        <w:gridCol w:w="3168"/>
        <w:gridCol w:w="2664"/>
      </w:tblGrid>
      <w:tr>
        <w:trPr>
          <w:tblHeader/>
        </w:trPr>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Reference</w:t>
            </w:r>
          </w:p>
        </w:tc>
        <w:tc>
          <w:tcPr>
            <w:tcW w:w="3744" w:type="dxa"/>
            <w:shd w:val="clear" w:color="auto" w:fill="D9E1F2"/>
          </w:tcPr>
          <w:p>
            <w:pPr>
              <w:spacing w:after="0"/>
              <w:rPr>
                <w:rFonts w:ascii="Calibri" w:hAnsi="Calibri" w:cs="Calibri"/>
                <w:sz w:val="15"/>
                <w:szCs w:val="15"/>
              </w:rPr>
            </w:pPr>
            <w:r>
              <w:rPr>
                <w:rFonts w:ascii="Calibri" w:hAnsi="Calibri" w:cs="Calibri"/>
                <w:b/>
                <w:bCs/>
                <w:sz w:val="15"/>
                <w:szCs w:val="15"/>
              </w:rPr>
              <w:t xml:space="preserve">Title</w:t>
            </w:r>
          </w:p>
        </w:tc>
        <w:tc>
          <w:tcPr>
            <w:tcW w:w="3456" w:type="dxa"/>
            <w:shd w:val="clear" w:color="auto" w:fill="D9E1F2"/>
          </w:tcPr>
          <w:p>
            <w:pPr>
              <w:spacing w:after="0"/>
              <w:rPr>
                <w:rFonts w:ascii="Calibri" w:hAnsi="Calibri" w:cs="Calibri"/>
                <w:sz w:val="15"/>
                <w:szCs w:val="15"/>
              </w:rPr>
            </w:pPr>
            <w:r>
              <w:rPr>
                <w:rFonts w:ascii="Calibri" w:hAnsi="Calibri" w:cs="Calibri"/>
                <w:b/>
                <w:bCs/>
                <w:sz w:val="15"/>
                <w:szCs w:val="15"/>
              </w:rPr>
              <w:t xml:space="preserve">BRD</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FRUM (this FRS)</w:t>
            </w:r>
          </w:p>
        </w:tc>
        <w:tc>
          <w:tcPr>
            <w:tcW w:w="2664" w:type="dxa"/>
            <w:shd w:val="clear" w:color="auto" w:fill="D9E1F2"/>
          </w:tcPr>
          <w:p>
            <w:pPr>
              <w:spacing w:after="0"/>
              <w:rPr>
                <w:rFonts w:ascii="Calibri" w:hAnsi="Calibri" w:cs="Calibri"/>
                <w:sz w:val="15"/>
                <w:szCs w:val="15"/>
              </w:rPr>
            </w:pPr>
            <w:r>
              <w:rPr>
                <w:rFonts w:ascii="Calibri" w:hAnsi="Calibri" w:cs="Calibri"/>
                <w:b/>
                <w:bCs/>
                <w:sz w:val="15"/>
                <w:szCs w:val="15"/>
              </w:rPr>
              <w:t xml:space="preserve">Test conditions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FR-UA-001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Log in with a persona profile from a BDO-issued device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1.001.1, BRD 1.001.1.1, BRD 2.001.1, BRD 2.001.1.1, BRD 3.001.1, BRD 3.001.1.1, BRD 4.001.1, BRD 4.001.1.1, UAM-NFR-18, UAM-NFR-19</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FRUM.001.01, FRUM.001.02</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TC-UA-001.1 to 001.5 (7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FR-UA-002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Warn before the inactivity and system log-out</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1.001.1.2, BRD 1.001.1.3, BRD 2.001.1.2, BRD 2.001.1.3, BRD 3.001.1.2, BRD 3.001.1.3, BRD 4.001.1.2, BRD 4.001.1.3, UAM-NFR-34</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FRUM.001.01, FRUM.001.03, FRUM.001.04</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TC-UA-002.1 to 002.4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FR-UA-003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Sign in with the BDO account (single sign-on through EIAM)</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UAM-NFR-11, UAM-NFR-17, UAM-NFR-33</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FRUM.001.06, FRUM-004.01</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TC-UA-003.1 to 003.4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FR-UA-004</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Log out and keep a session log</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UAM-NFR-35, UAM-NFR-15</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FRUM.001.04, FRUM.001.05, FRUM.008.01</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TC-UA-004.1 to 004.4 (4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FR-UA-005</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Enforce the password policy and self-service reset</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UAM-NFR-31, UAM-NFR-36, UAM-NFR-37</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FRUM-004.01, FRUM-004.02, FRUM-004.03</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TC-UA-005.1 to 005.5 (10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FR-UA-006</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Deactivate dormant users</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UAM-NFR-06, UAM-NFR-09</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FRUM.003.02.01, FRUM.003.04</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TC-UA-006.1 to 006.3 (3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FR-UA-010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Draft, edit, cancel and submit an access request</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1.002.1.1, BRD 1.002.1.1.4-1.002.1.1.5, BRD 1.002.1.2-1.002.1.4, BRD 1.003.1.1, BRD 1.003.1.1.5-1.003.1.1.6, BRD 1.003.1.2-1.003.1.4, BRD 1.004.1.1, BRD 1.004.1.1.2-1.004.1.1.3, BRD 1.004.1.2-1.004.1.4, BRD 1.005.1, BRD 1.005.1.1.1-1.005.1.1.2, BRD 1.005.1.2-1.005.1.4</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FRUM.009.01</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TC-UA-010.1 to 010.5 (8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FR-UA-011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Enrol a new user</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1.002.1, BRD 1.002.1.1.1, BRD 1.002.1.1.2, UAM-NFR-13</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FRUM.009.02</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TC-UA-011.1 to 011.4 (9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FR-UA-012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Modify an existing user</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1.003.1, BRD 1.003.1.1.1, BRD 1.003.1.1.2, BRD 1.003.1.1.3</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FRUM.003.01, FRUM.009.03</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TC-UA-012.1 to 012.3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FR-UA-013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Deactivate a user</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1.004.1, BRD 1.004.1.1.1</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FRUM.003.02.01, FRUM.009.04</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TC-UA-013.1 to 013.3 (4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FR-UA-014</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Reactivate a user</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1.005, BRD 1.005.1.1</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FRUM.003.02.02, FRUM.009.05</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TC-UA-014.1 to 014.2 (3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FR-UA-015</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Choose the approver</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1.002.1.1.3, BRD 1.003.1.1.4, BRD 1.004.1.1.4, BRD 1.005.1.1.3</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FRUM.009.06</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TC-UA-015.1 to 015.3 (4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FR-UA-016</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Apply correction on a returned request</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1.006.1, BRD 1.006.1.1, BRD 1.006.1.2, BRD 1.006.1.3, BRD 1.006.1.4, BRD 1.006.1.5</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FRUM.009.07</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TC-UA-016.1 to 016.3 (4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FR-UA-017</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Cancel a submitted request</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1.007.1, BRD 1.007.1.1, BRD 1.007.1.2, BRD 1.007.1.3, BRD 1.007.1.4</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FRUM.009.08</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TC-UA-017.1 to 017.4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FR-UA-018</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View submitted requests and their status</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1.008.1, BRD 1.008.1.1, BRD 1.008.1.2, BRD 1.008.1.3, BRD 1.008.1.4</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FRUM.007.03, FRUM.009.09</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TC-UA-018.1 to 018.3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FR-UA-019</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Submit a bulk request</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1.009.1, BRD 1.009.1.1, BRD 1.009.1.2, BRD 1.009.1.3, BRD 1.009.1.4, BRD 1.009.1.5, BRD 1.009.1.6, UAM-NFR-38</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FRUM.011.01</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TC-UA-019.1 to 019.4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FR-UA-020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Apply changes on an effective date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UAM-NFR-14</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FRUM.009.10</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TC-UA-020.1 to 020.4 (4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FR-UA-030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Receive, list and open requests for approval</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2.002.1, BRD 2.002.2, BRD 2.002.2.1, BRD 2.002.3, BRD 2.002.4</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FRUM.010.01</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TC-UA-030.1 to 030.3 (3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FR-UA-031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Approve a request and grant the access</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2.002.5</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FRUM.010.02</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TC-UA-031.1 to 031.3 (4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FR-UA-032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Reject a request</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2.002.6, BRD 2.002.6.1, BRD 2.002.6.2</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FRUM.010.03</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TC-UA-032.1 to 032.2 (3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FR-UA-033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Return a request to the Requestor</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2.002.7, BRD 2.002.7.1</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FRUM.010.04</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TC-UA-033.1 to 033.2 (2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FR-UA-034</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Escalate privileged and out-of-hours changes for a second approval</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UAM-NFR-40</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FRUM.010.05</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TC-UA-034.1 to 034.3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FR-UA-040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Request a new group profile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3.002.1, BRD 3.002.1.1, BRD 3.002.1.3, BRD 3.002.1.4, BRD 3.002.1.5, BRD 3.002.1.6, BRD 3.002.1.7</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FRUM.005.02</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TC-UA-040.1 to 040.3 (6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FR-UA-041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Request a change to a group profile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3.002.2, BRD 3.002.2.1, BRD 3.002.2.2, BRD 3.002.2.4, BRD 3.002.2.5, BRD 3.002.2.6, BRD 3.002.2.7, BRD 3.002.2.8</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FRUM.006.01, FRUM.006.03, FRUM.006.04</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TC-UA-041.1 to 041.3 (6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FR-UA-042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Request the deactivation of a group profile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3.002.3, BRD 3.002.3.1, BRD 3.002.3.2, BRD 3.002.3.4, BRD 3.002.3.5, BRD 3.002.3.6, BRD 3.002.3.7, BRD 3.002.3.8</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FRUM.006.02.01, FRUM.006.04</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TC-UA-042.1 to 042.3 (4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FR-UA-043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Request the reactivation of a group profile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3.002.4, BRD 3.002.4.1, BRD 3.002.4.2, BRD 3.002.4.4, BRD 3.002.4.5, BRD 3.002.4.6, BRD 3.002.4.7, BRD 3.002.4.8</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FRUM.006.02.02, FRUM.006.04</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TC-UA-043.1 to 043.2 (2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FR-UA-044</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Route group-profile requests to approvers in order</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3.002.1.2, BRD 3.002.2.3, BRD 3.002.3.3, BRD 3.002.4.3</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FRUM.005.03</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TC-UA-044.1 to 044.3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FR-UA-045</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Implement an approved group-profile request</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p.6 "System Administrator to create / modify group profile"; BRD 4.002.1</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FRUM.005.04, FRUM.006.01</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TC-UA-045.1 to 045.3 (4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FR-UA-050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Define the group profiles of the access personas</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4.002.1, BRD 4.002.1.1, BRD 4.002.1.2, BRD 4.002.1.3</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FRUM.005.01, FRUM.005.05</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TC-UA-050.1 to 050.3 (3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FR-UA-051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Assign functions to a group profile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4.002.2, BRD 4.002.2.1 to 4.002.2.7, BRD 4.002.2.8, BRD 4.002.2.9, BRD 4.002.2.10, UAM-NFR-32</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FRUM.001.02, FRUM.005.01, FRUM.005.06, FRUM.007.03</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TC-UA-051.1 to 051.3 (3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FR-UA-052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Maintain user data and the user ID format</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UAM-NFR-09, UAM-NFR-13, UAM-NFR-15, UAM-NFR-16</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FRUM.002.01, FRUM.002.03</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TC-UA-052.1 to 052.3 (4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FR-UA-053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Keep profiles that one user may not hold apart (separation of duties)</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UAM-NFR-40, UAM-NFR-06</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FRUM.006.03, FRUM.012.01</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TC-UA-053.1 to 053.3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FR-UA-054</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Second approval of the security settings</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UAM-NFR-40, UAM-NFR-16</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FRUM.012.02</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TC-UA-054.1 to 054.3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FR-UA-060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Report</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3.003.1, BRD 3.003.1.1, BRD 3.003.1.1, BRD 3.003.1.2 to 3.003.1.6, UAM-NFR-10, UAM-NFR-41</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FRUM.007.01, FRUM.007.02</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TC-UA-060.1 to 060.3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FR-UA-061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User Group Profile Report</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3.003.2, BRD 3.003.2.1 to 3.003.2.6, UAM-NFR-41</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FRUM.007.01, FRUM.007.02</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TC-UA-061.1 to 061.2 (2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FR-UA-062</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Group Profile Membership list</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3.003.3, BRD 3.003.3.1, BRD 3.003.3.1.1, BRD 3.003.3.1.2, UAM-NFR-10</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FRUM.007.01, FRUM.007.02</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TC-UA-062.1 to 062.2 (2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FR-UA-063</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Audit Log</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4.003.1, UAM-NFR-35, UAM-NFR-41</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FRUM.008.01, FRUM.008.01 (2nd), FRUM.008.02, FRUM.008.04</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TC-UA-063.1 to 063.3 (4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FR-UA-064</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Keep an access-change log that no user can change</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4.003.1, UAM-NFR-09, UAM-NFR-22</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FRUM.008.01, FRUM.008.04</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TC-UA-064.1 to 064.2 (2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FR-UA-070</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Notify requesters, approvers and affected users</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BRD 1.006.1.1, BRD 1.008.1.4, BRD 2.002.1, UAM-NFR-39</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FRUM.013.01</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TC-UA-070.1 to 070.3 (3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FR-UA-071</w:t>
            </w:r>
          </w:p>
        </w:tc>
        <w:tc>
          <w:tcPr>
            <w:tcW w:w="3744" w:type="dxa"/>
            <w:shd w:val="clear" w:color="auto" w:fill="FFF59D"/>
          </w:tcPr>
          <w:p>
            <w:pPr>
              <w:spacing w:after="0"/>
              <w:rPr>
                <w:rFonts w:ascii="Calibri" w:hAnsi="Calibri" w:cs="Calibri"/>
                <w:sz w:val="15"/>
                <w:szCs w:val="15"/>
              </w:rPr>
            </w:pPr>
            <w:r>
              <w:rPr>
                <w:rFonts w:ascii="Calibri" w:hAnsi="Calibri" w:cs="Calibri"/>
                <w:sz w:val="15"/>
                <w:szCs w:val="15"/>
              </w:rPr>
              <w:t xml:space="preserve">E-mail designated users on failed batch runs</w:t>
            </w:r>
          </w:p>
        </w:tc>
        <w:tc>
          <w:tcPr>
            <w:tcW w:w="3456" w:type="dxa"/>
            <w:shd w:val="clear" w:color="auto" w:fill="FFF59D"/>
          </w:tcPr>
          <w:p>
            <w:pPr>
              <w:spacing w:after="0"/>
              <w:rPr>
                <w:rFonts w:ascii="Calibri" w:hAnsi="Calibri" w:cs="Calibri"/>
                <w:sz w:val="15"/>
                <w:szCs w:val="15"/>
              </w:rPr>
            </w:pPr>
            <w:r>
              <w:rPr>
                <w:rFonts w:ascii="Calibri" w:hAnsi="Calibri" w:cs="Calibri"/>
                <w:sz w:val="15"/>
                <w:szCs w:val="15"/>
              </w:rPr>
              <w:t xml:space="preserve">UAM-NFR-24, UAM-NFR-25</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FRUM.013.02</w:t>
            </w:r>
          </w:p>
        </w:tc>
        <w:tc>
          <w:tcPr>
            <w:tcW w:w="2664" w:type="dxa"/>
            <w:shd w:val="clear" w:color="auto" w:fill="FFF59D"/>
          </w:tcPr>
          <w:p>
            <w:pPr>
              <w:spacing w:after="0"/>
              <w:rPr>
                <w:rFonts w:ascii="Calibri" w:hAnsi="Calibri" w:cs="Calibri"/>
                <w:sz w:val="15"/>
                <w:szCs w:val="15"/>
              </w:rPr>
            </w:pPr>
            <w:r>
              <w:rPr>
                <w:rFonts w:ascii="Calibri" w:hAnsi="Calibri" w:cs="Calibri"/>
                <w:sz w:val="15"/>
                <w:szCs w:val="15"/>
              </w:rPr>
              <w:t xml:space="preserve">TC-UA-071.1 to 071.2 (3 cases)</w:t>
            </w:r>
          </w:p>
        </w:tc>
      </w:tr>
    </w:tbl>
    <w:p>
      <w:pPr>
        <w:spacing w:after="0"/>
        <w:rPr>
          <w:rFonts w:ascii="Arial" w:hAnsi="Arial" w:cs="Arial"/>
        </w:rPr>
      </w:pPr>
    </w:p>
    <w:p>
      <w:pPr>
        <w:pStyle w:val="TOC1"/>
        <w:pageBreakBefore/>
        <w:tabs>
          <w:tab w:val="right" w:leader="dot" w:pos="8625"/>
        </w:tabs>
      </w:pPr>
      <w:r>
        <w:rPr>
          <w:rFonts w:ascii="Arial" w:hAnsi="Arial" w:cs="Arial"/>
          <w:shd w:val="clear" w:color="auto" w:fill="FFF59D"/>
        </w:rPr>
        <w:t xml:space="preserve">Annex Q – Observations and Points for BDOI Decision</w:t>
      </w:r>
    </w:p>
    <w:p>
      <w:pPr>
        <w:rPr>
          <w:rFonts w:ascii="Arial" w:hAnsi="Arial" w:cs="Arial"/>
        </w:rPr>
      </w:pPr>
      <w:r>
        <w:rPr>
          <w:rFonts w:ascii="Arial" w:hAnsi="Arial" w:cs="Arial"/>
          <w:shd w:val="clear" w:color="auto" w:fill="FFF59D"/>
        </w:rPr>
        <w:t xml:space="preserve">Every point where BDOI's FRS and the BIBS reference FRS differ, the slips noticed in BDOI's text, the changes made to the Business Requirements Mapping, the rows added to BDOI's annexes and the other observations of this version. BDOI's text is kept in the body of the document; this annex gives both readings, the BRD text, what version 1.2 proposes, the impact and who decides. Every point starts as Open.</w:t>
      </w:r>
    </w:p>
    <w:p>
      <w:pPr>
        <w:pStyle w:val="Heading2"/>
        <w:keepNext/>
        <w:numPr>
          <w:ilvl w:val="0"/>
          <w:numId w:val="0"/>
        </w:numPr>
        <w:rPr>
          <w:rFonts w:ascii="Arial" w:hAnsi="Arial" w:cs="Arial"/>
        </w:rPr>
      </w:pPr>
      <w:r>
        <w:rPr>
          <w:rFonts w:ascii="Arial" w:hAnsi="Arial" w:cs="Arial"/>
          <w:shd w:val="clear" w:color="auto" w:fill="FFF59D"/>
        </w:rPr>
        <w:t xml:space="preserve">Q.1 Conflicts between BDOI's FRS and the BIBS reference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Q-01 (C01)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Where access requests are raised and approved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Mapping rows BRD 1.006 to 1.009 and 2.002: "c/o UIDM". FRUM.002: "New User requests and Enterprise SSO account creation shall be performed outside the BDOI-BROKERSYS application." FRUM.003 and FRUM-004: update, status and password requests "done outside".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Sections A and B: the Requestor creates, edits, cancels, corrects and bulk-submits requests and the Approver approves, rejects or returns them; p.5: a module in which the business unit manages access itself, reducing the dependency on IT.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Option (a): UIDM-ISC provisions the user accounts (create, deactivate, reactivate) through the standard provisioning interface, each change logged with its UIDM request number; the assignment and change of group profiles and the group-profile requests stay as requests in the system under four eyes. FRUM.009 to FRUM.011 then apply to the changes not requested in UIDM; all of them apply if BDOI keeps every request in the system. (BIBS reference FRS: FR-UA-010 to FR-UA-020 and FR-UA-030 to FR-UA-034: every access change is a request in the system, decided by a chosen approver under four eyes; the UIDM-ISC option is open (CLR-UA-03).)</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Scope of FRUM.002, FRUM.003 and the new FRUM.009 to FRUM.011; provisioning interface to agree with BDOI IT; Annex A flows.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BDOI IT; Process Owner (Business Administration); Information Security</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Q-02 (C02)</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Assignment of roles to a user</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FRUM.002.01: "The system shall allow authorized users to assign the user's access role and applicable permissions."</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1.002.1.1.2 and 1.003.1.1.3: select the User Access Group profile in the request; 2.002.5: approve the request.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Assign roles through the request with four eyes; read BDOI's "authorized users" as the requester and the approver together. (BIBS reference FRS: FR-UA-011, FR-UA-012, FR-UA-031: group profiles are assigned through an enrolment or modify request approved by another user; a direct change is an audited emergency of the System Administrator (FR-UA-045, FR-UA-052).)</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FRUM.002.01, FRUM.009.02 and.03.</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 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Q-03 (C03)</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Creation and change of roles (group profiles)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FRUM.005.01 and FRUM.006: authorised users create, update, deactivate and reactivate roles and permissions in the application; "Role update request, permission update request are done outside the BDOI-BROKERSYS application."</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3.002 and the process diagram of p.6: the Business Administrator submits the request, the approver approves, declines or returns it, the System Administrator creates or modifies the group profile.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Keep BDOI's capabilities as the System Administrator's implementation of an approved group-profile request (FRUM.005.02 to.04, FRUM.006.04). (BIBS reference FRS: FR-UA-040 to FR-UA-045: the Business Administrator requests, the approvers decide in order, the System Administrator implements; a direct role edit is refused unless the emergency setting is on.)</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FRUM.005, FRUM.006.</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Process Owner (Business Administration); Information Security</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Q-04 (C04)</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Creating the user from the SSO account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FRUM.002.01: create a user from an existing and active Enterprise SSO account; validate that it exists and is active; retrieve the user information from the Enterprise SSO platform during automatic user creation.</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1.002.1.1.1: input new user data; NFR p.14: interface the user ID with EUA using the Windows ID.</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Create the user from the UIDM-ISC provisioning (which carries the SSO account) or from an approved enrolment; the Windows ID is checked against EIAM at the first sign-in. A look-up of the SSO directory on the enrolment screen is a change to the system for BDOI to decide. (BIBS reference FRS: FR-UA-003, FR-UA-011: the system never creates a user from a sign-in; the EIAM identity is linked to an existing active user by the Windows ID or the UPN (CLR-UA-22); the user is created by an approved enrolment or, as proposed, by UIDM-ISC provisioning.)</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FRUM.002.01, Annex N.</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BDOI IT</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Q-05 (C05)</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Duplicate user check</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FRUM.002.01: "Duplication Criteria: Validate if there is existing AD email AND Windows ID combination."</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Not stated in the BRD.</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Keep the Windows ID unique on its own, which is stricter than the combination and also refuses BDOI's duplicates; warn when the e-mail address is already used by another user. (BIBS reference FRS: FR-UA-011: the user ID is unique and the Windows ID is unique on its own ("Windows ID &lt;id&gt; belongs to another user").)</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FRUM.002.01; message in Annex K.</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Q-06 (C06)</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User ID and Windows ID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Annex E: "User ID - User's Windows ID"; FRUM.008.01: "User Id (Windows ID)".</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NFR 1.j: user ID of at least ten alphanumeric characters in the a999999999 format; NFR p.14: Windows ID among the user fields; sample A shows user IDs a013000000.</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Keep both values; the reports and the audit log show the user ID and the Windows ID. (BIBS reference FRS: FR-UA-011, FR-UA-052: a user ID in the BDOI format (a letter and nine digits) and the Windows ID held separately for the single sign-on match.)</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Annexes E, G and H (field descriptions).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Process Owner (Business Administration); BDOI IT</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Q-07 (C07)</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Session timeout message or warning before the log-out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FRUM.001.04: "The system shall notify the user x minutes after inactivity that the session automatically ended due to timeout"; "Your session timed out. Please log in again to continue"; default 30 minutes.</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1.001.1.3 (and 2.001, 3.001, 4.001): "Receive warning prior to system triggered log out (30 minutes)"; Other BU NFR 5.</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Keep both - BDOI's message and Log In button after the inactivity sign-out (adopt the wording), and the warning before the fixed end of the session that the BRD asks. (BIBS reference FRS: FR-UA-002: sign-out after 30 minutes of inactivity with the warning at 15 minutes; a separate warning 30 minutes before the fixed end of the session.)</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FRUM.001.04; Annexes J and K.</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Q-08 (C08)</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Wording of the inactivity warning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FRUM.001.03: "You have been inactive for x minutes. For your security, your session is about to expire. Would you like to stay logged in or log out?" with the buttons "Stay Logged In" and "Log Out".</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1.001.1.2: "Receive the inactivity warning (15 minutes)".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Adopt BDOI's text and buttons (a screen text change, no rule change). (BIBS reference FRS: FR-UA-002 and the session dialog of the screens: "For your security the system signs you out in n minute(s)..." with the system's own buttons.)</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FRUM.001.03; Annex K.</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Q-09 (C09)</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Lock-out after three invalid tries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FRUM.001.02, under the Enterprise SSO sign-in: "Access to the application disables after three (3) invalid password tries."</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NFR p.14: users are locked out after 3 invalid attempts.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EIAM's lock-out set to 3 invalid tries for BDO accounts (BDOI IT to confirm); 3 in the application for the break-glass accounts. (BIBS reference FRS: FR-UA-001, CLR-UA-25: with single sign-on the EIAM lock-out policy applies; the application locks the local (break-glass) accounts after 3 failed attempts.)</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FRUM.001.02; Annex M.</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BDOI IT; Information Security</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Q-10 (C10)</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Password history</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FRUM-004.02 and.03: "Prevent reuse of at least the last ten (10) passwords."</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Other BU NFR 7: enforce strong password policies (no value).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Adopt 10 for the local accounts (a setting value, no change). (BIBS reference FRS: FR-UA-005: history of 8 for local accounts (value to confirm, UQ08).)</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Annex M.</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Q-11 (C11)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Password reset and forgotten password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FRUM-004.02: "The system shall not provide a password reset function"; FRUM-004.03: "The system shall not provide a forgot password function".</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Other BU NFR 1: password management (reset, change); NFR 8: self-service password reset.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SSO users: BDOI's rule (no reset in the application). Break-glass accounts: reset by a second administrator only; the self-service link switched off in production. (BIBS reference FRS: FR-UA-005: for local accounts, an administrator reset and a self-service reset link; none for SSO users.)</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FRUM-004; Annexes M and N.</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 BDOI IT</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Q-12 (C12)</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Detail of the sign-in error messages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FRUM.002.01, FRUM-004.01 and.03: "Error messages should not give clues on exact error."</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NFR p.14: "If failed, corresponding error message will also be forwarded."</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Keep the single message of the local sign-in; keep the not-linked message of single sign-on (the identity is already proven by EIAM, and the user needs to know to call the administrator), for Information Security to confirm. (BIBS reference FRS: FR-UA-001: one message for a wrong password, a locked and a deactivated account ("Invalid user name or password"); FR-UA-003: "Your sign-in was accepted by your organisation, but it is not linked to an active user of this system. Contact your administrator.")</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Annex K.</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Q-13 (C13)</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Revocation on an SSO status change and open sessions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FRUM.003.02.01: "automatically revoke access... when the synchronized user status is marked as Inactive, Disabled, Locked, or Deactivated"; "terminate active sessions upon detection of user deactivation".</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1.004: a deactivation request.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With option (a), a leaver from UIDM-ISC deactivates the user and ends the open sessions at once (change to the system); a deactivation request does the same on approval. (BIBS reference FRS: FR-UA-013, FR-UA-006: deactivation by a request or the dormant-user job; EIAM refuses a disabled BDO account at the next sign-in; the open session ends at the inactivity sign-out or the session expiry.)</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FRUM.003.02.01; Annex N.</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BDOI IT; Information Security</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Q-14 (C14)</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Synchronisation status and on-demand synchronisation</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FRUM.002.02 and FRUM.003.03: display the latest synchronisation status and timestamp of each user; authorised users start an on-demand synchronisation; failures are recorded and notified.</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Not stated in the BRD.</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Show on each user the last provisioning event (time, source, UIDM request number); refuse a failed provisioning call back to UIDM-ISC and alert the System Administrator; replace the on-demand synchronisation by a re-send from UIDM-ISC. (BIBS reference FRS: None; the UIDM-ISC option (a) pushes changes to the system; the Users screen shows the last sign-in.)</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FRUM.002.02, FRUM.003.03; Annex N; change to the system.</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BDOI IT</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Q-15 (C15)</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Supervisory and record-ownership access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FRUM.001.02: "User with Supervisory roles have the same view as their assigned personnels (e.g. UH can manage the records of all assigned personnels including access to uploaded documents)"; FRUM.005.01: configurable record ownership and supervisory access rules.</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Not stated in the BRD.</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Hold the data scope on the user record (unit, team, supervisor) as part of FRUM.002.03, with the values per persona from the User Access Matrix. (BIBS reference FRS: Roles and permissions only in the BRD-11 FRS; the record scope of each user (own, team, unit) is set in the data scope of the user and specified by each module FRS.)</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FRUM.001.02, FRUM.002.03, FRUM.005.01.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Q-16 (C16)</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Conflicting permission combinations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FRUM.006.03: "The system shall prevent the assignment of conflicting or invalid permission combinations."</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Other BU NFR 11: changes to privileges monitored, evaluated and escalated.</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Keep the rules at group-profile level (what one user may hold); BDOI lists the permission pairs it means and they become rules between profiles. (BIBS reference FRS: FR-UA-053: separation-of-duties rules name pairs of group profiles one user may not hold, maintained by the Business Administrator and authorised by Information Security; FR-UA-041 refuses a permission both added and removed.)</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FRUM.006.03, FRUM.012.01.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Q-17 (C17)</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Second approval of privileged and out-of-hours changes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No such rule (approvals are outside the system).</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Other BU NFR 11: modifications outside working hours or from low to high privilege are escalated for additional review.</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 as FRUM.010.05; BDOI names the high-privilege profiles and the working hours. (BIBS reference FRS: FR-UA-034: a change to a High or Admin profile, or one submitted or approved outside working hours, needs a second approver and raises an alert.)</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FRUM.010.05; Annex M.</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Q-18 (C18)</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File names of the exports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FRUM.007.02: "&lt;Report_Name&gt;_MMDDYYYY"; FRUM.008.01 (2nd): "Audit Logs_MMDDYYYY".</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Not stated in the BRD.</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Adopt BDOI's file names (a change of the download name). (BIBS reference FRS: FR-UA-060 to FR-UA-063: report name, generated by, coverage and time generated in the header; the file name is not specified.)</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FRUM.007.02, FRUM.008.01 (2nd).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Q-19 (C19)</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Role and IP address in the audit log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FRUM.008.01 and.02: Timestamp, Module, User Id, Performed By, Role, Action, Activity, From, To, IP Address.</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Sample D: Date, Activity, From, To, Done By.</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 the role at the time and the source (IP) address to the audit entries (change to the system) and keep approved by and the request number; Annex H extended. (BIBS reference FRS: FR-UA-063, FR-UA-064: date, activity, from, to, done by, approved by, request number; the session log keeps the sign-in method and second factor.)</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FRUM.008; Annex H.</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 BDOI IT</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Q-20 (C20)</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Inactivity and timeout in the audit trail</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FRUM.001.03: "record user inactivity in the audit trail"; FRUM.001.04: "record timeout"; actions Inactivity and Timeout in FRUM.008.01.</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Other BU NFR 6: log user log-in and log-out activities.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Show the inactivity sign-out as action Inactivity and the session expiry as action Timeout in the User Access Audit Log. (BIBS reference FRS: FR-UA-004: the session log records the end reason (log-out, inactivity, session expiry, ended by an administrator, account locked); the audit log report can include log-ins and log-outs.)</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FRUM.001.03,.04; FRUM.008.</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Q-21 (C21)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Deactivating a role that has members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FRUM.006.02.01: display the users assigned; prevent new assignment; retain role assignments; enforce access restrictions.</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Not stated in the BRD.</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Allow it, as both say, with the members listed on the request and notified. (BIBS reference FRS: FR-UA-042: the members lose its screens on implementation and are listed and notified; whether members must be moved first is open (UQ16, CLR-UA-07).)</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FRUM.006.02.01.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Q-22 (C22)</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Approvers of group-profile requests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No approver of role changes in the system.</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3.002.1.2, 3.002.2.3, 3.002.3.3, 3.002.4.3: "Select approver/s from the drop-down".</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 as FRUM.005.03; BDOI names the approvers (UQ02). (BIBS reference FRS: FR-UA-044: one or more approvers in order; all must approve; any can reject or return.)</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FRUM.005.03.</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Q-23 (C23)</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Effective date of access changes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Not stated.</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NFR 1.k: ability to specify an effective date for user and role changes.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 as FRUM.009.10. (BIBS reference FRS: FR-UA-020: a request may carry an effective date; approved before it, it waits as Scheduled and is applied on the date.)</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FRUM.009.10.</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Q-24 (C24)</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Bulk requests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Mapping row BRD 1.009.1: "c/o UIDM".</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1.009 and Other BU NFR 9: bulk uploads or batch updates of user profiles.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 as FRUM.011; with option (a) the bulk request serves the group-profile changes and the go-live load of users. (BIBS reference FRS: FR-UA-019: a bulk request from a template, checked row by row, decided by one approver and applied line by line.)</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FRUM.011.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Process Owner (Business Administration); BDOI IT</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Q-25 (C25)</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Notifications of access requests and changes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Only synchronisation failures are notified (FRUM.003.03); request notices are outside (UIDM).</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1.006.1.1, 1.008.1.4, 2.002.1 and Other BU NFR 10: notification on returned, approved and rejected requests and on access changes.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 as FRUM.013.01. (BIBS reference FRS: FR-UA-070: notices to the approver, the requester and the affected user, in the system and by e-mail.)</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FRUM.013.01; Annex L.</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Q-26 (C26)</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Dormant accounts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No rule; access follows the SSO status.</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Not stated as such; NFR regulatory rows (MORB, Data Privacy Act).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 as FRUM.003.04 with the values of Information Security. (BIBS reference FRS: FR-UA-006: users without a sign-in for 90 days are deactivated by a daily job, with a notice 7 days before; System Administrators exempt.)</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FRUM.003.04; Annex M.</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Q-27 (C27)</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AD group and roles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FRUM.002.01: the user information retrieved includes "AD Group".</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Roles maintained in the module (BRD 4.002).</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Hold the AD group for information and for the sign-in gate only; roles stay in the system. (BIBS reference FRS: CLR-UA-26: no Entra ID group is mapped to a role; roles change only through requests; a 'the system users' group may gate who reaches the system.)</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FRUM.002.01; Annex N.</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BDOI IT</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Q-28 (C28)</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Fields of the user record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FRUM.002.01: Windows ID, AD e-mail, AD group, AD status, AD sync date / time, first name, last name, display name, team leader, team head, section head and unit head names, unit / segment, department, location, UIDM request no., created and modified by and date.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NFR p.14: Windows ID, user name, user status, Business Unit Group, User Level.</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Take the union - add BDOI's hierarchy names, unit / segment, department, location and UIDM request number (change to the system for the fields not held) and keep the BRD's business unit group and user level. (BIBS reference FRS: FR-UA-011, FR-UA-052: user ID, Windows ID, full name, e-mail, home branch, business unit group, user level, group profiles, authorisation limit, status, last sign-in.)</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FRUM.002.01, FRUM.002.03; Annex J.</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Process Owner (Business Administration); BDOI IT</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Q.2 Slips noticed in BDOI's FRS (proposed corrections; BDOI's text is not changed)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Q-29 (S01)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row BRD 4.001.1</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Row BRD 4.001.1 reads "I. Log in as a Business Administrator" and maps to FRID.001.</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4.001.1: "I. Log in as an System Administrator".</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Read "System Administrator"; map to FRUM.001 (FRID.001 is not an item of this FRS).</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table.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Q-30 (S02)</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rows BRD 4.002.1 and 4.002.2</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Rows BRD 4.002.1 and 4.002.2 map to FRID.005 and FRID.006.</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4.002.1 define user profile / role; 4.002.2 assign each function to a profile.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Map to FRUM.005.05 and FRUM.005.06 of this FRS (FRID items belong to another document).</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table.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Q-31 (S03)</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row BRD 3.002.2</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Row BRD 3.002.2 reads "b. Submit a new User Access Group Profiles request".</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3.002.2: "b. Submit a modify User Access Group Profiles request".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Read "modify".</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table.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Q-32 (S04)</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row BRD 1.007.1</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Row BRD 1.007.1 ends with "4. Re-submit request".</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1.007.1.4: "4. Cancel submitted request".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Read "Cancel submitted request".</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table.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Q-33 (S05)</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row BRD 1.003.1.1</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Row BRD 1.003.1.1 holds the whole function "III. Modify Existing User" and maps to FRUM.003, FRUM.004.</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1.003.1 is the function; 1.003.1.1 is its step "1. Create request".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Read the row as BRD 1.003.1; FRUM-004 (password maintenance) does not cover a modification request - map to FRUM.003.01 and FRUM.009.03.</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table.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Q-34 (S06)</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Reference to the report templates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FRUM.007.01: "The system shall follow the report design from the Annex C - Report Templates."</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Read "Annex B - Report template" (Annex C is the User Access Matrix).</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FRUM.007.01.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Q-35 (S07)</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Numbering of FRUM-004 and FRUM-008</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The export item of FRUM-008 is numbered FRUM.008.01 a second time; FRUM-004 and FRUM-008 are written with a hyphen, the others with a dot.</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Read the export item as FRUM.008.03 and the entries as FRUM.004 and FRUM.008; v1.2 keeps BDOI's numbers and adds FRUM.008.04 onwards.</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References in Annex P.</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Q-36 (S08)</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Data type of Modified by (Annex 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Annex E row 6: "Modified by | Date".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Sample A: Modified by admin 2.</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Read "Text".</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Annex 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Q-37 (S09)</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Titles of Annexes F and 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Annex F "Group Profile Membership List" holds the fields of the User Group Profile Report (module, task, access); Annex G "User Group Membership Report Fields" holds the fields of the membership list.</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3.003.2 User Group Profile Report; 3.003.3 Group Profile Membership list.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Read Annex F as "User Group Profile Report Fields" and Annex G as "Group Profile Membership List Fields".</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Annexes F and G.</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Q-38 (S10)</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Audit fields in FRUM.008.01 and Annex H</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FRUM.008.01 and.02 list Activity and IP Address; Annex H (Audit Log Fields) does not.</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Sample D: Activity column.</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Add Activity and IP Address to Annex H (rows added in v1.2).</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Annex H.</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Q-39 (S11)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Template instructions and placeholders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Instruction paragraphs under Rationale, Document Preparation and the Mapping; an empty 3 x 3 table; "(List the filenames of the Business Request...)" and "Describe major assumptions..." under References; "B(IBS)" in the Rationale.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BDO ITG removes the instructions and the empty table and fills in the references; v1.2 adds the references it used in a sentence and leaves BDOI's text as it is.</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Introduction.</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Q-40 (S12)</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No Document Revision Log</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The document carries revision 1.1 on the cover but no Document Revision Log table.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v1.2 adds a Document Revision Log after the cover with the rows 1.1 (from the cover) and 1.2.</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Front matter.</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Q.3 Changes to the Business Requirements Mapping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Q-41 (BRD 1.002.1)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FRUM.002</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II. Enroll New User a. Submit a new User Access request 1. Create request 1.1 Input New User data 1.2 Select User Access Group profile 1.3 Select approver from the drop-down 1.4 Add remarks (i.e justification, etc.) 1.5 Save remarks 2. Edit drafted request 3. Cancel drafted request 4. Submit request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FRUM.002; added in v1.2: FRUM.009.01, FRUM.009.02, FRUM.009.06. The enrolment request, its draft and the chosen approver of BRD 1.002 are specified in the system as FRUM.009 (conflict C01).</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Q-42 (BRD 1.003.1.1)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FRUM.003, FRUM.004</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III. Modify Existing User a. Submit modify User Access/permission request 1. Create request 1.1. Search existing User 1.2 Edit/Update selected user data 1.3 Select User Access Group profile 1.4 Select approver from the drop-down 1.5 Add remarks (i.e Justification, etc.) 1.6 Save remarks 2. Edit a dr</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FRUM.003, FRUM.004; added in v1.2: FRUM.003.01, FRUM.009.03. FRUM-004 (password maintenance) does not cover a modification request (slip S05); the modification is FRUM.003.01 and the request FRUM.009.03.</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Q-43 (BRD 1.004.1)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FRUM.003</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IV. Deactivate User a. Submit a User Access deactivation request 1. Create a request 1.1 Search an existing User 1.2 Add remarks (i.e reason for deactivation) 1.3 Save remarks 1.4 Select approver from the drop-down 2. Edit a drafted request 3. Cancel a drafted request 4. Submit a request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FRUM.003; added in v1.2: FRUM.003.02.01, FRUM.009.04. The deactivation request of BRD 1.004 is specified as FRUM.009.04 (conflict C01).</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Q-44 (BRD 1.005)</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FRUM.003</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V. Reactivate User a. Submit a User Access reactivation request 1. Create a request 1.1 Search an existing User 1.2 Add remarks (i.e reason for reactivation) 1.3 Save remarks 1.4 Select approver from the drop-down 2. Edit a drafted request 3. Cancel a drafted request 4. Submit a request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FRUM.003; added in v1.2: FRUM.003.02.02, FRUM.009.05. The reactivation request of BRD 1.005 is specified as FRUM.009.05 (conflict C01).</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Q-45 (BRD 1.006.1)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c/o UIDM</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VI. Apply Correction a. Apply correction on returned requests 1. Receive notification on the returned request 2. Edit data on the returned request 3. Add remarks 4. Save remarks 5. Re-submit request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Mapped to: c/o UIDM; added in v1.2: FRUM.009.07, FRUM.013.01. BDOI maps the row "c/o UIDM"; the correction of a returned request is specified in the system as FRUM.009.07, applicable if the request is raised in BDOI-BROKERSYS (conflict C01).</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Q-46 (BRD 1.007.1)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c/o UIDM</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VII. Cancel a request a. Cancel a submitted request for approval 1. Search request 2. Add remarks(I,e reason for cancellation, etc.) 3. Save remarks 4. Re-submit request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Mapped to: c/o UIDM; added in v1.2: FRUM.009.08. BDOI maps the row "c/o UIDM"; the cancellation is specified as FRUM.009.08 (conflict C01).</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Q-47 (BRD 1.008.1)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c/o UIDM</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VIII. View request/s a. View the submitted request/s 1. View the list of the submitted request/s 2. View the status of the submitted request/s 3. View the details of the submitted request/s 4. Receive notification on the approved/ rejected request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Mapped to: c/o UIDM; added in v1.2: FRUM.009.09, FRUM.013.01. BDOI maps the row "c/o UIDM"; the view of requests and the decision notice are specified as FRUM.009.09 and FRUM.013.01 (conflict C01).</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Q-48 (BRD 1.009.1)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c/o UIDM</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IX. Bulk Request a. Submit request for bulk creation/modification/deactivation/reactivation 1. Attach a file for bulk processing 2. Add remarks 3. Save remarks 4. Edit a drafted request 5. Cancel a drafted request 6. Submit a request</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Mapped to: c/o UIDM; added in v1.2: FRUM.011.01. BDOI maps the row "c/o UIDM"; the bulk request is specified as FRUM.011.01 (conflicts C01, C24).</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Q-49 (BRD 2.002.1)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c/o UIDM</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II. Review and approve request/s a. Receive notification on the request for approval b. View the list of requests for approval 1. Filter the list assigned to me c. Select request d. View request details e. Approve request f. Reject request 1. Add remarks (i.e rejection reason, etc.) 2. Save remarks </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Mapped to: c/o UIDM; added in v1.2: FRUM.010.01, FRUM.010.02, FRUM.010.03, FRUM.010.04, FRUM.010.05. BDOI maps the row "c/o UIDM"; review, approval, rejection, return and second approval are specified as FRUM.010 (conflicts C01, C17).</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Q-50 (BRD 3.002.1)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FRUM.005</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II. Submit a User Access Group Profile Request a. Submit a new User Access Group Profiles request 1. Create a request 2. Select approver/s from the drop-down 3. Edit a drafted request 4. Cancel a drafted request 5. Submit a request 6. Add remarks 7. Save remarks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FRUM.005; added in v1.2: FRUM.005.02, FRUM.005.03, FRUM.005.04. The group-profile request, its approvers in order and the implementation of p.6 are specified as FRUM.005.02 to FRUM.005.04 (conflicts C03, C22).</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Q-51 (BRD 3.002.2)</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FRUM.005</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 Submit a new User Access Group Profiles request 1. Create a request 2. Search existing group profile from the drop-down 3. Select approver/s from the drop-down 4. Edit a drafted request 5. Cancel a drafted request 6. Submit a request 7. Add remarks 8. Save remarks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FRUM.005; added in v1.2: FRUM.006.04, FRUM.005.03, FRUM.005.04. The change request of a group profile is specified as FRUM.006.04 (conflict C03).</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Q-52 (BRD 3.002.3)</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FRUM.006</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c. Submit a User Access Group Profiles deactivation request 1. Create a request 2. Search existing group profile from the drop-down 3. Select approver/s from the drop-down 4. Edit a drafted request 5. Cancel a drafted request 6. Submit a request 7. Add remarks 8. Save remarks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FRUM.006; added in v1.2: FRUM.006.04, FRUM.005.03, FRUM.005.04. The deactivation request of a group profile is specified as FRUM.006.04 (conflict C03).</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Q-53 (BRD 3.002.4)</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FRUM.006</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d. Submit a User Access Group Profiles reactivation request 1. Create a request 2. Search existing group profile from the drop-down 3. Select approver/s from the drop-down 4. Edit a drafted request 5. Cancel a drafted request 6. Submit a request 7. Add remarks 8. Save remarks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FRUM.006; added in v1.2: FRUM.006.04, FRUM.005.03, FRUM.005.04. The reactivation request of a group profile is specified as FRUM.006.04 (conflict C03).</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Q-54 (BRD 4.001.1)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FRID.001</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I. Log in as a Business Administrator a. Access the application using any BDO issued device 1. Log in with a System Administrator user profile 2. Receive the inactivity warning (15 minutes) 3. Receive warning prior to system triggered log out (30 minutes)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FRID.001; added in v1.2: FRUM.001. FRID.001 is not an item of this FRS (slip S01); the log-in of the System Administrator is FRUM.001.</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Q-55 (BRD 4.002.1)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FRID.005</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II. Manage users of the system a. Define User Profile/Role 1. Create user profile/role for Requestor 2. Create user profile/role for Approver 3. Create user profile/role for Business Administrator</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FRID.005; added in v1.2: FRUM.005.05. FRID.005 is not an item of this FRS (slip S02); the profiles of the access personas are FRUM.005.05.</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Q-56 (BRD 4.002.2)</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FRID.006</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II. Manage users of the system b. Define specific functionality or capability to a specific user profile/role 1. Assign Enroll New User to a specific user profile/role 2. Assign Modify Existing User function to a specific user profile/role 3. Assign Deactivate User function to a specific user profil</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FRID.006; added in v1.2: FRUM.005.06. FRID.006 is not an item of this FRS (slip S02); the functions assigned to profiles are FRUM.005.06.</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Q-57 (BRD 4.003.1)</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FRUM-008</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III. Generate Logs a. Generate Audit logs for compliance and audit purposes as needed</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FRUM-008; added in v1.2: FRUM.008.04. The activities recorded for user access are listed in FRUM.008.04.</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Q-58</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BRD lines added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23 rows, one per BRD function</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160 requirement lines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137 BRD lines added under the row of their function, each with the BRD text and the FRUM items that cover it; BDOI's rows are kept as they are.</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every BRD ID.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Q.4 Rows added to BDOI's annexes and other observations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tblHeader/>
        </w:trPr>
        <w:tc>
          <w:tcPr>
            <w:tcW w:w="1080"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736"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160"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168"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v1.2</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864"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Q-59 (Annex 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Fields added to Annex E</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Annex E as issued</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Rows added: Windows ID, Business Unit Group, User Level, Status, Last Action, Last Action by. The BRD asks for the actor of each action (3.003.1.6) and the user fields of NFR p.14; the BIBS User Access Report shows them.</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Annex 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Q-60 (Annex F)</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Fields added to Annex F</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Annex F as issued</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Rows added: Date Created, Created by, Date Modified, Added / Modified / Deactivated / Reactivated by. BRD 3.003.2.3 to 3.003.2.6 ask for the dates and actors of each group profile; Annex F does not list them.</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Annex F.</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Q-61 (Annex H)</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Fields added to Annex H</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Annex H as issued</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Rows added: Activity, IP Address, Approved By, Request No.. FRUM.008.01 lists Activity and IP Address, which Annex H omits (slip S10); approved by and the request number come from sample D of the BRD and the BIBS audit log.</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Annex H.</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System Analyst (BDO ITG); 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Q-62</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Screenshots of New Request</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BRD 1.002.1.1.2 and 1.003.1.1.3: Select User Access Group profile.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The screenshot of New Request in Annex J (J.7) was taken on 29-Sep-2026 and still shows the earlier check-box list of group profiles. The screen now offers the profile picker described in FRUM.009.02 and J.7 (profiles by business area, search, details, chosen profiles listed apart, Privileged marker, separation-of-duties warning). The screenshot is replaced at the next issue.</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Annex J only; no change to the requirements.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Process Owner (Business Administration) - for information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Q-63</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Scope of FRUM.009 to FRUM.013</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Requests, approvals and bulk "c/o UIDM"; no notification, separation-of-duties or security-setting item.</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Sections A and B; NFR 9, 10 and 11.</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New entries FRUM.009 to FRUM.013 specify what the BRD asks; their scope follows the decision on conflict C01 (requests in UIDM or in the system).</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FRUM.009 to FRUM.013; Business Requirements Mapping.</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BDOI IT; Process Owner (Business Administration)</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Q-64</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Duplicate BRD IDs</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The BRD prints BRD 2.002.7.1 and BRD 3.003.1.1 twice; BRD 1.005 is numbered one level up.</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The second occurrence is shown as "(2nd)" in the mapping and in Annex P; the printed IDs are kept.</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and Annex P.</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ES-BPDS (BRD owner)</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Q-65</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Non-functional rows of the BRD</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Section 6 has no IDs; most rows read "Follow existing QPS set up".</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Annex P lists the rows that carry a function with the analyst's IDs UAM-NFR-nn of the BIBS FRS; the infrastructure rows are answered in the Technical Specification reviewed by BDOI IT.</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Annex P.</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BDOI IT</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Q-66</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User Access Matrix (Annex C)</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Annex C: "Disclaimer: This document contains preliminary and partially completed set of capabilities, roles and permissions ..."</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2.2: the assumption is there is a defined User Access Matrix in place.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BDOI issues the final matrix; the system holds it as group profiles created through group-profile requests (FRUM.005), and the configuration template of the matrix is provided with the BIBS sign-off set.</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Annex C; FRUM.005.</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Process Owner (Business Administration); Information Security</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Q-67</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Password guidelines (Annex I)</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Annex I refers to the Application Security Requirement workbook and the Password Protection Guidelines v2 of 10-Sep-2026.</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Other BU NFR 7: enforce strong password policies.</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The values of Annex M for the break-glass accounts are reconciled with the guidelines once BDOI shares them; single sign-on users follow EIAM.</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Annex M; FRUM-004.</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Information Security</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1080" w:type="dxa"/>
            <w:shd w:val="clear" w:color="auto" w:fill="FFF59D"/>
          </w:tcPr>
          <w:p>
            <w:pPr>
              <w:spacing w:after="0"/>
              <w:rPr>
                <w:rFonts w:ascii="Calibri" w:hAnsi="Calibri" w:cs="Calibri"/>
                <w:sz w:val="14"/>
                <w:szCs w:val="14"/>
              </w:rPr>
            </w:pPr>
            <w:r>
              <w:rPr>
                <w:rFonts w:ascii="Calibri" w:hAnsi="Calibri" w:cs="Calibri"/>
                <w:sz w:val="14"/>
                <w:szCs w:val="14"/>
              </w:rPr>
              <w:t xml:space="preserve">Q-68</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Acceptance criteria of version 1.2</w:t>
            </w:r>
          </w:p>
        </w:tc>
        <w:tc>
          <w:tcPr>
            <w:tcW w:w="2736" w:type="dxa"/>
            <w:shd w:val="clear" w:color="auto" w:fill="FFF59D"/>
          </w:tcPr>
          <w:p>
            <w:pPr>
              <w:spacing w:after="0"/>
              <w:rPr>
                <w:rFonts w:ascii="Calibri" w:hAnsi="Calibri" w:cs="Calibri"/>
                <w:sz w:val="14"/>
                <w:szCs w:val="14"/>
              </w:rPr>
            </w:pPr>
            <w:r>
              <w:rPr>
                <w:rFonts w:ascii="Calibri" w:hAnsi="Calibri" w:cs="Calibri"/>
                <w:sz w:val="14"/>
                <w:szCs w:val="14"/>
              </w:rPr>
              <w:t xml:space="preserve">No acceptance criteria.</w:t>
            </w:r>
          </w:p>
        </w:tc>
        <w:tc>
          <w:tcPr>
            <w:tcW w:w="2160" w:type="dxa"/>
            <w:shd w:val="clear" w:color="auto" w:fill="FFF59D"/>
          </w:tcPr>
          <w:p>
            <w:pPr>
              <w:spacing w:after="0"/>
              <w:rPr>
                <w:rFonts w:ascii="Calibri" w:hAnsi="Calibri" w:cs="Calibri"/>
                <w:sz w:val="14"/>
                <w:szCs w:val="14"/>
              </w:rPr>
            </w:pPr>
            <w:r>
              <w:rPr>
                <w:rFonts w:ascii="Calibri" w:hAnsi="Calibri" w:cs="Calibri"/>
                <w:sz w:val="14"/>
                <w:szCs w:val="14"/>
              </w:rPr>
              <w:t xml:space="preserve">Usage instruction 4: all requirements testable.</w:t>
            </w:r>
          </w:p>
        </w:tc>
        <w:tc>
          <w:tcPr>
            <w:tcW w:w="3168" w:type="dxa"/>
            <w:shd w:val="clear" w:color="auto" w:fill="FFF59D"/>
          </w:tcPr>
          <w:p>
            <w:pPr>
              <w:spacing w:after="0"/>
              <w:rPr>
                <w:rFonts w:ascii="Calibri" w:hAnsi="Calibri" w:cs="Calibri"/>
                <w:sz w:val="14"/>
                <w:szCs w:val="14"/>
              </w:rPr>
            </w:pPr>
            <w:r>
              <w:rPr>
                <w:rFonts w:ascii="Calibri" w:hAnsi="Calibri" w:cs="Calibri"/>
                <w:sz w:val="14"/>
                <w:szCs w:val="14"/>
              </w:rPr>
              <w:t xml:space="preserve">The numbered acceptance criteria added under each item are the basis of the BIBS test plan BRD-11 (Annex P); BDOI accepts or amends them with the review.</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All FRUM items.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Process Owner (Business Administration); Information Security</w:t>
            </w:r>
          </w:p>
        </w:tc>
        <w:tc>
          <w:tcPr>
            <w:tcW w:w="864"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sectPr w:rsidRPr="002F75E6" w:rsidR="00D00D19" w:rsidSect="004243A4">
          <w:pgSz w:w="15840" w:h="12240" w:orient="landscape"/>
          <w:pgMar w:top="720" w:right="720" w:bottom="720" w:left="720" w:header="708" w:footer="708" w:gutter="0"/>
          <w:cols w:space="708"/>
          <w:docGrid w:linePitch="360"/>
        </w:sectPr>
      </w:pPr>
    </w:p>
    <w:p>
      <w:pPr>
        <w:pStyle w:val="TOC1"/>
        <w:pageBreakBefore/>
        <w:tabs>
          <w:tab w:val="right" w:leader="dot" w:pos="8625"/>
        </w:tabs>
      </w:pPr>
      <w:r>
        <w:rPr>
          <w:rFonts w:ascii="Arial" w:hAnsi="Arial" w:cs="Arial"/>
          <w:shd w:val="clear" w:color="auto" w:fill="FFF59D"/>
        </w:rPr>
        <w:t xml:space="preserve">Annex R – Glossary</w:t>
      </w:r>
    </w:p>
    <w:p>
      <w:pPr>
        <w:rPr>
          <w:rFonts w:ascii="Arial" w:hAnsi="Arial" w:cs="Arial"/>
        </w:rPr>
      </w:pPr>
      <w:r>
        <w:rPr>
          <w:rFonts w:ascii="Arial" w:hAnsi="Arial" w:cs="Arial"/>
          <w:shd w:val="clear" w:color="auto" w:fill="FFF59D"/>
        </w:rPr>
        <w:t xml:space="preserve">Terms and abbreviations used in this document.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736"/>
        <w:gridCol w:w="7920"/>
      </w:tblGrid>
      <w:tr>
        <w:trPr>
          <w:tblHeader/>
        </w:trPr>
        <w:tc>
          <w:tcPr>
            <w:tcW w:w="2736" w:type="dxa"/>
            <w:shd w:val="clear" w:color="auto" w:fill="D9E1F2"/>
          </w:tcPr>
          <w:p>
            <w:pPr>
              <w:spacing w:after="0"/>
              <w:rPr>
                <w:rFonts w:ascii="Calibri" w:hAnsi="Calibri" w:cs="Calibri"/>
                <w:sz w:val="18"/>
                <w:szCs w:val="18"/>
              </w:rPr>
            </w:pPr>
            <w:r>
              <w:rPr>
                <w:rFonts w:ascii="Calibri" w:hAnsi="Calibri" w:cs="Calibri"/>
                <w:b/>
                <w:bCs/>
                <w:sz w:val="18"/>
                <w:szCs w:val="18"/>
              </w:rPr>
              <w:t xml:space="preserve">Term</w:t>
            </w:r>
          </w:p>
        </w:tc>
        <w:tc>
          <w:tcPr>
            <w:tcW w:w="7920" w:type="dxa"/>
            <w:shd w:val="clear" w:color="auto" w:fill="D9E1F2"/>
          </w:tcPr>
          <w:p>
            <w:pPr>
              <w:spacing w:after="0"/>
              <w:rPr>
                <w:rFonts w:ascii="Calibri" w:hAnsi="Calibri" w:cs="Calibri"/>
                <w:sz w:val="18"/>
                <w:szCs w:val="18"/>
              </w:rPr>
            </w:pPr>
            <w:r>
              <w:rPr>
                <w:rFonts w:ascii="Calibri" w:hAnsi="Calibri" w:cs="Calibri"/>
                <w:b/>
                <w:bCs/>
                <w:sz w:val="18"/>
                <w:szCs w:val="18"/>
              </w:rPr>
              <w:t xml:space="preserve">Meaning</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Access request</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A request to create, change, deactivate or reactivate a user, or to change a group profile, decided under four eyes; numbered AR-yyyy-nnnnnn</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Access-change log</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The log of every applied access change, one line per attribute with from and to values, request number, done by and approved by; no user can change it</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AD</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Active Directory</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Approver</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The user who reviews and approves, rejects or returns access requests (BRD section B)</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BDOI-BROKERSYS</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BDO Insure Brokering System (BIBS), the system specified in this document</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BRD</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Business Requirements Document</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Break-glass administrator</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A named System Administrator account that keeps a local password and the second factor, so that the system can be administered when EIAM is not available</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Business Administrator</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The BDOI user who defines and manages group profiles and raises group-profile requests (BRD section C)</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Dormant user</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A user who has not signed in for the dormancy period</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Effective date</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The date on which an approved access change applies</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EIAM</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BDO Enterprise Identity Access Management on Microsoft Entra ID, the Enterprise SSO platform of BDO users</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Enterprise SSO</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The BDO single sign-on platform (EIAM)</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Four eyes</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The rule that an access change is decided by a user other than the one who requested it</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FR</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Functional requirement</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FR-UA</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Functional requirement of the BIBS FRS BRD-11 User Access Maintenance (reference of Annex P)</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FRUM</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Functional requirement of User Access Maintenance in this document</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Group profile</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A set of permissions assigned to a group of users (BRD 1.3); a role</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Information Security Officer</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The BDOI Information Security user who authorises separation-of-duties rules and changes of security settings</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OpenID Connect</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A single sign-on standard; the proposed way for the system to sign users in through EIAM</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Permission</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One function or action of the system, with its module and action class (View, Create, Amend, Approve)</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Privilege level</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Low, Standard, High or Admin; given to each group profile; High and Admin changes need a second approval</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Provisioning</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The creation and change of user accounts in the system from the identity governance tool</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Requestor</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The user who submits user access requests (BRD section A)</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SAML 2.0</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The other single sign-on standard the system supports</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Second factor</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A code of an authenticator application asked in addition to the password</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Separation of duties</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Pairs of group profiles one user may not hold together</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Session log</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The record of every session: user, sign-in method, start, last activity, end and end reason</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SIT / UAT</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System integration testing / user acceptance testing</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SSO</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Single sign-on</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System Administrator</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The IT user who implements group profiles and maintains users and roles (BRD section D)</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UIDM / UIDM-ISC</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BDO's identity governance tool for joiner, mover and leaver requests and access certification</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UPN</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User principal name, the sign-in name of a BDO account (for example name@bdo.com.ph)</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User Access Matrix</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The screen and export that show which roles hold which permissions</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User ID</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The identifier of a user in the system, in the BDOI format a999999999</w:t>
            </w:r>
          </w:p>
        </w:tc>
      </w:tr>
      <w:tr>
        <w:tc>
          <w:tcPr>
            <w:tcW w:w="2736" w:type="dxa"/>
            <w:shd w:val="clear" w:color="auto" w:fill="FFF59D"/>
          </w:tcPr>
          <w:p>
            <w:pPr>
              <w:spacing w:after="0"/>
              <w:rPr>
                <w:rFonts w:ascii="Calibri" w:hAnsi="Calibri" w:cs="Calibri"/>
                <w:sz w:val="18"/>
                <w:szCs w:val="18"/>
              </w:rPr>
            </w:pPr>
            <w:r>
              <w:rPr>
                <w:rFonts w:ascii="Calibri" w:hAnsi="Calibri" w:cs="Calibri"/>
                <w:sz w:val="18"/>
                <w:szCs w:val="18"/>
              </w:rPr>
              <w:t xml:space="preserve">Windows ID</w:t>
            </w:r>
          </w:p>
        </w:tc>
        <w:tc>
          <w:tcPr>
            <w:tcW w:w="7920" w:type="dxa"/>
            <w:shd w:val="clear" w:color="auto" w:fill="FFF59D"/>
          </w:tcPr>
          <w:p>
            <w:pPr>
              <w:spacing w:after="0"/>
              <w:rPr>
                <w:rFonts w:ascii="Calibri" w:hAnsi="Calibri" w:cs="Calibri"/>
                <w:sz w:val="18"/>
                <w:szCs w:val="18"/>
              </w:rPr>
            </w:pPr>
            <w:r>
              <w:rPr>
                <w:rFonts w:ascii="Calibri" w:hAnsi="Calibri" w:cs="Calibri"/>
                <w:sz w:val="18"/>
                <w:szCs w:val="18"/>
              </w:rPr>
              <w:t xml:space="preserve">The user's BDO network log-on name, held on every user and used to match the EIAM account</w:t>
            </w:r>
          </w:p>
        </w:tc>
      </w:tr>
    </w:tbl>
    <w:p>
      <w:pPr>
        <w:spacing w:after="0"/>
        <w:rPr>
          <w:rFonts w:ascii="Arial" w:hAnsi="Arial" w:cs="Arial"/>
        </w:rPr>
      </w:pPr>
    </w:p>
    <w:p w:rsidR="009B1387" w:rsidP="5BDA26B3" w:rsidRDefault="009B1387" w14:paraId="568C698B" w14:textId="4D9E58B3">
      <w:pPr>
        <w:pStyle w:val="Heading1"/>
        <w:keepNext w:val="1"/>
      </w:pPr>
    </w:p>
    <w:p w:rsidR="5BDA26B3" w:rsidRDefault="5BDA26B3" w14:paraId="2203E51F" w14:textId="66B0A47F">
      <w:r>
        <w:br w:type="page"/>
      </w:r>
    </w:p>
    <w:p w:rsidR="004243A4" w:rsidP="00C375F4" w:rsidRDefault="03A1D23F" w14:paraId="09817562" w14:textId="77777777">
      <w:pPr>
        <w:pStyle w:val="Heading1"/>
      </w:pPr>
      <w:bookmarkStart w:name="_Toc2071863848" w:id="390377473"/>
      <w:r w:rsidR="364F4DDD">
        <w:rPr/>
        <w:t>S</w:t>
      </w:r>
      <w:r w:rsidR="0421ACD6">
        <w:rPr/>
        <w:t>ig</w:t>
      </w:r>
      <w:r w:rsidR="364F4DDD">
        <w:rPr/>
        <w:t>n</w:t>
      </w:r>
      <w:r w:rsidR="0421ACD6">
        <w:rPr/>
        <w:t>off Sheet</w:t>
      </w:r>
      <w:bookmarkEnd w:id="390377473"/>
    </w:p>
    <w:p w:rsidRPr="009B1387" w:rsidR="009B1387" w:rsidP="009B1387" w:rsidRDefault="009B1387" w14:paraId="1A939487" w14:textId="77777777"/>
    <w:tbl>
      <w:tblPr>
        <w:tblW w:w="0" w:type="auto"/>
        <w:tblInd w:w="113" w:type="dxa"/>
        <w:tblCellMar>
          <w:left w:w="115" w:type="dxa"/>
          <w:right w:w="115" w:type="dxa"/>
        </w:tblCellMar>
        <w:tblLook w:val="04A0" w:firstRow="1" w:lastRow="0" w:firstColumn="1" w:lastColumn="0" w:noHBand="0" w:noVBand="1"/>
      </w:tblPr>
      <w:tblGrid>
        <w:gridCol w:w="5382"/>
        <w:gridCol w:w="5295"/>
      </w:tblGrid>
      <w:tr w:rsidRPr="00EF7B60" w:rsidR="009B28BC" w:rsidTr="00EF7B60" w14:paraId="3E2A3A69" w14:textId="77777777">
        <w:trPr>
          <w:trHeight w:val="245"/>
        </w:trPr>
        <w:tc>
          <w:tcPr>
            <w:tcW w:w="0" w:type="auto"/>
            <w:gridSpan w:val="2"/>
            <w:tcBorders>
              <w:top w:val="single" w:color="auto" w:sz="4" w:space="0"/>
              <w:left w:val="single" w:color="auto" w:sz="4" w:space="0"/>
              <w:bottom w:val="single" w:color="000000" w:sz="4" w:space="0"/>
              <w:right w:val="single" w:color="000000" w:sz="4" w:space="0"/>
            </w:tcBorders>
            <w:noWrap/>
            <w:vAlign w:val="center"/>
          </w:tcPr>
          <w:p w:rsidRPr="00EF7B60" w:rsidR="009B28BC" w:rsidP="00EF7B60" w:rsidRDefault="009B28BC" w14:paraId="11456C52" w14:textId="77777777">
            <w:pPr>
              <w:jc w:val="center"/>
              <w:rPr>
                <w:rFonts w:ascii="Arial" w:hAnsi="Arial" w:cs="Arial"/>
                <w:i/>
                <w:iCs/>
                <w:szCs w:val="20"/>
                <w:lang w:val="en-US" w:eastAsia="en-US"/>
              </w:rPr>
            </w:pPr>
            <w:r w:rsidRPr="00EF7B60">
              <w:rPr>
                <w:rFonts w:ascii="Arial" w:hAnsi="Arial" w:cs="Arial"/>
                <w:i/>
                <w:iCs/>
                <w:szCs w:val="20"/>
                <w:lang w:val="en-US" w:eastAsia="en-US"/>
              </w:rPr>
              <w:t>I have read and</w:t>
            </w:r>
            <w:r w:rsidR="00AE43B3">
              <w:rPr>
                <w:rFonts w:ascii="Arial" w:hAnsi="Arial" w:cs="Arial"/>
                <w:i/>
                <w:iCs/>
                <w:szCs w:val="20"/>
                <w:lang w:val="en-US" w:eastAsia="en-US"/>
              </w:rPr>
              <w:t xml:space="preserve"> understood the entire document.</w:t>
            </w:r>
          </w:p>
        </w:tc>
      </w:tr>
      <w:tr w:rsidRPr="00EF7B60" w:rsidR="00ED12E7" w:rsidTr="00FC68C3" w14:paraId="72719C1A" w14:textId="77777777">
        <w:trPr>
          <w:trHeight w:val="944"/>
        </w:trPr>
        <w:tc>
          <w:tcPr>
            <w:tcW w:w="0" w:type="auto"/>
            <w:tcBorders>
              <w:top w:val="single" w:color="auto" w:sz="4" w:space="0"/>
              <w:left w:val="single" w:color="auto" w:sz="4" w:space="0"/>
              <w:bottom w:val="single" w:color="auto" w:sz="4" w:space="0"/>
              <w:right w:val="single" w:color="auto" w:sz="4" w:space="0"/>
            </w:tcBorders>
            <w:vAlign w:val="center"/>
          </w:tcPr>
          <w:p w:rsidRPr="00EF7B60" w:rsidR="009B28BC" w:rsidP="00EF7B60" w:rsidRDefault="00EE2469" w14:paraId="3809F62C" w14:textId="77777777">
            <w:pPr>
              <w:spacing w:after="240"/>
              <w:jc w:val="center"/>
              <w:rPr>
                <w:rFonts w:ascii="Arial" w:hAnsi="Arial" w:cs="Arial"/>
                <w:i/>
                <w:iCs/>
                <w:sz w:val="16"/>
                <w:szCs w:val="16"/>
                <w:lang w:val="en-US" w:eastAsia="en-US"/>
              </w:rPr>
            </w:pPr>
            <w:r w:rsidRPr="00EF7B60">
              <w:rPr>
                <w:rFonts w:ascii="Arial" w:hAnsi="Arial" w:cs="Arial"/>
                <w:i/>
                <w:iCs/>
                <w:sz w:val="16"/>
                <w:szCs w:val="16"/>
                <w:lang w:val="en-US" w:eastAsia="en-US"/>
              </w:rPr>
              <w:br/>
            </w:r>
            <w:r w:rsidRPr="00EF7B60" w:rsidR="00981DBF">
              <w:rPr>
                <w:rFonts w:ascii="Arial" w:hAnsi="Arial" w:cs="Arial"/>
                <w:i/>
                <w:iCs/>
                <w:sz w:val="16"/>
                <w:szCs w:val="16"/>
                <w:lang w:val="en-US" w:eastAsia="en-US"/>
              </w:rPr>
              <w:t>Owner: I own this doc</w:t>
            </w:r>
            <w:r w:rsidR="00394FE1">
              <w:rPr>
                <w:rFonts w:ascii="Arial" w:hAnsi="Arial" w:cs="Arial"/>
                <w:i/>
                <w:iCs/>
                <w:sz w:val="16"/>
                <w:szCs w:val="16"/>
                <w:lang w:val="en-US" w:eastAsia="en-US"/>
              </w:rPr>
              <w:t>ument. I have prepared the functional requirements based on inputs from the business unit and other requirement providers. I validate that this document is aligned with the business requirements and the approved solution architecture</w:t>
            </w:r>
            <w:r w:rsidR="00EE1DF7">
              <w:rPr>
                <w:rFonts w:ascii="Arial" w:hAnsi="Arial" w:cs="Arial"/>
                <w:i/>
                <w:iCs/>
                <w:sz w:val="16"/>
                <w:szCs w:val="16"/>
                <w:lang w:val="en-US" w:eastAsia="en-US"/>
              </w:rPr>
              <w:t xml:space="preserve"> as applicable</w:t>
            </w:r>
            <w:r w:rsidR="00394FE1">
              <w:rPr>
                <w:rFonts w:ascii="Arial" w:hAnsi="Arial" w:cs="Arial"/>
                <w:i/>
                <w:iCs/>
                <w:sz w:val="16"/>
                <w:szCs w:val="16"/>
                <w:lang w:val="en-US" w:eastAsia="en-US"/>
              </w:rPr>
              <w:t>.</w:t>
            </w:r>
          </w:p>
        </w:tc>
        <w:tc>
          <w:tcPr>
            <w:tcW w:w="0" w:type="auto"/>
            <w:tcBorders>
              <w:top w:val="single" w:color="auto" w:sz="4" w:space="0"/>
              <w:left w:val="single" w:color="auto" w:sz="4" w:space="0"/>
              <w:bottom w:val="single" w:color="auto" w:sz="4" w:space="0"/>
              <w:right w:val="single" w:color="auto" w:sz="4" w:space="0"/>
            </w:tcBorders>
            <w:vAlign w:val="center"/>
          </w:tcPr>
          <w:p w:rsidRPr="00EF7B60" w:rsidR="009B28BC" w:rsidP="00FC68C3" w:rsidRDefault="001C2B90" w14:paraId="3594D3A6" w14:textId="77777777">
            <w:pPr>
              <w:jc w:val="center"/>
              <w:rPr>
                <w:rFonts w:ascii="Arial" w:hAnsi="Arial" w:cs="Arial"/>
                <w:i/>
                <w:iCs/>
                <w:sz w:val="16"/>
                <w:szCs w:val="16"/>
                <w:lang w:val="en-US" w:eastAsia="en-US"/>
              </w:rPr>
            </w:pPr>
            <w:r w:rsidRPr="001C2B90">
              <w:rPr>
                <w:rFonts w:ascii="Arial" w:hAnsi="Arial" w:cs="Arial"/>
                <w:i/>
                <w:iCs/>
                <w:sz w:val="16"/>
                <w:szCs w:val="16"/>
                <w:lang w:val="en-US" w:eastAsia="en-US"/>
              </w:rPr>
              <w:t xml:space="preserve">I have validated the completeness, accuracy, </w:t>
            </w:r>
            <w:r>
              <w:rPr>
                <w:rFonts w:ascii="Arial" w:hAnsi="Arial" w:cs="Arial"/>
                <w:i/>
                <w:iCs/>
                <w:sz w:val="16"/>
                <w:szCs w:val="16"/>
                <w:lang w:val="en-US" w:eastAsia="en-US"/>
              </w:rPr>
              <w:t xml:space="preserve">testability, </w:t>
            </w:r>
            <w:r w:rsidRPr="001C2B90">
              <w:rPr>
                <w:rFonts w:ascii="Arial" w:hAnsi="Arial" w:cs="Arial"/>
                <w:i/>
                <w:iCs/>
                <w:sz w:val="16"/>
                <w:szCs w:val="16"/>
                <w:lang w:val="en-US" w:eastAsia="en-US"/>
              </w:rPr>
              <w:t>and right level of granularity of functional requirements, their mapping to the business requirements, and alignment with all business stakeholders, subject to configuration or customization needs of the products</w:t>
            </w:r>
            <w:r>
              <w:rPr>
                <w:rFonts w:ascii="Arial" w:hAnsi="Arial" w:cs="Arial"/>
                <w:i/>
                <w:iCs/>
                <w:sz w:val="16"/>
                <w:szCs w:val="16"/>
                <w:lang w:val="en-US" w:eastAsia="en-US"/>
              </w:rPr>
              <w:t>.</w:t>
            </w:r>
          </w:p>
        </w:tc>
      </w:tr>
      <w:tr w:rsidRPr="00EF7B60" w:rsidR="00ED12E7" w:rsidTr="00EF7B60" w14:paraId="033F0985" w14:textId="77777777">
        <w:trPr>
          <w:trHeight w:val="470"/>
        </w:trPr>
        <w:tc>
          <w:tcPr>
            <w:tcW w:w="0" w:type="auto"/>
            <w:vMerge w:val="restart"/>
            <w:tcBorders>
              <w:top w:val="single" w:color="auto" w:sz="4" w:space="0"/>
              <w:left w:val="single" w:color="auto" w:sz="4" w:space="0"/>
              <w:bottom w:val="single" w:color="auto" w:sz="4" w:space="0"/>
              <w:right w:val="single" w:color="auto" w:sz="4" w:space="0"/>
            </w:tcBorders>
            <w:vAlign w:val="center"/>
            <w:hideMark/>
          </w:tcPr>
          <w:p w:rsidR="0076232E" w:rsidP="00CF1B7D" w:rsidRDefault="009263E1" w14:paraId="7ADDA7A6" w14:textId="77777777">
            <w:pPr>
              <w:spacing w:after="240"/>
              <w:jc w:val="center"/>
              <w:rPr>
                <w:rFonts w:ascii="Arial" w:hAnsi="Arial" w:cs="Arial"/>
                <w:szCs w:val="20"/>
                <w:lang w:val="en-US" w:eastAsia="en-US"/>
              </w:rPr>
            </w:pPr>
            <w:r>
              <w:rPr>
                <w:rFonts w:ascii="Arial" w:hAnsi="Arial" w:cs="Arial"/>
                <w:szCs w:val="20"/>
                <w:lang w:val="en-US" w:eastAsia="en-US"/>
              </w:rPr>
              <w:t>Prepar</w:t>
            </w:r>
            <w:r w:rsidRPr="00EF7B60" w:rsidR="00EE2469">
              <w:rPr>
                <w:rFonts w:ascii="Arial" w:hAnsi="Arial" w:cs="Arial"/>
                <w:szCs w:val="20"/>
                <w:lang w:val="en-US" w:eastAsia="en-US"/>
              </w:rPr>
              <w:t>ed</w:t>
            </w:r>
            <w:r w:rsidRPr="00EF7B60" w:rsidR="00981DBF">
              <w:rPr>
                <w:rFonts w:ascii="Arial" w:hAnsi="Arial" w:cs="Arial"/>
                <w:szCs w:val="20"/>
                <w:lang w:val="en-US" w:eastAsia="en-US"/>
              </w:rPr>
              <w:t xml:space="preserve"> by</w:t>
            </w:r>
            <w:r w:rsidRPr="00EF7B60" w:rsidR="00EE2469">
              <w:rPr>
                <w:rFonts w:ascii="Arial" w:hAnsi="Arial" w:cs="Arial"/>
                <w:szCs w:val="20"/>
                <w:lang w:val="en-US" w:eastAsia="en-US"/>
              </w:rPr>
              <w:br/>
            </w:r>
          </w:p>
          <w:p w:rsidRPr="00CF1B7D" w:rsidR="00EE2469" w:rsidP="00FC68C3" w:rsidRDefault="00EE2469" w14:paraId="788AB355" w14:textId="77777777">
            <w:pPr>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w:t>
            </w:r>
          </w:p>
          <w:p w:rsidRPr="00EF7B60" w:rsidR="00EE2469" w:rsidP="00FC68C3" w:rsidRDefault="009263E1" w14:paraId="2ABC08C8" w14:textId="77777777">
            <w:pPr>
              <w:jc w:val="center"/>
              <w:rPr>
                <w:rFonts w:ascii="Arial" w:hAnsi="Arial" w:cs="Arial"/>
                <w:szCs w:val="20"/>
                <w:lang w:val="en-US" w:eastAsia="en-US"/>
              </w:rPr>
            </w:pPr>
            <w:r>
              <w:rPr>
                <w:rFonts w:ascii="Arial" w:hAnsi="Arial" w:cs="Arial"/>
                <w:szCs w:val="20"/>
                <w:lang w:val="en-US" w:eastAsia="en-US"/>
              </w:rPr>
              <w:t>System Analyst / Business System Analyst</w:t>
            </w:r>
          </w:p>
          <w:p>
            <w:pPr>
              <w:jc w:val="center"/>
              <w:rPr>
                <w:rFonts w:ascii="Arial" w:hAnsi="Arial" w:cs="Arial"/>
                <w:szCs w:val="20"/>
                <w:lang w:val="en-US" w:eastAsia="en-US"/>
              </w:rPr>
            </w:pPr>
            <w:r>
              <w:rPr>
                <w:rFonts w:ascii="Arial" w:hAnsi="Arial" w:cs="Arial"/>
                <w:shd w:val="clear" w:color="auto" w:fill="FFF59D"/>
              </w:rPr>
              <w:t xml:space="preserve">iorta TechNXT Project Team (drafting support)</w:t>
            </w:r>
          </w:p>
        </w:tc>
        <w:tc>
          <w:tcPr>
            <w:tcW w:w="0" w:type="auto"/>
            <w:vMerge w:val="restart"/>
            <w:tcBorders>
              <w:top w:val="single" w:color="auto" w:sz="4" w:space="0"/>
              <w:left w:val="single" w:color="auto" w:sz="4" w:space="0"/>
              <w:bottom w:val="single" w:color="auto" w:sz="4" w:space="0"/>
              <w:right w:val="single" w:color="auto" w:sz="4" w:space="0"/>
            </w:tcBorders>
            <w:vAlign w:val="center"/>
            <w:hideMark/>
          </w:tcPr>
          <w:p w:rsidR="0076232E" w:rsidP="00EF7B60" w:rsidRDefault="00EE2469" w14:paraId="344E8418" w14:textId="77777777">
            <w:pPr>
              <w:spacing w:after="240"/>
              <w:jc w:val="center"/>
              <w:rPr>
                <w:rFonts w:ascii="Arial" w:hAnsi="Arial" w:cs="Arial"/>
                <w:szCs w:val="20"/>
                <w:lang w:val="en-US" w:eastAsia="en-US"/>
              </w:rPr>
            </w:pPr>
            <w:r w:rsidRPr="00EF7B60">
              <w:rPr>
                <w:rFonts w:ascii="Arial" w:hAnsi="Arial" w:cs="Arial"/>
                <w:szCs w:val="20"/>
                <w:lang w:val="en-US" w:eastAsia="en-US"/>
              </w:rPr>
              <w:t>Approved</w:t>
            </w:r>
            <w:r w:rsidRPr="00EF7B60" w:rsidR="00981DBF">
              <w:rPr>
                <w:rFonts w:ascii="Arial" w:hAnsi="Arial" w:cs="Arial"/>
                <w:szCs w:val="20"/>
                <w:lang w:val="en-US" w:eastAsia="en-US"/>
              </w:rPr>
              <w:t xml:space="preserve"> by</w:t>
            </w:r>
            <w:r w:rsidRPr="00EF7B60" w:rsidR="00981DBF">
              <w:rPr>
                <w:rFonts w:ascii="Arial" w:hAnsi="Arial" w:cs="Arial"/>
                <w:szCs w:val="20"/>
                <w:lang w:val="en-US" w:eastAsia="en-US"/>
              </w:rPr>
              <w:br/>
            </w:r>
          </w:p>
          <w:p w:rsidRPr="00EF7B60" w:rsidR="00981DBF" w:rsidP="00FC68C3" w:rsidRDefault="00EE2469" w14:paraId="26B6E24D" w14:textId="77777777">
            <w:pPr>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w:t>
            </w:r>
          </w:p>
          <w:p w:rsidRPr="00EF7B60" w:rsidR="00EE2469" w:rsidP="00EE1DF7" w:rsidRDefault="001C2B90" w14:paraId="69250F9A" w14:textId="77777777">
            <w:pPr>
              <w:jc w:val="center"/>
              <w:rPr>
                <w:rFonts w:ascii="Arial" w:hAnsi="Arial" w:cs="Arial"/>
                <w:b/>
                <w:bCs/>
                <w:szCs w:val="20"/>
                <w:lang w:val="en-US" w:eastAsia="en-US"/>
              </w:rPr>
            </w:pPr>
            <w:r>
              <w:rPr>
                <w:rFonts w:ascii="Arial" w:hAnsi="Arial" w:cs="Arial"/>
                <w:szCs w:val="20"/>
                <w:lang w:val="en-US" w:eastAsia="en-US"/>
              </w:rPr>
              <w:t xml:space="preserve">BU Project </w:t>
            </w:r>
            <w:r w:rsidR="00EE1DF7">
              <w:rPr>
                <w:rFonts w:ascii="Arial" w:hAnsi="Arial" w:cs="Arial"/>
                <w:szCs w:val="20"/>
                <w:lang w:val="en-US" w:eastAsia="en-US"/>
              </w:rPr>
              <w:t>Owner / Representative</w:t>
            </w:r>
          </w:p>
        </w:tc>
      </w:tr>
      <w:tr w:rsidRPr="00EF7B60" w:rsidR="00ED12E7" w:rsidTr="00EF7B60" w14:paraId="6AA258D8" w14:textId="77777777">
        <w:trPr>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6FFBD3EC" w14:textId="77777777">
            <w:pPr>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30DCCCAD" w14:textId="77777777">
            <w:pPr>
              <w:jc w:val="center"/>
              <w:rPr>
                <w:rFonts w:ascii="Arial" w:hAnsi="Arial" w:cs="Arial"/>
                <w:szCs w:val="20"/>
                <w:lang w:val="en-US" w:eastAsia="en-US"/>
              </w:rPr>
            </w:pPr>
          </w:p>
        </w:tc>
      </w:tr>
      <w:tr w:rsidRPr="00EF7B60" w:rsidR="00ED12E7" w:rsidTr="00EF7B60" w14:paraId="36AF6883" w14:textId="77777777">
        <w:trPr>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54C529ED" w14:textId="77777777">
            <w:pPr>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1C0157D6" w14:textId="77777777">
            <w:pPr>
              <w:jc w:val="center"/>
              <w:rPr>
                <w:rFonts w:ascii="Arial" w:hAnsi="Arial" w:cs="Arial"/>
                <w:szCs w:val="20"/>
                <w:lang w:val="en-US" w:eastAsia="en-US"/>
              </w:rPr>
            </w:pPr>
          </w:p>
        </w:tc>
      </w:tr>
      <w:tr w:rsidRPr="00EF7B60" w:rsidR="00ED12E7" w:rsidTr="00EF7B60" w14:paraId="3691E7B2" w14:textId="77777777">
        <w:trPr>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526770CE" w14:textId="77777777">
            <w:pPr>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7CBEED82" w14:textId="77777777">
            <w:pPr>
              <w:jc w:val="center"/>
              <w:rPr>
                <w:rFonts w:ascii="Arial" w:hAnsi="Arial" w:cs="Arial"/>
                <w:szCs w:val="20"/>
                <w:lang w:val="en-US" w:eastAsia="en-US"/>
              </w:rPr>
            </w:pPr>
          </w:p>
        </w:tc>
      </w:tr>
      <w:tr w:rsidRPr="00EF7B60" w:rsidR="00ED12E7" w:rsidTr="00EF7B60" w14:paraId="6E36661F" w14:textId="77777777">
        <w:trPr>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38645DC7" w14:textId="77777777">
            <w:pPr>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135E58C4" w14:textId="77777777">
            <w:pPr>
              <w:jc w:val="center"/>
              <w:rPr>
                <w:rFonts w:ascii="Arial" w:hAnsi="Arial" w:cs="Arial"/>
                <w:szCs w:val="20"/>
                <w:lang w:val="en-US" w:eastAsia="en-US"/>
              </w:rPr>
            </w:pPr>
          </w:p>
        </w:tc>
      </w:tr>
      <w:tr w:rsidRPr="00EF7B60" w:rsidR="00ED12E7" w:rsidTr="00EF7B60" w14:paraId="0E733019" w14:textId="77777777">
        <w:trPr>
          <w:trHeight w:val="773"/>
        </w:trPr>
        <w:tc>
          <w:tcPr>
            <w:tcW w:w="0" w:type="auto"/>
            <w:tcBorders>
              <w:top w:val="single" w:color="auto" w:sz="4" w:space="0"/>
              <w:left w:val="single" w:color="auto" w:sz="4" w:space="0"/>
              <w:bottom w:val="single" w:color="auto" w:sz="4" w:space="0"/>
              <w:right w:val="single" w:color="auto" w:sz="4" w:space="0"/>
            </w:tcBorders>
            <w:vAlign w:val="center"/>
          </w:tcPr>
          <w:p w:rsidRPr="00EF7B60" w:rsidR="00EE2469" w:rsidP="001B46B8" w:rsidRDefault="00EE2469" w14:paraId="2DF409D9" w14:textId="77777777">
            <w:pPr>
              <w:spacing w:after="240"/>
              <w:jc w:val="center"/>
              <w:rPr>
                <w:rFonts w:ascii="Arial" w:hAnsi="Arial" w:cs="Arial"/>
                <w:i/>
                <w:iCs/>
                <w:sz w:val="16"/>
                <w:szCs w:val="16"/>
                <w:lang w:val="en-US" w:eastAsia="en-US"/>
              </w:rPr>
            </w:pPr>
            <w:r w:rsidRPr="00EF7B60">
              <w:rPr>
                <w:rFonts w:ascii="Arial" w:hAnsi="Arial" w:cs="Arial"/>
                <w:i/>
                <w:iCs/>
                <w:sz w:val="16"/>
                <w:szCs w:val="16"/>
                <w:lang w:val="en-US" w:eastAsia="en-US"/>
              </w:rPr>
              <w:br/>
            </w:r>
            <w:r w:rsidR="001367D2">
              <w:rPr>
                <w:rFonts w:ascii="Arial" w:hAnsi="Arial" w:cs="Arial"/>
                <w:i/>
                <w:iCs/>
                <w:sz w:val="16"/>
                <w:szCs w:val="16"/>
                <w:lang w:val="en-US" w:eastAsia="en-US"/>
              </w:rPr>
              <w:t xml:space="preserve">I confirm </w:t>
            </w:r>
            <w:r w:rsidR="00A9627B">
              <w:rPr>
                <w:rFonts w:ascii="Arial" w:hAnsi="Arial" w:cs="Arial"/>
                <w:i/>
                <w:iCs/>
                <w:sz w:val="16"/>
                <w:szCs w:val="16"/>
                <w:lang w:val="en-US" w:eastAsia="en-US"/>
              </w:rPr>
              <w:t>that the functional requirements document was prepared</w:t>
            </w:r>
            <w:r w:rsidR="001B46B8">
              <w:rPr>
                <w:rFonts w:ascii="Arial" w:hAnsi="Arial" w:cs="Arial"/>
                <w:i/>
                <w:iCs/>
                <w:sz w:val="16"/>
                <w:szCs w:val="16"/>
                <w:lang w:val="en-US" w:eastAsia="en-US"/>
              </w:rPr>
              <w:t xml:space="preserve"> according to applicable standards and procedures and that the</w:t>
            </w:r>
            <w:r w:rsidR="00A9627B">
              <w:rPr>
                <w:rFonts w:ascii="Arial" w:hAnsi="Arial" w:cs="Arial"/>
                <w:i/>
                <w:iCs/>
                <w:sz w:val="16"/>
                <w:szCs w:val="16"/>
                <w:lang w:val="en-US" w:eastAsia="en-US"/>
              </w:rPr>
              <w:t xml:space="preserve"> </w:t>
            </w:r>
            <w:r w:rsidR="001B46B8">
              <w:rPr>
                <w:rFonts w:ascii="Arial" w:hAnsi="Arial" w:cs="Arial"/>
                <w:i/>
                <w:iCs/>
                <w:sz w:val="16"/>
                <w:szCs w:val="16"/>
                <w:lang w:val="en-US" w:eastAsia="en-US"/>
              </w:rPr>
              <w:t xml:space="preserve">necessary inputs from the business unit and all stakeholders were obtained. </w:t>
            </w:r>
          </w:p>
        </w:tc>
        <w:tc>
          <w:tcPr>
            <w:tcW w:w="0" w:type="auto"/>
            <w:tcBorders>
              <w:top w:val="single" w:color="auto" w:sz="4" w:space="0"/>
              <w:left w:val="single" w:color="auto" w:sz="4" w:space="0"/>
              <w:bottom w:val="single" w:color="auto" w:sz="4" w:space="0"/>
              <w:right w:val="single" w:color="auto" w:sz="4" w:space="0"/>
            </w:tcBorders>
            <w:vAlign w:val="center"/>
          </w:tcPr>
          <w:p w:rsidRPr="001C2B90" w:rsidR="00EE2469" w:rsidP="001C2B90" w:rsidRDefault="001C2B90" w14:paraId="28EDDF94" w14:textId="77777777">
            <w:pPr>
              <w:jc w:val="center"/>
              <w:rPr>
                <w:rFonts w:ascii="Arial" w:hAnsi="Arial" w:cs="Arial"/>
                <w:i/>
                <w:iCs/>
                <w:sz w:val="16"/>
                <w:szCs w:val="16"/>
                <w:lang w:val="en-US" w:eastAsia="en-US"/>
              </w:rPr>
            </w:pPr>
            <w:r w:rsidRPr="001C2B90">
              <w:rPr>
                <w:rFonts w:ascii="Arial" w:hAnsi="Arial" w:cs="Arial"/>
                <w:i/>
                <w:iCs/>
                <w:sz w:val="16"/>
                <w:szCs w:val="16"/>
                <w:lang w:val="en-US" w:eastAsia="en-US"/>
              </w:rPr>
              <w:t xml:space="preserve">I have validated the completeness of </w:t>
            </w:r>
            <w:r>
              <w:rPr>
                <w:rFonts w:ascii="Arial" w:hAnsi="Arial" w:cs="Arial"/>
                <w:i/>
                <w:iCs/>
                <w:sz w:val="16"/>
                <w:szCs w:val="16"/>
                <w:lang w:val="en-US" w:eastAsia="en-US"/>
              </w:rPr>
              <w:t xml:space="preserve">the functional requirements.  </w:t>
            </w:r>
            <w:r w:rsidRPr="001C2B90">
              <w:rPr>
                <w:rFonts w:ascii="Arial" w:hAnsi="Arial" w:cs="Arial"/>
                <w:i/>
                <w:iCs/>
                <w:sz w:val="16"/>
                <w:szCs w:val="16"/>
                <w:lang w:val="en-US" w:eastAsia="en-US"/>
              </w:rPr>
              <w:t xml:space="preserve">I confirm that </w:t>
            </w:r>
            <w:r>
              <w:rPr>
                <w:rFonts w:ascii="Arial" w:hAnsi="Arial" w:cs="Arial"/>
                <w:i/>
                <w:iCs/>
                <w:sz w:val="16"/>
                <w:szCs w:val="16"/>
                <w:lang w:val="en-US" w:eastAsia="en-US"/>
              </w:rPr>
              <w:t xml:space="preserve">these requirements are aligned with all business stakeholders, </w:t>
            </w:r>
            <w:r w:rsidRPr="001C2B90">
              <w:rPr>
                <w:rFonts w:ascii="Arial" w:hAnsi="Arial" w:cs="Arial"/>
                <w:i/>
                <w:iCs/>
                <w:sz w:val="16"/>
                <w:szCs w:val="16"/>
                <w:lang w:val="en-US" w:eastAsia="en-US"/>
              </w:rPr>
              <w:t>their priorities, and the business case.</w:t>
            </w:r>
          </w:p>
        </w:tc>
      </w:tr>
      <w:tr w:rsidRPr="00EF7B60" w:rsidR="00ED12E7" w:rsidTr="00CF1B7D" w14:paraId="1C74179A" w14:textId="77777777">
        <w:trPr>
          <w:trHeight w:val="1403"/>
        </w:trPr>
        <w:tc>
          <w:tcPr>
            <w:tcW w:w="0" w:type="auto"/>
            <w:tcBorders>
              <w:top w:val="single" w:color="auto" w:sz="4" w:space="0"/>
              <w:left w:val="single" w:color="auto" w:sz="4" w:space="0"/>
              <w:bottom w:val="single" w:color="auto" w:sz="4" w:space="0"/>
              <w:right w:val="single" w:color="auto" w:sz="4" w:space="0"/>
            </w:tcBorders>
          </w:tcPr>
          <w:p w:rsidR="0076232E" w:rsidP="00CF1B7D" w:rsidRDefault="00981DBF" w14:paraId="214437C8" w14:textId="77777777">
            <w:pPr>
              <w:spacing w:after="240"/>
              <w:jc w:val="center"/>
              <w:rPr>
                <w:rFonts w:ascii="Arial" w:hAnsi="Arial" w:cs="Arial"/>
                <w:szCs w:val="20"/>
                <w:lang w:val="en-US" w:eastAsia="en-US"/>
              </w:rPr>
            </w:pPr>
            <w:r w:rsidRPr="00EF7B60">
              <w:rPr>
                <w:rFonts w:ascii="Arial" w:hAnsi="Arial" w:cs="Arial"/>
                <w:szCs w:val="20"/>
                <w:lang w:val="en-US" w:eastAsia="en-US"/>
              </w:rPr>
              <w:t>Reviewed by</w:t>
            </w:r>
          </w:p>
          <w:p w:rsidRPr="00EF7B60" w:rsidR="00EE2469" w:rsidP="00FC68C3" w:rsidRDefault="00981DBF" w14:paraId="5C1A326D" w14:textId="77777777">
            <w:pPr>
              <w:jc w:val="center"/>
              <w:rPr>
                <w:rFonts w:ascii="Arial" w:hAnsi="Arial" w:cs="Arial"/>
                <w:szCs w:val="20"/>
                <w:lang w:val="en-US" w:eastAsia="en-US"/>
              </w:rPr>
            </w:pPr>
            <w:r w:rsidRPr="00EF7B60">
              <w:rPr>
                <w:rFonts w:ascii="Arial" w:hAnsi="Arial" w:cs="Arial"/>
                <w:szCs w:val="20"/>
                <w:lang w:val="en-US" w:eastAsia="en-US"/>
              </w:rPr>
              <w:br/>
            </w:r>
            <w:r w:rsidRPr="00EF7B60" w:rsidR="00EE2469">
              <w:rPr>
                <w:rFonts w:ascii="Arial" w:hAnsi="Arial" w:cs="Arial"/>
                <w:szCs w:val="20"/>
                <w:lang w:val="en-US" w:eastAsia="en-US"/>
              </w:rPr>
              <w:br/>
            </w:r>
            <w:r w:rsidRPr="00EF7B60" w:rsidR="00EE2469">
              <w:rPr>
                <w:rFonts w:ascii="Arial" w:hAnsi="Arial" w:cs="Arial"/>
                <w:b/>
                <w:bCs/>
                <w:szCs w:val="20"/>
                <w:lang w:val="en-US" w:eastAsia="en-US"/>
              </w:rPr>
              <w:t>_______________________________________</w:t>
            </w:r>
          </w:p>
          <w:p w:rsidRPr="00CF1B7D" w:rsidR="00EE2469" w:rsidP="00FC68C3" w:rsidRDefault="009263E1" w14:paraId="6E2928EB" w14:textId="77777777">
            <w:pPr>
              <w:jc w:val="center"/>
              <w:rPr>
                <w:rFonts w:ascii="Arial" w:hAnsi="Arial" w:cs="Arial"/>
                <w:i/>
                <w:iCs/>
                <w:sz w:val="16"/>
                <w:szCs w:val="16"/>
                <w:lang w:val="en-US" w:eastAsia="en-US"/>
              </w:rPr>
            </w:pPr>
            <w:r w:rsidRPr="00EF7B60">
              <w:rPr>
                <w:rFonts w:ascii="Arial" w:hAnsi="Arial" w:cs="Arial"/>
                <w:szCs w:val="20"/>
                <w:lang w:val="en-US" w:eastAsia="en-US"/>
              </w:rPr>
              <w:t>Delivery Manager</w:t>
            </w:r>
          </w:p>
        </w:tc>
        <w:tc>
          <w:tcPr>
            <w:tcW w:w="0" w:type="auto"/>
            <w:tcBorders>
              <w:top w:val="single" w:color="auto" w:sz="4" w:space="0"/>
              <w:left w:val="single" w:color="auto" w:sz="4" w:space="0"/>
              <w:bottom w:val="single" w:color="auto" w:sz="4" w:space="0"/>
              <w:right w:val="single" w:color="auto" w:sz="4" w:space="0"/>
            </w:tcBorders>
          </w:tcPr>
          <w:p w:rsidR="0076232E" w:rsidP="00CF1B7D" w:rsidRDefault="00CF1B7D" w14:paraId="723DE989" w14:textId="77777777">
            <w:pPr>
              <w:spacing w:after="240"/>
              <w:jc w:val="center"/>
              <w:rPr>
                <w:rFonts w:ascii="Arial" w:hAnsi="Arial" w:cs="Arial"/>
                <w:szCs w:val="20"/>
                <w:lang w:val="en-US" w:eastAsia="en-US"/>
              </w:rPr>
            </w:pPr>
            <w:r>
              <w:rPr>
                <w:rFonts w:ascii="Arial" w:hAnsi="Arial" w:cs="Arial"/>
                <w:szCs w:val="20"/>
                <w:lang w:val="en-US" w:eastAsia="en-US"/>
              </w:rPr>
              <w:t>Approved</w:t>
            </w:r>
            <w:r w:rsidRPr="00EF7B60">
              <w:rPr>
                <w:rFonts w:ascii="Arial" w:hAnsi="Arial" w:cs="Arial"/>
                <w:szCs w:val="20"/>
                <w:lang w:val="en-US" w:eastAsia="en-US"/>
              </w:rPr>
              <w:t xml:space="preserve"> by</w:t>
            </w:r>
          </w:p>
          <w:p w:rsidRPr="00EF7B60" w:rsidR="00CF1B7D" w:rsidP="00FC68C3" w:rsidRDefault="00CF1B7D" w14:paraId="741DD5CE" w14:textId="77777777">
            <w:pPr>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_______________________________________</w:t>
            </w:r>
          </w:p>
          <w:p w:rsidRPr="00CF1B7D" w:rsidR="00CF1B7D" w:rsidP="00FC68C3" w:rsidRDefault="00EE1DF7" w14:paraId="0D639E69" w14:textId="77777777">
            <w:pPr>
              <w:jc w:val="center"/>
              <w:rPr>
                <w:rFonts w:ascii="Arial" w:hAnsi="Arial" w:cs="Arial"/>
                <w:szCs w:val="20"/>
                <w:lang w:val="en-US" w:eastAsia="en-US"/>
              </w:rPr>
            </w:pPr>
            <w:r>
              <w:rPr>
                <w:rFonts w:ascii="Arial" w:hAnsi="Arial" w:cs="Arial"/>
                <w:szCs w:val="20"/>
                <w:lang w:val="en-US" w:eastAsia="en-US"/>
              </w:rPr>
              <w:t>BU Product Owner Supervisor / BU Project Sponsor</w:t>
            </w:r>
          </w:p>
        </w:tc>
      </w:tr>
      <w:tr w:rsidRPr="00EF7B60" w:rsidR="00ED12E7" w:rsidTr="00EF7B60" w14:paraId="7B74E79E" w14:textId="77777777">
        <w:trPr>
          <w:trHeight w:val="746"/>
        </w:trPr>
        <w:tc>
          <w:tcPr>
            <w:tcW w:w="0" w:type="auto"/>
            <w:tcBorders>
              <w:top w:val="single" w:color="auto" w:sz="4" w:space="0"/>
              <w:left w:val="single" w:color="auto" w:sz="4" w:space="0"/>
              <w:bottom w:val="single" w:color="auto" w:sz="4" w:space="0"/>
              <w:right w:val="single" w:color="auto" w:sz="4" w:space="0"/>
            </w:tcBorders>
            <w:vAlign w:val="center"/>
          </w:tcPr>
          <w:p w:rsidRPr="00EF7B60" w:rsidR="000F601F" w:rsidP="009263E1" w:rsidRDefault="00EF7B60" w14:paraId="37D70551" w14:textId="77777777">
            <w:pPr>
              <w:jc w:val="center"/>
              <w:rPr>
                <w:rFonts w:ascii="Arial" w:hAnsi="Arial" w:cs="Arial"/>
                <w:sz w:val="16"/>
                <w:szCs w:val="16"/>
                <w:lang w:val="en-US" w:eastAsia="en-US"/>
              </w:rPr>
            </w:pPr>
            <w:r w:rsidRPr="00EF7B60">
              <w:rPr>
                <w:rFonts w:ascii="Arial" w:hAnsi="Arial" w:cs="Arial"/>
                <w:i/>
                <w:iCs/>
                <w:sz w:val="16"/>
                <w:szCs w:val="16"/>
                <w:lang w:val="en-US" w:eastAsia="en-US"/>
              </w:rPr>
              <w:t xml:space="preserve">I </w:t>
            </w:r>
            <w:r w:rsidR="00A83B38">
              <w:rPr>
                <w:rFonts w:ascii="Arial" w:hAnsi="Arial" w:cs="Arial"/>
                <w:i/>
                <w:iCs/>
                <w:sz w:val="16"/>
                <w:szCs w:val="16"/>
                <w:lang w:val="en-US" w:eastAsia="en-US"/>
              </w:rPr>
              <w:t xml:space="preserve">acknowledge receipt </w:t>
            </w:r>
            <w:r w:rsidR="009263E1">
              <w:rPr>
                <w:rFonts w:ascii="Arial" w:hAnsi="Arial" w:cs="Arial"/>
                <w:i/>
                <w:iCs/>
                <w:sz w:val="16"/>
                <w:szCs w:val="16"/>
                <w:lang w:val="en-US" w:eastAsia="en-US"/>
              </w:rPr>
              <w:t xml:space="preserve">of the functional requirements and </w:t>
            </w:r>
            <w:r w:rsidR="00A83B38">
              <w:rPr>
                <w:rFonts w:ascii="Arial" w:hAnsi="Arial" w:cs="Arial"/>
                <w:i/>
                <w:iCs/>
                <w:sz w:val="16"/>
                <w:szCs w:val="16"/>
                <w:lang w:val="en-US" w:eastAsia="en-US"/>
              </w:rPr>
              <w:t xml:space="preserve">I confirm that I understand these requirements and their impact </w:t>
            </w:r>
            <w:r w:rsidR="009263E1">
              <w:rPr>
                <w:rFonts w:ascii="Arial" w:hAnsi="Arial" w:cs="Arial"/>
                <w:i/>
                <w:iCs/>
                <w:sz w:val="16"/>
                <w:szCs w:val="16"/>
                <w:lang w:val="en-US" w:eastAsia="en-US"/>
              </w:rPr>
              <w:t xml:space="preserve">on my application. I confirm that the requirements are aligned with the capabilities and usage intended for my application </w:t>
            </w:r>
            <w:r w:rsidRPr="00EF7B60">
              <w:rPr>
                <w:rFonts w:ascii="Arial" w:hAnsi="Arial" w:cs="Arial"/>
                <w:i/>
                <w:iCs/>
                <w:sz w:val="16"/>
                <w:szCs w:val="16"/>
                <w:lang w:val="en-US" w:eastAsia="en-US"/>
              </w:rPr>
              <w:t xml:space="preserve">subject to </w:t>
            </w:r>
            <w:r w:rsidR="009263E1">
              <w:rPr>
                <w:rFonts w:ascii="Arial" w:hAnsi="Arial" w:cs="Arial"/>
                <w:i/>
                <w:iCs/>
                <w:sz w:val="16"/>
                <w:szCs w:val="16"/>
                <w:lang w:val="en-US" w:eastAsia="en-US"/>
              </w:rPr>
              <w:t>further design, build and test activities.</w:t>
            </w:r>
          </w:p>
        </w:tc>
        <w:tc>
          <w:tcPr>
            <w:tcW w:w="0" w:type="auto"/>
            <w:tcBorders>
              <w:top w:val="single" w:color="auto" w:sz="4" w:space="0"/>
              <w:left w:val="single" w:color="auto" w:sz="4" w:space="0"/>
              <w:bottom w:val="single" w:color="auto" w:sz="4" w:space="0"/>
              <w:right w:val="single" w:color="auto" w:sz="4" w:space="0"/>
            </w:tcBorders>
            <w:vAlign w:val="center"/>
          </w:tcPr>
          <w:p w:rsidRPr="00EF7B60" w:rsidR="000F601F" w:rsidP="00ED12E7" w:rsidRDefault="000F601F" w14:paraId="65BB25D9" w14:textId="77777777">
            <w:pPr>
              <w:spacing w:after="240"/>
              <w:jc w:val="center"/>
              <w:rPr>
                <w:rFonts w:ascii="Arial" w:hAnsi="Arial" w:cs="Arial"/>
                <w:i/>
                <w:iCs/>
                <w:sz w:val="16"/>
                <w:szCs w:val="16"/>
                <w:lang w:val="en-US" w:eastAsia="en-US"/>
              </w:rPr>
            </w:pPr>
            <w:r w:rsidRPr="00EF7B60">
              <w:rPr>
                <w:rFonts w:ascii="Arial" w:hAnsi="Arial" w:cs="Arial"/>
                <w:i/>
                <w:iCs/>
                <w:sz w:val="16"/>
                <w:szCs w:val="16"/>
                <w:lang w:val="en-US" w:eastAsia="en-US"/>
              </w:rPr>
              <w:br/>
            </w:r>
            <w:r w:rsidRPr="00EF7B60" w:rsidR="00ED12E7">
              <w:rPr>
                <w:rFonts w:ascii="Arial" w:hAnsi="Arial" w:cs="Arial"/>
                <w:i/>
                <w:iCs/>
                <w:sz w:val="16"/>
                <w:szCs w:val="16"/>
                <w:lang w:val="en-US" w:eastAsia="en-US"/>
              </w:rPr>
              <w:t xml:space="preserve">I </w:t>
            </w:r>
            <w:r w:rsidR="00ED12E7">
              <w:rPr>
                <w:rFonts w:ascii="Arial" w:hAnsi="Arial" w:cs="Arial"/>
                <w:i/>
                <w:iCs/>
                <w:sz w:val="16"/>
                <w:szCs w:val="16"/>
                <w:lang w:val="en-US" w:eastAsia="en-US"/>
              </w:rPr>
              <w:t>acknowledge receipt of the functional requirements and I confirm that I understand these requirements and their impact on my platform. I confirm that the requirements are aligned with the capabilities and usage intended for my platform.</w:t>
            </w:r>
          </w:p>
        </w:tc>
      </w:tr>
      <w:tr w:rsidRPr="00A043AC" w:rsidR="00ED12E7" w:rsidTr="00EF7B60" w14:paraId="11A8B284" w14:textId="77777777">
        <w:trPr>
          <w:trHeight w:val="470"/>
        </w:trPr>
        <w:tc>
          <w:tcPr>
            <w:tcW w:w="0" w:type="auto"/>
            <w:tcBorders>
              <w:top w:val="single" w:color="auto" w:sz="4" w:space="0"/>
              <w:left w:val="single" w:color="auto" w:sz="4" w:space="0"/>
              <w:bottom w:val="single" w:color="auto" w:sz="4" w:space="0"/>
              <w:right w:val="single" w:color="auto" w:sz="4" w:space="0"/>
            </w:tcBorders>
            <w:vAlign w:val="center"/>
          </w:tcPr>
          <w:p w:rsidR="0076232E" w:rsidP="00EF7B60" w:rsidRDefault="00CF1B7D" w14:paraId="5C2F76F5" w14:textId="77777777">
            <w:pPr>
              <w:spacing w:after="240"/>
              <w:jc w:val="center"/>
              <w:rPr>
                <w:rFonts w:ascii="Arial" w:hAnsi="Arial" w:cs="Arial"/>
                <w:szCs w:val="20"/>
                <w:lang w:val="en-US" w:eastAsia="en-US"/>
              </w:rPr>
            </w:pPr>
            <w:r>
              <w:rPr>
                <w:rFonts w:ascii="Arial" w:hAnsi="Arial" w:cs="Arial"/>
                <w:szCs w:val="20"/>
                <w:lang w:val="en-US" w:eastAsia="en-US"/>
              </w:rPr>
              <w:t>Reviewed by</w:t>
            </w:r>
          </w:p>
          <w:p w:rsidRPr="00EF7B60" w:rsidR="000F601F" w:rsidP="00FC68C3" w:rsidRDefault="00CF1B7D" w14:paraId="0E307765" w14:textId="77777777">
            <w:pPr>
              <w:jc w:val="center"/>
              <w:rPr>
                <w:rFonts w:ascii="Arial" w:hAnsi="Arial" w:cs="Arial"/>
                <w:szCs w:val="20"/>
                <w:lang w:val="en-US" w:eastAsia="en-US"/>
              </w:rPr>
            </w:pPr>
            <w:r>
              <w:rPr>
                <w:rFonts w:ascii="Arial" w:hAnsi="Arial" w:cs="Arial"/>
                <w:szCs w:val="20"/>
                <w:lang w:val="en-US" w:eastAsia="en-US"/>
              </w:rPr>
              <w:br/>
            </w:r>
            <w:r w:rsidRPr="00EF7B60" w:rsidR="000F601F">
              <w:rPr>
                <w:rFonts w:ascii="Arial" w:hAnsi="Arial" w:cs="Arial"/>
                <w:szCs w:val="20"/>
                <w:lang w:val="en-US" w:eastAsia="en-US"/>
              </w:rPr>
              <w:br/>
            </w:r>
            <w:r w:rsidRPr="00EF7B60" w:rsidR="000F601F">
              <w:rPr>
                <w:rFonts w:ascii="Arial" w:hAnsi="Arial" w:cs="Arial"/>
                <w:b/>
                <w:bCs/>
                <w:szCs w:val="20"/>
                <w:lang w:val="en-US" w:eastAsia="en-US"/>
              </w:rPr>
              <w:t>_______________________________________</w:t>
            </w:r>
          </w:p>
          <w:p w:rsidR="00ED12E7" w:rsidP="00FC68C3" w:rsidRDefault="00981DBF" w14:paraId="30D68932" w14:textId="77777777">
            <w:pPr>
              <w:jc w:val="center"/>
              <w:rPr>
                <w:rFonts w:ascii="Arial" w:hAnsi="Arial" w:cs="Arial"/>
                <w:szCs w:val="20"/>
                <w:lang w:val="en-US" w:eastAsia="en-US"/>
              </w:rPr>
            </w:pPr>
            <w:r w:rsidRPr="00EF7B60">
              <w:rPr>
                <w:rFonts w:ascii="Arial" w:hAnsi="Arial" w:cs="Arial"/>
                <w:szCs w:val="20"/>
                <w:lang w:val="en-US" w:eastAsia="en-US"/>
              </w:rPr>
              <w:t>Application Owner</w:t>
            </w:r>
            <w:r w:rsidR="00ED12E7">
              <w:rPr>
                <w:rFonts w:ascii="Arial" w:hAnsi="Arial" w:cs="Arial"/>
                <w:szCs w:val="20"/>
                <w:lang w:val="en-US" w:eastAsia="en-US"/>
              </w:rPr>
              <w:t xml:space="preserve"> </w:t>
            </w:r>
          </w:p>
          <w:p w:rsidRPr="00EF7B60" w:rsidR="000F601F" w:rsidP="00FC68C3" w:rsidRDefault="00ED12E7" w14:paraId="776984A7" w14:textId="77777777">
            <w:pPr>
              <w:jc w:val="center"/>
              <w:rPr>
                <w:rFonts w:ascii="Arial" w:hAnsi="Arial" w:cs="Arial"/>
                <w:i/>
                <w:iCs/>
                <w:sz w:val="16"/>
                <w:szCs w:val="16"/>
                <w:lang w:val="en-US" w:eastAsia="en-US"/>
              </w:rPr>
            </w:pPr>
            <w:r>
              <w:rPr>
                <w:rFonts w:ascii="Arial" w:hAnsi="Arial" w:cs="Arial"/>
                <w:szCs w:val="20"/>
                <w:lang w:val="en-US" w:eastAsia="en-US"/>
              </w:rPr>
              <w:t>(or Unit</w:t>
            </w:r>
            <w:r w:rsidR="00A43E3C">
              <w:rPr>
                <w:rFonts w:ascii="Arial" w:hAnsi="Arial" w:cs="Arial"/>
                <w:szCs w:val="20"/>
                <w:lang w:val="en-US" w:eastAsia="en-US"/>
              </w:rPr>
              <w:t xml:space="preserve"> </w:t>
            </w:r>
            <w:r>
              <w:rPr>
                <w:rFonts w:ascii="Arial" w:hAnsi="Arial" w:cs="Arial"/>
                <w:szCs w:val="20"/>
                <w:lang w:val="en-US" w:eastAsia="en-US"/>
              </w:rPr>
              <w:t>/</w:t>
            </w:r>
            <w:r w:rsidR="00A43E3C">
              <w:rPr>
                <w:rFonts w:ascii="Arial" w:hAnsi="Arial" w:cs="Arial"/>
                <w:szCs w:val="20"/>
                <w:lang w:val="en-US" w:eastAsia="en-US"/>
              </w:rPr>
              <w:t xml:space="preserve"> </w:t>
            </w:r>
            <w:r>
              <w:rPr>
                <w:rFonts w:ascii="Arial" w:hAnsi="Arial" w:cs="Arial"/>
                <w:szCs w:val="20"/>
                <w:lang w:val="en-US" w:eastAsia="en-US"/>
              </w:rPr>
              <w:t>Dept</w:t>
            </w:r>
            <w:r w:rsidR="00A43E3C">
              <w:rPr>
                <w:rFonts w:ascii="Arial" w:hAnsi="Arial" w:cs="Arial"/>
                <w:szCs w:val="20"/>
                <w:lang w:val="en-US" w:eastAsia="en-US"/>
              </w:rPr>
              <w:t>.</w:t>
            </w:r>
            <w:r>
              <w:rPr>
                <w:rFonts w:ascii="Arial" w:hAnsi="Arial" w:cs="Arial"/>
                <w:szCs w:val="20"/>
                <w:lang w:val="en-US" w:eastAsia="en-US"/>
              </w:rPr>
              <w:t xml:space="preserve"> Head if no Application Owner is Identified)</w:t>
            </w:r>
          </w:p>
        </w:tc>
        <w:tc>
          <w:tcPr>
            <w:tcW w:w="0" w:type="auto"/>
            <w:tcBorders>
              <w:top w:val="single" w:color="auto" w:sz="4" w:space="0"/>
              <w:left w:val="single" w:color="auto" w:sz="4" w:space="0"/>
              <w:bottom w:val="single" w:color="auto" w:sz="4" w:space="0"/>
              <w:right w:val="single" w:color="auto" w:sz="4" w:space="0"/>
            </w:tcBorders>
            <w:vAlign w:val="center"/>
          </w:tcPr>
          <w:p w:rsidR="0076232E" w:rsidP="00EF7B60" w:rsidRDefault="00EF7B60" w14:paraId="2A9EDB8C" w14:textId="77777777">
            <w:pPr>
              <w:spacing w:after="240"/>
              <w:jc w:val="center"/>
              <w:rPr>
                <w:rFonts w:ascii="Arial" w:hAnsi="Arial" w:cs="Arial"/>
                <w:szCs w:val="20"/>
                <w:lang w:val="en-US" w:eastAsia="en-US"/>
              </w:rPr>
            </w:pPr>
            <w:r w:rsidRPr="00EF7B60">
              <w:rPr>
                <w:rFonts w:ascii="Arial" w:hAnsi="Arial" w:cs="Arial"/>
                <w:szCs w:val="20"/>
                <w:lang w:val="en-US" w:eastAsia="en-US"/>
              </w:rPr>
              <w:t>Reviewed by</w:t>
            </w:r>
          </w:p>
          <w:p w:rsidRPr="00EF7B60" w:rsidR="000F601F" w:rsidP="00FC68C3" w:rsidRDefault="00EF7B60" w14:paraId="7670598A" w14:textId="77777777">
            <w:pPr>
              <w:jc w:val="center"/>
              <w:rPr>
                <w:rFonts w:ascii="Arial" w:hAnsi="Arial" w:cs="Arial"/>
                <w:szCs w:val="20"/>
                <w:lang w:val="en-US" w:eastAsia="en-US"/>
              </w:rPr>
            </w:pPr>
            <w:r w:rsidRPr="00EF7B60">
              <w:rPr>
                <w:rFonts w:ascii="Arial" w:hAnsi="Arial" w:cs="Arial"/>
                <w:szCs w:val="20"/>
                <w:lang w:val="en-US" w:eastAsia="en-US"/>
              </w:rPr>
              <w:br/>
            </w:r>
            <w:r w:rsidRPr="00EF7B60" w:rsidR="000F601F">
              <w:rPr>
                <w:rFonts w:ascii="Arial" w:hAnsi="Arial" w:cs="Arial"/>
                <w:szCs w:val="20"/>
                <w:lang w:val="en-US" w:eastAsia="en-US"/>
              </w:rPr>
              <w:br/>
            </w:r>
            <w:r w:rsidRPr="00EF7B60" w:rsidR="000F601F">
              <w:rPr>
                <w:rFonts w:ascii="Arial" w:hAnsi="Arial" w:cs="Arial"/>
                <w:b/>
                <w:bCs/>
                <w:szCs w:val="20"/>
                <w:lang w:val="en-US" w:eastAsia="en-US"/>
              </w:rPr>
              <w:t>_______________________________________</w:t>
            </w:r>
          </w:p>
          <w:p w:rsidR="000F601F" w:rsidP="00FC68C3" w:rsidRDefault="000F601F" w14:paraId="558B8C57" w14:textId="77777777">
            <w:pPr>
              <w:jc w:val="center"/>
              <w:rPr>
                <w:rFonts w:ascii="Arial" w:hAnsi="Arial" w:cs="Arial"/>
                <w:szCs w:val="20"/>
                <w:lang w:val="en-US" w:eastAsia="en-US"/>
              </w:rPr>
            </w:pPr>
            <w:r w:rsidRPr="00EF7B60">
              <w:rPr>
                <w:rFonts w:ascii="Arial" w:hAnsi="Arial" w:cs="Arial"/>
                <w:szCs w:val="20"/>
                <w:lang w:val="en-US" w:eastAsia="en-US"/>
              </w:rPr>
              <w:t>Platform Owner</w:t>
            </w:r>
          </w:p>
          <w:p w:rsidRPr="00EF7B60" w:rsidR="00ED12E7" w:rsidP="00FC68C3" w:rsidRDefault="00ED12E7" w14:paraId="760CBC55" w14:textId="77777777">
            <w:pPr>
              <w:jc w:val="center"/>
              <w:rPr>
                <w:rFonts w:ascii="Arial" w:hAnsi="Arial" w:cs="Arial"/>
                <w:i/>
                <w:iCs/>
                <w:sz w:val="16"/>
                <w:szCs w:val="16"/>
                <w:lang w:val="en-US" w:eastAsia="en-US"/>
              </w:rPr>
            </w:pPr>
            <w:r>
              <w:rPr>
                <w:rFonts w:ascii="Arial" w:hAnsi="Arial" w:cs="Arial"/>
                <w:szCs w:val="20"/>
                <w:lang w:val="en-US" w:eastAsia="en-US"/>
              </w:rPr>
              <w:t xml:space="preserve">(or </w:t>
            </w:r>
            <w:r w:rsidR="00BF02C7">
              <w:rPr>
                <w:rFonts w:ascii="Arial" w:hAnsi="Arial" w:cs="Arial"/>
                <w:szCs w:val="20"/>
                <w:lang w:val="en-US" w:eastAsia="en-US"/>
              </w:rPr>
              <w:t>Unit</w:t>
            </w:r>
            <w:r w:rsidR="00A43E3C">
              <w:rPr>
                <w:rFonts w:ascii="Arial" w:hAnsi="Arial" w:cs="Arial"/>
                <w:szCs w:val="20"/>
                <w:lang w:val="en-US" w:eastAsia="en-US"/>
              </w:rPr>
              <w:t xml:space="preserve"> </w:t>
            </w:r>
            <w:r w:rsidR="00BF02C7">
              <w:rPr>
                <w:rFonts w:ascii="Arial" w:hAnsi="Arial" w:cs="Arial"/>
                <w:szCs w:val="20"/>
                <w:lang w:val="en-US" w:eastAsia="en-US"/>
              </w:rPr>
              <w:t>/</w:t>
            </w:r>
            <w:r w:rsidR="00A43E3C">
              <w:rPr>
                <w:rFonts w:ascii="Arial" w:hAnsi="Arial" w:cs="Arial"/>
                <w:szCs w:val="20"/>
                <w:lang w:val="en-US" w:eastAsia="en-US"/>
              </w:rPr>
              <w:t xml:space="preserve"> </w:t>
            </w:r>
            <w:r w:rsidR="00BF02C7">
              <w:rPr>
                <w:rFonts w:ascii="Arial" w:hAnsi="Arial" w:cs="Arial"/>
                <w:szCs w:val="20"/>
                <w:lang w:val="en-US" w:eastAsia="en-US"/>
              </w:rPr>
              <w:t>Dept</w:t>
            </w:r>
            <w:r w:rsidR="00A43E3C">
              <w:rPr>
                <w:rFonts w:ascii="Arial" w:hAnsi="Arial" w:cs="Arial"/>
                <w:szCs w:val="20"/>
                <w:lang w:val="en-US" w:eastAsia="en-US"/>
              </w:rPr>
              <w:t>.</w:t>
            </w:r>
            <w:r w:rsidR="00BF02C7">
              <w:rPr>
                <w:rFonts w:ascii="Arial" w:hAnsi="Arial" w:cs="Arial"/>
                <w:szCs w:val="20"/>
                <w:lang w:val="en-US" w:eastAsia="en-US"/>
              </w:rPr>
              <w:t xml:space="preserve"> Head if no Platform</w:t>
            </w:r>
            <w:r>
              <w:rPr>
                <w:rFonts w:ascii="Arial" w:hAnsi="Arial" w:cs="Arial"/>
                <w:szCs w:val="20"/>
                <w:lang w:val="en-US" w:eastAsia="en-US"/>
              </w:rPr>
              <w:t xml:space="preserve"> Owner is Identified)</w:t>
            </w:r>
          </w:p>
        </w:tc>
      </w:tr>
    </w:tbl>
    <w:p w:rsidR="00A043AC" w:rsidP="00A043AC" w:rsidRDefault="00A043AC" w14:paraId="62EBF9A1" w14:textId="77777777"/>
    <w:p w:rsidR="00A043AC" w:rsidP="00C375F4" w:rsidRDefault="00A043AC" w14:paraId="0C6C2CD5" w14:textId="77777777">
      <w:pPr>
        <w:pStyle w:val="Heading1"/>
      </w:pPr>
    </w:p>
    <w:p w:rsidR="00FC68C3" w:rsidP="00C375F4" w:rsidRDefault="00FC68C3" w14:paraId="6F8BD81B" w14:textId="499A9AD4">
      <w:pPr>
        <w:pStyle w:val="Heading1"/>
      </w:pPr>
    </w:p>
    <w:p w:rsidRPr="002F75E6" w:rsidR="00D00D19" w:rsidP="001F5B61" w:rsidRDefault="00D00D19" w14:paraId="3B88899E" w14:textId="77777777">
      <w:pPr>
        <w:rPr>
          <w:rFonts w:ascii="Arial" w:hAnsi="Arial" w:cs="Arial"/>
        </w:rPr>
      </w:pPr>
    </w:p>
    <w:sectPr w:rsidRPr="002F75E6" w:rsidR="00D00D19" w:rsidSect="004243A4">
      <w:pgSz w:w="12240" w:h="15840" w:orient="portrait"/>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M" w:author="Ma. Carmela A. Morfe" w:date="2026-10-05T10:13:00Z" w:id="23">
    <w:p w:rsidR="0061332D" w:rsidRDefault="0061332D" w14:paraId="34FD57AB" w14:textId="551B53FF">
      <w:pPr>
        <w:pStyle w:val="CommentText"/>
      </w:pPr>
      <w:r>
        <w:rPr>
          <w:rStyle w:val="CommentReference"/>
        </w:rPr>
        <w:annotationRef/>
      </w:r>
      <w:r w:rsidRPr="167CA2DE">
        <w:t xml:space="preserve">UIDM na to... </w:t>
      </w:r>
    </w:p>
  </w:comment>
  <w:comment w:initials="MM" w:author="Ma. Carmela A. Morfe" w:date="2026-10-05T10:13:00Z" w:id="24">
    <w:p w:rsidR="0061332D" w:rsidRDefault="0061332D" w14:paraId="597398FD" w14:textId="231868A8">
      <w:pPr>
        <w:pStyle w:val="CommentText"/>
      </w:pPr>
      <w:r>
        <w:rPr>
          <w:rStyle w:val="CommentReference"/>
        </w:rPr>
        <w:annotationRef/>
      </w:r>
      <w:r w:rsidRPr="46E925F0">
        <w:t>UIDM</w:t>
      </w:r>
    </w:p>
  </w:comment>
  <w:comment w:initials="MM" w:author="Ma. Carmela A. Morfe" w:date="2026-10-05T10:15:00Z" w:id="25">
    <w:p w:rsidR="0061332D" w:rsidRDefault="0061332D" w14:paraId="7D9EDA1A" w14:textId="0A739050">
      <w:pPr>
        <w:pStyle w:val="CommentText"/>
      </w:pPr>
      <w:r>
        <w:rPr>
          <w:rStyle w:val="CommentReference"/>
        </w:rPr>
        <w:annotationRef/>
      </w:r>
      <w:r w:rsidRPr="20C250D8">
        <w:t>UIDM</w:t>
      </w:r>
    </w:p>
  </w:comment>
  <w:comment w:initials="MM" w:author="Ma. Carmela A. Morfe" w:date="2026-10-05T10:15:00Z" w:id="26">
    <w:p w:rsidR="0061332D" w:rsidRDefault="0061332D" w14:paraId="10A42F1D" w14:textId="124C4DCD">
      <w:pPr>
        <w:pStyle w:val="CommentText"/>
      </w:pPr>
      <w:r>
        <w:rPr>
          <w:rStyle w:val="CommentReference"/>
        </w:rPr>
        <w:annotationRef/>
      </w:r>
      <w:r w:rsidRPr="74F79F04">
        <w:t>UIDM</w:t>
      </w:r>
    </w:p>
  </w:comment>
  <w:comment w:initials="MM" w:author="Ma. Carmela A. Morfe" w:date="2026-10-05T10:15:00Z" w:id="27">
    <w:p w:rsidR="0061332D" w:rsidRDefault="0061332D" w14:paraId="5A8BCEFB" w14:textId="4AB19605">
      <w:pPr>
        <w:pStyle w:val="CommentText"/>
      </w:pPr>
      <w:r>
        <w:rPr>
          <w:rStyle w:val="CommentReference"/>
        </w:rPr>
        <w:annotationRef/>
      </w:r>
      <w:r w:rsidRPr="644D3FCA">
        <w:t>UIDM</w:t>
      </w:r>
    </w:p>
  </w:comment>
  <w:comment w:initials="MM" w:author="Ma. Carmela A. Morfe" w:date="2026-10-05T10:10:00Z" w:id="28">
    <w:p w:rsidR="0061332D" w:rsidRDefault="0061332D" w14:paraId="2C6F3AA5" w14:textId="2B1CABD6">
      <w:pPr>
        <w:pStyle w:val="CommentText"/>
      </w:pPr>
      <w:r>
        <w:rPr>
          <w:rStyle w:val="CommentReference"/>
        </w:rPr>
        <w:annotationRef/>
      </w:r>
      <w:r>
        <w:fldChar w:fldCharType="begin"/>
      </w:r>
      <w:r>
        <w:instrText xml:space="preserve"> HYPERLINK "mailto:barbachano.john@bdo.com.ph"</w:instrText>
      </w:r>
      <w:bookmarkStart w:name="_@_99E102D1B64C4BE3A691AFD64B2E962CZ" w:id="29"/>
      <w:r>
        <w:fldChar w:fldCharType="separate"/>
      </w:r>
      <w:bookmarkEnd w:id="29"/>
      <w:r w:rsidRPr="29D9C912">
        <w:rPr>
          <w:noProof/>
        </w:rPr>
        <w:t>@John V. Barbachano [CONT]</w:t>
      </w:r>
      <w:r>
        <w:fldChar w:fldCharType="end"/>
      </w:r>
      <w:r w:rsidRPr="147283D7">
        <w:t xml:space="preserve"> please use the email of Ruby. Please add as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FD57AB" w15:done="0"/>
  <w15:commentEx w15:paraId="597398FD" w15:done="0"/>
  <w15:commentEx w15:paraId="7D9EDA1A" w15:done="0"/>
  <w15:commentEx w15:paraId="10A42F1D" w15:done="0"/>
  <w15:commentEx w15:paraId="5A8BCEFB" w15:done="0"/>
  <w15:commentEx w15:paraId="2C6F3A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E873F1" w16cex:dateUtc="2026-10-05T02:13:00Z"/>
  <w16cex:commentExtensible w16cex:durableId="2FA2A610" w16cex:dateUtc="2026-10-05T02:13:00Z"/>
  <w16cex:commentExtensible w16cex:durableId="3C5A1FE5" w16cex:dateUtc="2026-10-05T02:15:00Z"/>
  <w16cex:commentExtensible w16cex:durableId="7B4B3F50" w16cex:dateUtc="2026-10-05T02:15:00Z"/>
  <w16cex:commentExtensible w16cex:durableId="00724AAD" w16cex:dateUtc="2026-10-05T02:15:00Z"/>
  <w16cex:commentExtensible w16cex:durableId="42031332" w16cex:dateUtc="2026-10-05T0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FD57AB" w16cid:durableId="7DE873F1"/>
  <w16cid:commentId w16cid:paraId="597398FD" w16cid:durableId="2FA2A610"/>
  <w16cid:commentId w16cid:paraId="7D9EDA1A" w16cid:durableId="3C5A1FE5"/>
  <w16cid:commentId w16cid:paraId="10A42F1D" w16cid:durableId="7B4B3F50"/>
  <w16cid:commentId w16cid:paraId="5A8BCEFB" w16cid:durableId="00724AAD"/>
  <w16cid:commentId w16cid:paraId="2C6F3AA5" w16cid:durableId="420313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Functional Requirements Specification</w:t>
    </w:r>
    <w:r w:rsidR="005C6EAD">
      <w:tab/>
    </w:r>
    <w:r w:rsidR="005C6EAD">
      <w:tab/>
    </w:r>
    <w:r w:rsidRPr="4C1F03F5">
      <w:rPr>
        <w:rFonts w:ascii="Arial" w:hAnsi="Arial" w:eastAsia="Arial" w:cs="Arial"/>
        <w:color w:val="000000" w:themeColor="text1"/>
        <w:sz w:val="19"/>
        <w:szCs w:val="19"/>
      </w:rPr>
      <w:t>BDO Insure Brokering System (BIBS) - User Access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31"/>
    <w:lvlOverride w:ilvl="0">
      <w:startOverride w:val="1"/>
    </w:lvlOverride>
    <w:lvlOverride w:ilvl="1">
      <w:startOverride w:val="1"/>
    </w:lvlOverride>
    <w:lvlOverride w:ilvl="2">
      <w:startOverride w:val="1"/>
    </w:lvlOverride>
  </w:num>
  <w:num w:numId="210">
    <w:abstractNumId w:val="31"/>
    <w:lvlOverride w:ilvl="0">
      <w:startOverride w:val="1"/>
    </w:lvlOverride>
    <w:lvlOverride w:ilvl="1">
      <w:startOverride w:val="1"/>
    </w:lvlOverride>
    <w:lvlOverride w:ilvl="2">
      <w:startOverride w:val="1"/>
    </w:lvlOverride>
  </w:num>
  <w:num w:numId="211">
    <w:abstractNumId w:val="31"/>
    <w:lvlOverride w:ilvl="0">
      <w:startOverride w:val="1"/>
    </w:lvlOverride>
    <w:lvlOverride w:ilvl="1">
      <w:startOverride w:val="1"/>
    </w:lvlOverride>
    <w:lvlOverride w:ilvl="2">
      <w:startOverride w:val="1"/>
    </w:lvlOverride>
  </w:num>
  <w:num w:numId="212">
    <w:abstractNumId w:val="31"/>
    <w:lvlOverride w:ilvl="0">
      <w:startOverride w:val="1"/>
    </w:lvlOverride>
    <w:lvlOverride w:ilvl="1">
      <w:startOverride w:val="1"/>
    </w:lvlOverride>
    <w:lvlOverride w:ilvl="2">
      <w:startOverride w:val="1"/>
    </w:lvlOverride>
  </w:num>
  <w:num w:numId="213">
    <w:abstractNumId w:val="31"/>
    <w:lvlOverride w:ilvl="0">
      <w:startOverride w:val="1"/>
    </w:lvlOverride>
    <w:lvlOverride w:ilvl="1">
      <w:startOverride w:val="1"/>
    </w:lvlOverride>
    <w:lvlOverride w:ilvl="2">
      <w:startOverride w:val="1"/>
    </w:lvlOverride>
  </w:num>
  <w:num w:numId="214">
    <w:abstractNumId w:val="31"/>
    <w:lvlOverride w:ilvl="0">
      <w:startOverride w:val="1"/>
    </w:lvlOverride>
    <w:lvlOverride w:ilvl="1">
      <w:startOverride w:val="1"/>
    </w:lvlOverride>
    <w:lvlOverride w:ilvl="2">
      <w:startOverride w:val="1"/>
    </w:lvlOverride>
  </w:num>
  <w:num w:numId="215">
    <w:abstractNumId w:val="31"/>
    <w:lvlOverride w:ilvl="0">
      <w:startOverride w:val="1"/>
    </w:lvlOverride>
    <w:lvlOverride w:ilvl="1">
      <w:startOverride w:val="1"/>
    </w:lvlOverride>
    <w:lvlOverride w:ilvl="2">
      <w:startOverride w:val="1"/>
    </w:lvlOverride>
  </w:num>
  <w:num w:numId="216">
    <w:abstractNumId w:val="31"/>
    <w:lvlOverride w:ilvl="0">
      <w:startOverride w:val="1"/>
    </w:lvlOverride>
    <w:lvlOverride w:ilvl="1">
      <w:startOverride w:val="1"/>
    </w:lvlOverride>
    <w:lvlOverride w:ilvl="2">
      <w:startOverride w:val="1"/>
    </w:lvlOverride>
  </w:num>
  <w:num w:numId="217">
    <w:abstractNumId w:val="31"/>
    <w:lvlOverride w:ilvl="0">
      <w:startOverride w:val="1"/>
    </w:lvlOverride>
    <w:lvlOverride w:ilvl="1">
      <w:startOverride w:val="1"/>
    </w:lvlOverride>
    <w:lvlOverride w:ilvl="2">
      <w:startOverride w:val="1"/>
    </w:lvlOverride>
  </w:num>
  <w:num w:numId="218">
    <w:abstractNumId w:val="31"/>
    <w:lvlOverride w:ilvl="0">
      <w:startOverride w:val="1"/>
    </w:lvlOverride>
    <w:lvlOverride w:ilvl="1">
      <w:startOverride w:val="1"/>
    </w:lvlOverride>
    <w:lvlOverride w:ilvl="2">
      <w:startOverride w:val="1"/>
    </w:lvlOverride>
  </w:num>
  <w:num w:numId="219">
    <w:abstractNumId w:val="31"/>
    <w:lvlOverride w:ilvl="0">
      <w:startOverride w:val="1"/>
    </w:lvlOverride>
    <w:lvlOverride w:ilvl="1">
      <w:startOverride w:val="1"/>
    </w:lvlOverride>
    <w:lvlOverride w:ilvl="2">
      <w:startOverride w:val="1"/>
    </w:lvlOverride>
  </w:num>
  <w:num w:numId="220">
    <w:abstractNumId w:val="31"/>
    <w:lvlOverride w:ilvl="0">
      <w:startOverride w:val="1"/>
    </w:lvlOverride>
    <w:lvlOverride w:ilvl="1">
      <w:startOverride w:val="1"/>
    </w:lvlOverride>
    <w:lvlOverride w:ilvl="2">
      <w:startOverride w:val="1"/>
    </w:lvlOverride>
  </w:num>
  <w:num w:numId="221">
    <w:abstractNumId w:val="31"/>
    <w:lvlOverride w:ilvl="0">
      <w:startOverride w:val="1"/>
    </w:lvlOverride>
    <w:lvlOverride w:ilvl="1">
      <w:startOverride w:val="1"/>
    </w:lvlOverride>
    <w:lvlOverride w:ilvl="2">
      <w:startOverride w:val="1"/>
    </w:lvlOverride>
  </w:num>
  <w:num w:numId="222">
    <w:abstractNumId w:val="31"/>
    <w:lvlOverride w:ilvl="0">
      <w:startOverride w:val="1"/>
    </w:lvlOverride>
    <w:lvlOverride w:ilvl="1">
      <w:startOverride w:val="1"/>
    </w:lvlOverride>
    <w:lvlOverride w:ilvl="2">
      <w:startOverride w:val="1"/>
    </w:lvlOverride>
  </w:num>
  <w:num w:numId="223">
    <w:abstractNumId w:val="31"/>
    <w:lvlOverride w:ilvl="0">
      <w:startOverride w:val="1"/>
    </w:lvlOverride>
    <w:lvlOverride w:ilvl="1">
      <w:startOverride w:val="1"/>
    </w:lvlOverride>
    <w:lvlOverride w:ilvl="2">
      <w:startOverride w:val="1"/>
    </w:lvlOverride>
  </w:num>
  <w:num w:numId="224">
    <w:abstractNumId w:val="31"/>
    <w:lvlOverride w:ilvl="0">
      <w:startOverride w:val="1"/>
    </w:lvlOverride>
    <w:lvlOverride w:ilvl="1">
      <w:startOverride w:val="1"/>
    </w:lvlOverride>
    <w:lvlOverride w:ilvl="2">
      <w:startOverride w:val="1"/>
    </w:lvlOverride>
  </w:num>
  <w:num w:numId="225">
    <w:abstractNumId w:val="31"/>
    <w:lvlOverride w:ilvl="0">
      <w:startOverride w:val="1"/>
    </w:lvlOverride>
    <w:lvlOverride w:ilvl="1">
      <w:startOverride w:val="1"/>
    </w:lvlOverride>
    <w:lvlOverride w:ilvl="2">
      <w:startOverride w:val="1"/>
    </w:lvlOverride>
  </w:num>
  <w:num w:numId="226">
    <w:abstractNumId w:val="31"/>
    <w:lvlOverride w:ilvl="0">
      <w:startOverride w:val="1"/>
    </w:lvlOverride>
    <w:lvlOverride w:ilvl="1">
      <w:startOverride w:val="1"/>
    </w:lvlOverride>
    <w:lvlOverride w:ilvl="2">
      <w:startOverride w:val="1"/>
    </w:lvlOverride>
  </w:num>
  <w:num w:numId="227">
    <w:abstractNumId w:val="31"/>
    <w:lvlOverride w:ilvl="0">
      <w:startOverride w:val="1"/>
    </w:lvlOverride>
    <w:lvlOverride w:ilvl="1">
      <w:startOverride w:val="1"/>
    </w:lvlOverride>
    <w:lvlOverride w:ilvl="2">
      <w:startOverride w:val="1"/>
    </w:lvlOverride>
  </w:num>
  <w:num w:numId="228">
    <w:abstractNumId w:val="31"/>
    <w:lvlOverride w:ilvl="0">
      <w:startOverride w:val="1"/>
    </w:lvlOverride>
    <w:lvlOverride w:ilvl="1">
      <w:startOverride w:val="1"/>
    </w:lvlOverride>
    <w:lvlOverride w:ilvl="2">
      <w:startOverride w:val="1"/>
    </w:lvlOverride>
  </w:num>
  <w:num w:numId="229">
    <w:abstractNumId w:val="31"/>
    <w:lvlOverride w:ilvl="0">
      <w:startOverride w:val="1"/>
    </w:lvlOverride>
    <w:lvlOverride w:ilvl="1">
      <w:startOverride w:val="1"/>
    </w:lvlOverride>
    <w:lvlOverride w:ilvl="2">
      <w:startOverride w:val="1"/>
    </w:lvlOverride>
  </w:num>
  <w:num w:numId="230">
    <w:abstractNumId w:val="31"/>
    <w:lvlOverride w:ilvl="0">
      <w:startOverride w:val="1"/>
    </w:lvlOverride>
    <w:lvlOverride w:ilvl="1">
      <w:startOverride w:val="1"/>
    </w:lvlOverride>
    <w:lvlOverride w:ilvl="2">
      <w:startOverride w:val="1"/>
    </w:lvlOverride>
  </w:num>
  <w:num w:numId="231">
    <w:abstractNumId w:val="31"/>
    <w:lvlOverride w:ilvl="0">
      <w:startOverride w:val="1"/>
    </w:lvlOverride>
    <w:lvlOverride w:ilvl="1">
      <w:startOverride w:val="1"/>
    </w:lvlOverride>
    <w:lvlOverride w:ilvl="2">
      <w:startOverride w:val="1"/>
    </w:lvlOverride>
  </w:num>
  <w:num w:numId="232">
    <w:abstractNumId w:val="31"/>
    <w:lvlOverride w:ilvl="0">
      <w:startOverride w:val="1"/>
    </w:lvlOverride>
    <w:lvlOverride w:ilvl="1">
      <w:startOverride w:val="1"/>
    </w:lvlOverride>
    <w:lvlOverride w:ilvl="2">
      <w:startOverride w:val="1"/>
    </w:lvlOverride>
  </w:num>
  <w:num w:numId="233">
    <w:abstractNumId w:val="31"/>
    <w:lvlOverride w:ilvl="0">
      <w:startOverride w:val="1"/>
    </w:lvlOverride>
    <w:lvlOverride w:ilvl="1">
      <w:startOverride w:val="1"/>
    </w:lvlOverride>
    <w:lvlOverride w:ilvl="2">
      <w:startOverride w:val="1"/>
    </w:lvlOverride>
  </w:num>
  <w:num w:numId="234">
    <w:abstractNumId w:val="31"/>
    <w:lvlOverride w:ilvl="0">
      <w:startOverride w:val="1"/>
    </w:lvlOverride>
    <w:lvlOverride w:ilvl="1">
      <w:startOverride w:val="1"/>
    </w:lvlOverride>
    <w:lvlOverride w:ilvl="2">
      <w:startOverride w:val="1"/>
    </w:lvlOverride>
  </w:num>
  <w:num w:numId="235">
    <w:abstractNumId w:val="31"/>
    <w:lvlOverride w:ilvl="0">
      <w:startOverride w:val="1"/>
    </w:lvlOverride>
    <w:lvlOverride w:ilvl="1">
      <w:startOverride w:val="1"/>
    </w:lvlOverride>
    <w:lvlOverride w:ilvl="2">
      <w:startOverride w:val="1"/>
    </w:lvlOverride>
  </w:num>
  <w:num w:numId="236">
    <w:abstractNumId w:val="31"/>
    <w:lvlOverride w:ilvl="0">
      <w:startOverride w:val="1"/>
    </w:lvlOverride>
    <w:lvlOverride w:ilvl="1">
      <w:startOverride w:val="1"/>
    </w:lvlOverride>
    <w:lvlOverride w:ilvl="2">
      <w:startOverride w:val="1"/>
    </w:lvlOverride>
  </w:num>
  <w:num w:numId="237">
    <w:abstractNumId w:val="31"/>
    <w:lvlOverride w:ilvl="0">
      <w:startOverride w:val="1"/>
    </w:lvlOverride>
    <w:lvlOverride w:ilvl="1">
      <w:startOverride w:val="1"/>
    </w:lvlOverride>
    <w:lvlOverride w:ilvl="2">
      <w:startOverride w:val="1"/>
    </w:lvlOverride>
  </w:num>
  <w:numIdMacAtCleanup w:val="1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 Carmela A. Morfe">
    <w15:presenceInfo w15:providerId="AD" w15:userId="S::morfe.macarmela@bdo.com.ph::374611e1-7292-4f15-8bf9-124b67f59ba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2.png"/><Relationship Id="rId3" Type="http://schemas.openxmlformats.org/officeDocument/2006/relationships/customXml" Target="../customXml/item3.xml"/><Relationship Id="rId21" Type="http://schemas.microsoft.com/office/2016/09/relationships/commentsIds" Target="commentsIds.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commentsExtended" Target="commentsExtended.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28" Type="http://schemas.openxmlformats.org/officeDocument/2006/relationships/image" Target="media/image4.png"/><Relationship Id="rId36" Type="http://schemas.microsoft.com/office/2020/10/relationships/intelligence" Target="intelligence2.xml"/><Relationship Id="rId10" Type="http://schemas.openxmlformats.org/officeDocument/2006/relationships/footnotes" Target="footnotes.xml"/><Relationship Id="rId19" Type="http://schemas.openxmlformats.org/officeDocument/2006/relationships/comments" Target="comments.xml"/><Relationship Id="rId31"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microsoft.com/office/2018/08/relationships/commentsExtensible" Target="commentsExtensible.xml"/><Relationship Id="rId27" Type="http://schemas.openxmlformats.org/officeDocument/2006/relationships/image" Target="media/image3.png"/><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Id1803744442" Type="http://schemas.openxmlformats.org/officeDocument/2006/relationships/image" Target="../media/image6.png"/><Relationship Id="rId49279673" Type="http://schemas.openxmlformats.org/officeDocument/2006/relationships/image" Target="../media/image7.png"/><Relationship Id="rId651954523" Type="http://schemas.openxmlformats.org/officeDocument/2006/relationships/image" Target="../media/image8.png"/><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392942973" Type="http://schemas.openxmlformats.org/officeDocument/2006/relationships/image" Target="../media/image9.png"/><Relationship Id="rId25"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Business Requirements Document Template</dc:title>
  <dc:subject>Project Name</dc:subject>
  <dc:creator>Author's Name</dc:creator>
  <keywords/>
  <lastModifiedBy>John V. Barbachano [CONT]</lastModifiedBy>
  <revision>16</revision>
  <lastPrinted>2023-09-05T17:34:00.0000000Z</lastPrinted>
  <dcterms:created xsi:type="dcterms:W3CDTF">2026-09-20T23:58:00.0000000Z</dcterms:created>
  <dcterms:modified xsi:type="dcterms:W3CDTF">2026-10-09T07:46:34.6876611Z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