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4300" w:type="dxa"/>
        <w:tblInd w:w="108" w:type="dxa"/>
        <w:tblLook w:val="04A0" w:firstRow="1" w:lastRow="0" w:firstColumn="1" w:lastColumn="0" w:noHBand="0" w:noVBand="1"/>
      </w:tblPr>
      <w:tblGrid>
        <w:gridCol w:w="14300"/>
      </w:tblGrid>
      <w:tr w:rsidRPr="00954550" w:rsidR="00954550" w:rsidTr="18F335A7" w14:paraId="6BCFEF34" w14:textId="77777777">
        <w:trPr>
          <w:trHeight w:val="255"/>
        </w:trPr>
        <w:tc>
          <w:tcPr>
            <w:tcW w:w="14300" w:type="dxa"/>
            <w:vMerge w:val="restart"/>
            <w:noWrap/>
            <w:vAlign w:val="bottom"/>
            <w:hideMark/>
          </w:tcPr>
          <w:p w:rsidRPr="00954550" w:rsidR="00954550" w:rsidP="0F82EB47" w:rsidRDefault="0F82EB47" w14:paraId="672A6659" w14:textId="77777777">
            <w:pPr>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jc w:val="center"/>
                    <w:rPr>
                      <w:rFonts w:ascii="Arial" w:hAnsi="Arial" w:cs="Arial"/>
                      <w:b/>
                      <w:bCs/>
                      <w:color w:val="2E74B5"/>
                      <w:sz w:val="44"/>
                      <w:szCs w:val="44"/>
                      <w:lang w:val="en-US" w:eastAsia="en-US"/>
                    </w:rPr>
                  </w:pPr>
                  <w: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p>
                <w:p w:rsidR="008B56F2" w:rsidP="18F335A7" w:rsidRDefault="008B56F2" w14:paraId="0A37501D" w14:textId="03BCE7A9">
                  <w:pPr>
                    <w:spacing w:line="259" w:lineRule="auto"/>
                    <w:jc w:val="center"/>
                    <w:rPr>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rPr>
                      <w:rFonts w:ascii="Calibri" w:hAnsi="Calibri" w:cs="Calibri"/>
                      <w:b/>
                      <w:bCs/>
                      <w:color w:val="000000"/>
                      <w:sz w:val="44"/>
                      <w:szCs w:val="44"/>
                      <w:lang w:val="en-US" w:eastAsia="en-US"/>
                    </w:rPr>
                  </w:pPr>
                </w:p>
              </w:tc>
            </w:tr>
          </w:tbl>
          <w:p w:rsidRPr="00954550" w:rsidR="00954550" w:rsidP="00954550" w:rsidRDefault="00954550" w14:paraId="6A05A809" w14:textId="77777777">
            <w:pPr>
              <w:rPr>
                <w:rFonts w:ascii="Arial" w:hAnsi="Arial" w:cs="Arial"/>
                <w:szCs w:val="20"/>
                <w:lang w:val="en-US" w:eastAsia="en-US"/>
              </w:rPr>
            </w:pPr>
          </w:p>
        </w:tc>
      </w:tr>
      <w:tr w:rsidRPr="00954550" w:rsidR="00954550" w:rsidTr="18F335A7" w14:paraId="5A39BBE3" w14:textId="77777777">
        <w:trPr>
          <w:trHeight w:val="255"/>
        </w:trPr>
        <w:tc>
          <w:tcPr>
            <w:tcW w:w="14300" w:type="dxa"/>
            <w:vMerge/>
            <w:vAlign w:val="center"/>
            <w:hideMark/>
          </w:tcPr>
          <w:p w:rsidRPr="00954550" w:rsidR="00954550" w:rsidP="00954550" w:rsidRDefault="00954550" w14:paraId="41C8F396" w14:textId="77777777">
            <w:pPr>
              <w:rPr>
                <w:rFonts w:ascii="Arial" w:hAnsi="Arial" w:cs="Arial"/>
                <w:szCs w:val="20"/>
                <w:lang w:val="en-US" w:eastAsia="en-US"/>
              </w:rPr>
            </w:pPr>
          </w:p>
        </w:tc>
      </w:tr>
      <w:tr w:rsidRPr="00954550" w:rsidR="00954550" w:rsidTr="18F335A7" w14:paraId="72A3D3EC" w14:textId="77777777">
        <w:trPr>
          <w:trHeight w:val="255"/>
        </w:trPr>
        <w:tc>
          <w:tcPr>
            <w:tcW w:w="14300" w:type="dxa"/>
            <w:vMerge/>
            <w:vAlign w:val="center"/>
            <w:hideMark/>
          </w:tcPr>
          <w:p w:rsidRPr="00954550" w:rsidR="00954550" w:rsidP="00954550" w:rsidRDefault="00954550" w14:paraId="0D0B940D" w14:textId="77777777">
            <w:pPr>
              <w:rPr>
                <w:rFonts w:ascii="Arial" w:hAnsi="Arial" w:cs="Arial"/>
                <w:szCs w:val="20"/>
                <w:lang w:val="en-US" w:eastAsia="en-US"/>
              </w:rPr>
            </w:pPr>
          </w:p>
        </w:tc>
      </w:tr>
      <w:tr w:rsidRPr="00954550" w:rsidR="00954550" w:rsidTr="18F335A7" w14:paraId="0E27B00A" w14:textId="77777777">
        <w:trPr>
          <w:trHeight w:val="255"/>
        </w:trPr>
        <w:tc>
          <w:tcPr>
            <w:tcW w:w="14300" w:type="dxa"/>
            <w:vMerge/>
            <w:vAlign w:val="center"/>
            <w:hideMark/>
          </w:tcPr>
          <w:p w:rsidRPr="00954550" w:rsidR="00954550" w:rsidP="00954550" w:rsidRDefault="00954550" w14:paraId="60061E4C" w14:textId="77777777">
            <w:pPr>
              <w:rPr>
                <w:rFonts w:ascii="Arial" w:hAnsi="Arial" w:cs="Arial"/>
                <w:szCs w:val="20"/>
                <w:lang w:val="en-US" w:eastAsia="en-US"/>
              </w:rPr>
            </w:pPr>
          </w:p>
        </w:tc>
      </w:tr>
      <w:tr w:rsidRPr="00954550" w:rsidR="00954550" w:rsidTr="18F335A7" w14:paraId="44EAFD9C" w14:textId="77777777">
        <w:trPr>
          <w:trHeight w:val="255"/>
        </w:trPr>
        <w:tc>
          <w:tcPr>
            <w:tcW w:w="14300" w:type="dxa"/>
            <w:vMerge/>
            <w:vAlign w:val="center"/>
            <w:hideMark/>
          </w:tcPr>
          <w:p w:rsidRPr="00954550" w:rsidR="00954550" w:rsidP="00954550" w:rsidRDefault="00954550" w14:paraId="4B94D5A5" w14:textId="77777777">
            <w:pPr>
              <w:rPr>
                <w:rFonts w:ascii="Arial" w:hAnsi="Arial" w:cs="Arial"/>
                <w:szCs w:val="20"/>
                <w:lang w:val="en-US" w:eastAsia="en-US"/>
              </w:rPr>
            </w:pPr>
          </w:p>
        </w:tc>
      </w:tr>
      <w:tr w:rsidRPr="00954550" w:rsidR="00954550" w:rsidTr="18F335A7" w14:paraId="3DEEC669" w14:textId="77777777">
        <w:trPr>
          <w:trHeight w:val="255"/>
        </w:trPr>
        <w:tc>
          <w:tcPr>
            <w:tcW w:w="14300" w:type="dxa"/>
            <w:vMerge/>
            <w:vAlign w:val="center"/>
            <w:hideMark/>
          </w:tcPr>
          <w:p w:rsidRPr="00954550" w:rsidR="00954550" w:rsidP="00954550" w:rsidRDefault="00954550" w14:paraId="3656B9AB" w14:textId="77777777">
            <w:pPr>
              <w:rPr>
                <w:rFonts w:ascii="Arial" w:hAnsi="Arial" w:cs="Arial"/>
                <w:szCs w:val="20"/>
                <w:lang w:val="en-US" w:eastAsia="en-US"/>
              </w:rPr>
            </w:pPr>
          </w:p>
        </w:tc>
      </w:tr>
      <w:tr w:rsidRPr="00954550" w:rsidR="00954550" w:rsidTr="18F335A7" w14:paraId="45FB0818" w14:textId="77777777">
        <w:trPr>
          <w:trHeight w:val="255"/>
        </w:trPr>
        <w:tc>
          <w:tcPr>
            <w:tcW w:w="14300" w:type="dxa"/>
            <w:vMerge/>
            <w:vAlign w:val="center"/>
            <w:hideMark/>
          </w:tcPr>
          <w:p w:rsidRPr="00954550" w:rsidR="00954550" w:rsidP="00954550" w:rsidRDefault="00954550" w14:paraId="049F31CB" w14:textId="77777777">
            <w:pPr>
              <w:rPr>
                <w:rFonts w:ascii="Arial" w:hAnsi="Arial" w:cs="Arial"/>
                <w:szCs w:val="20"/>
                <w:lang w:val="en-US" w:eastAsia="en-US"/>
              </w:rPr>
            </w:pPr>
          </w:p>
        </w:tc>
      </w:tr>
      <w:tr w:rsidRPr="00954550" w:rsidR="00954550" w:rsidTr="18F335A7" w14:paraId="53128261" w14:textId="77777777">
        <w:trPr>
          <w:trHeight w:val="255"/>
        </w:trPr>
        <w:tc>
          <w:tcPr>
            <w:tcW w:w="14300" w:type="dxa"/>
            <w:vMerge/>
            <w:vAlign w:val="center"/>
            <w:hideMark/>
          </w:tcPr>
          <w:p w:rsidRPr="00954550" w:rsidR="00954550" w:rsidP="00954550" w:rsidRDefault="00954550" w14:paraId="62486C05" w14:textId="77777777">
            <w:pPr>
              <w:rPr>
                <w:rFonts w:ascii="Arial" w:hAnsi="Arial" w:cs="Arial"/>
                <w:szCs w:val="20"/>
                <w:lang w:val="en-US" w:eastAsia="en-US"/>
              </w:rPr>
            </w:pPr>
          </w:p>
        </w:tc>
      </w:tr>
      <w:tr w:rsidRPr="00954550" w:rsidR="00954550" w:rsidTr="18F335A7" w14:paraId="4101652C" w14:textId="77777777">
        <w:trPr>
          <w:trHeight w:val="255"/>
        </w:trPr>
        <w:tc>
          <w:tcPr>
            <w:tcW w:w="14300" w:type="dxa"/>
            <w:vMerge/>
            <w:vAlign w:val="center"/>
            <w:hideMark/>
          </w:tcPr>
          <w:p w:rsidRPr="00954550" w:rsidR="00954550" w:rsidP="00954550" w:rsidRDefault="00954550" w14:paraId="4B99056E" w14:textId="77777777">
            <w:pPr>
              <w:rPr>
                <w:rFonts w:ascii="Arial" w:hAnsi="Arial" w:cs="Arial"/>
                <w:szCs w:val="20"/>
                <w:lang w:val="en-US" w:eastAsia="en-US"/>
              </w:rPr>
            </w:pPr>
          </w:p>
        </w:tc>
      </w:tr>
      <w:tr w:rsidRPr="00954550" w:rsidR="00954550" w:rsidTr="18F335A7" w14:paraId="1299C43A" w14:textId="77777777">
        <w:trPr>
          <w:trHeight w:val="255"/>
        </w:trPr>
        <w:tc>
          <w:tcPr>
            <w:tcW w:w="14300" w:type="dxa"/>
            <w:vMerge/>
            <w:vAlign w:val="center"/>
            <w:hideMark/>
          </w:tcPr>
          <w:p w:rsidRPr="00954550" w:rsidR="00954550" w:rsidP="00954550" w:rsidRDefault="00954550" w14:paraId="4DDBEF00" w14:textId="77777777">
            <w:pPr>
              <w:rPr>
                <w:rFonts w:ascii="Arial" w:hAnsi="Arial" w:cs="Arial"/>
                <w:szCs w:val="20"/>
                <w:lang w:val="en-US" w:eastAsia="en-US"/>
              </w:rPr>
            </w:pPr>
          </w:p>
        </w:tc>
      </w:tr>
      <w:tr w:rsidRPr="00954550" w:rsidR="00954550" w:rsidTr="18F335A7" w14:paraId="3461D779" w14:textId="77777777">
        <w:trPr>
          <w:trHeight w:val="255"/>
        </w:trPr>
        <w:tc>
          <w:tcPr>
            <w:tcW w:w="14300" w:type="dxa"/>
            <w:vMerge/>
            <w:vAlign w:val="center"/>
            <w:hideMark/>
          </w:tcPr>
          <w:p w:rsidRPr="00954550" w:rsidR="00954550" w:rsidP="00954550" w:rsidRDefault="00954550" w14:paraId="3CF2D8B6" w14:textId="77777777">
            <w:pPr>
              <w:rPr>
                <w:rFonts w:ascii="Arial" w:hAnsi="Arial" w:cs="Arial"/>
                <w:szCs w:val="20"/>
                <w:lang w:val="en-US" w:eastAsia="en-US"/>
              </w:rPr>
            </w:pPr>
          </w:p>
        </w:tc>
      </w:tr>
      <w:tr w:rsidRPr="00954550" w:rsidR="00954550" w:rsidTr="18F335A7" w14:paraId="0FB78278" w14:textId="77777777">
        <w:trPr>
          <w:trHeight w:val="255"/>
        </w:trPr>
        <w:tc>
          <w:tcPr>
            <w:tcW w:w="14300" w:type="dxa"/>
            <w:vMerge/>
            <w:vAlign w:val="center"/>
            <w:hideMark/>
          </w:tcPr>
          <w:p w:rsidRPr="00954550" w:rsidR="00954550" w:rsidP="00954550" w:rsidRDefault="00954550" w14:paraId="1FC39945" w14:textId="77777777">
            <w:pPr>
              <w:rPr>
                <w:rFonts w:ascii="Arial" w:hAnsi="Arial" w:cs="Arial"/>
                <w:szCs w:val="20"/>
                <w:lang w:val="en-US" w:eastAsia="en-US"/>
              </w:rPr>
            </w:pPr>
          </w:p>
        </w:tc>
      </w:tr>
      <w:tr w:rsidRPr="00954550" w:rsidR="00954550" w:rsidTr="18F335A7" w14:paraId="0562CB0E" w14:textId="77777777">
        <w:trPr>
          <w:trHeight w:val="255"/>
        </w:trPr>
        <w:tc>
          <w:tcPr>
            <w:tcW w:w="14300" w:type="dxa"/>
            <w:vMerge/>
            <w:vAlign w:val="center"/>
            <w:hideMark/>
          </w:tcPr>
          <w:p w:rsidRPr="00954550" w:rsidR="00954550" w:rsidP="00954550" w:rsidRDefault="00954550" w14:paraId="34CE0A41" w14:textId="77777777">
            <w:pPr>
              <w:rPr>
                <w:rFonts w:ascii="Arial" w:hAnsi="Arial" w:cs="Arial"/>
                <w:szCs w:val="20"/>
                <w:lang w:val="en-US" w:eastAsia="en-US"/>
              </w:rPr>
            </w:pPr>
          </w:p>
        </w:tc>
      </w:tr>
      <w:tr w:rsidRPr="00954550" w:rsidR="00954550" w:rsidTr="18F335A7" w14:paraId="62EBF3C5" w14:textId="77777777">
        <w:trPr>
          <w:trHeight w:val="255"/>
        </w:trPr>
        <w:tc>
          <w:tcPr>
            <w:tcW w:w="14300" w:type="dxa"/>
            <w:vMerge/>
            <w:vAlign w:val="center"/>
            <w:hideMark/>
          </w:tcPr>
          <w:p w:rsidRPr="00954550" w:rsidR="00954550" w:rsidP="00954550" w:rsidRDefault="00954550" w14:paraId="6D98A12B" w14:textId="77777777">
            <w:pPr>
              <w:rPr>
                <w:rFonts w:ascii="Arial" w:hAnsi="Arial" w:cs="Arial"/>
                <w:szCs w:val="20"/>
                <w:lang w:val="en-US" w:eastAsia="en-US"/>
              </w:rPr>
            </w:pPr>
          </w:p>
        </w:tc>
      </w:tr>
      <w:tr w:rsidRPr="00954550" w:rsidR="00954550" w:rsidTr="18F335A7" w14:paraId="2946DB82" w14:textId="77777777">
        <w:trPr>
          <w:trHeight w:val="255"/>
        </w:trPr>
        <w:tc>
          <w:tcPr>
            <w:tcW w:w="14300" w:type="dxa"/>
            <w:vMerge/>
            <w:vAlign w:val="center"/>
            <w:hideMark/>
          </w:tcPr>
          <w:p w:rsidRPr="00954550" w:rsidR="00954550" w:rsidP="00954550" w:rsidRDefault="00954550" w14:paraId="5997CC1D" w14:textId="77777777">
            <w:pPr>
              <w:rPr>
                <w:rFonts w:ascii="Arial" w:hAnsi="Arial" w:cs="Arial"/>
                <w:szCs w:val="20"/>
                <w:lang w:val="en-US" w:eastAsia="en-US"/>
              </w:rPr>
            </w:pPr>
          </w:p>
        </w:tc>
      </w:tr>
      <w:tr w:rsidRPr="00954550" w:rsidR="00954550" w:rsidTr="18F335A7" w14:paraId="110FFD37" w14:textId="77777777">
        <w:trPr>
          <w:trHeight w:val="255"/>
        </w:trPr>
        <w:tc>
          <w:tcPr>
            <w:tcW w:w="14300" w:type="dxa"/>
            <w:vMerge/>
            <w:vAlign w:val="center"/>
            <w:hideMark/>
          </w:tcPr>
          <w:p w:rsidRPr="00954550" w:rsidR="00954550" w:rsidP="00954550" w:rsidRDefault="00954550" w14:paraId="6B699379" w14:textId="77777777">
            <w:pPr>
              <w:rPr>
                <w:rFonts w:ascii="Arial" w:hAnsi="Arial" w:cs="Arial"/>
                <w:szCs w:val="20"/>
                <w:lang w:val="en-US" w:eastAsia="en-US"/>
              </w:rPr>
            </w:pPr>
          </w:p>
        </w:tc>
      </w:tr>
      <w:tr w:rsidRPr="00954550" w:rsidR="00954550" w:rsidTr="18F335A7" w14:paraId="3FE9F23F" w14:textId="77777777">
        <w:trPr>
          <w:trHeight w:val="255"/>
        </w:trPr>
        <w:tc>
          <w:tcPr>
            <w:tcW w:w="14300" w:type="dxa"/>
            <w:vMerge/>
            <w:vAlign w:val="center"/>
            <w:hideMark/>
          </w:tcPr>
          <w:p w:rsidRPr="00954550" w:rsidR="00954550" w:rsidP="00954550" w:rsidRDefault="00954550" w14:paraId="1F72F646" w14:textId="77777777">
            <w:pPr>
              <w:rPr>
                <w:rFonts w:ascii="Arial" w:hAnsi="Arial" w:cs="Arial"/>
                <w:szCs w:val="20"/>
                <w:lang w:val="en-US" w:eastAsia="en-US"/>
              </w:rPr>
            </w:pPr>
          </w:p>
        </w:tc>
      </w:tr>
      <w:tr w:rsidRPr="00954550" w:rsidR="00954550" w:rsidTr="18F335A7" w14:paraId="08CE6F91" w14:textId="77777777">
        <w:trPr>
          <w:trHeight w:val="255"/>
        </w:trPr>
        <w:tc>
          <w:tcPr>
            <w:tcW w:w="14300" w:type="dxa"/>
            <w:vMerge/>
            <w:vAlign w:val="center"/>
            <w:hideMark/>
          </w:tcPr>
          <w:p w:rsidRPr="00954550" w:rsidR="00954550" w:rsidP="00954550" w:rsidRDefault="00954550" w14:paraId="61CDCEAD" w14:textId="77777777">
            <w:pPr>
              <w:rPr>
                <w:rFonts w:ascii="Arial" w:hAnsi="Arial" w:cs="Arial"/>
                <w:szCs w:val="20"/>
                <w:lang w:val="en-US" w:eastAsia="en-US"/>
              </w:rPr>
            </w:pPr>
          </w:p>
        </w:tc>
      </w:tr>
      <w:tr w:rsidRPr="00954550" w:rsidR="00954550" w:rsidTr="18F335A7" w14:paraId="6BB9E253" w14:textId="77777777">
        <w:trPr>
          <w:trHeight w:val="255"/>
        </w:trPr>
        <w:tc>
          <w:tcPr>
            <w:tcW w:w="14300" w:type="dxa"/>
            <w:vMerge/>
            <w:vAlign w:val="center"/>
            <w:hideMark/>
          </w:tcPr>
          <w:p w:rsidRPr="00954550" w:rsidR="00954550" w:rsidP="00954550" w:rsidRDefault="00954550" w14:paraId="23DE523C" w14:textId="77777777">
            <w:pPr>
              <w:rPr>
                <w:rFonts w:ascii="Arial" w:hAnsi="Arial" w:cs="Arial"/>
                <w:szCs w:val="20"/>
                <w:lang w:val="en-US" w:eastAsia="en-US"/>
              </w:rPr>
            </w:pPr>
          </w:p>
        </w:tc>
      </w:tr>
      <w:tr w:rsidRPr="00954550" w:rsidR="00954550" w:rsidTr="18F335A7" w14:paraId="52E56223" w14:textId="77777777">
        <w:trPr>
          <w:trHeight w:val="255"/>
        </w:trPr>
        <w:tc>
          <w:tcPr>
            <w:tcW w:w="14300" w:type="dxa"/>
            <w:vMerge/>
            <w:vAlign w:val="center"/>
            <w:hideMark/>
          </w:tcPr>
          <w:p w:rsidRPr="00954550" w:rsidR="00954550" w:rsidP="00954550" w:rsidRDefault="00954550" w14:paraId="07547A01" w14:textId="77777777">
            <w:pPr>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rPr>
      </w:pPr>
    </w:p>
    <w:p w:rsidR="00954550" w:rsidP="00761F3D" w:rsidRDefault="00954550" w14:paraId="6DFB9E20" w14:textId="77777777">
      <w:pPr>
        <w:pStyle w:val="MainTitle"/>
        <w:rPr>
          <w:rFonts w:cs="Arial"/>
        </w:rPr>
      </w:pPr>
    </w:p>
    <w:p w:rsidR="00954550" w:rsidP="00761F3D" w:rsidRDefault="00954550" w14:paraId="70DF9E56" w14:textId="77777777">
      <w:pPr>
        <w:pStyle w:val="MainTitle"/>
        <w:rPr>
          <w:rFonts w:cs="Arial"/>
        </w:rPr>
      </w:pPr>
    </w:p>
    <w:p w:rsidR="00954550" w:rsidP="00761F3D" w:rsidRDefault="00954550" w14:paraId="44E871BC" w14:textId="77777777">
      <w:pPr>
        <w:pStyle w:val="MainTitle"/>
        <w:rPr>
          <w:rFonts w:cs="Arial"/>
        </w:rPr>
      </w:pPr>
    </w:p>
    <w:p w:rsidR="00954550" w:rsidP="00761F3D" w:rsidRDefault="00954550" w14:paraId="144A5D23" w14:textId="77777777">
      <w:pPr>
        <w:pStyle w:val="MainTitle"/>
        <w:rPr>
          <w:rFonts w:cs="Arial"/>
        </w:rPr>
      </w:pPr>
    </w:p>
    <w:p w:rsidR="00954550" w:rsidP="00761F3D" w:rsidRDefault="00954550" w14:paraId="738610EB" w14:textId="77777777">
      <w:pPr>
        <w:pStyle w:val="MainTitle"/>
        <w:rPr>
          <w:rFonts w:cs="Arial"/>
        </w:rPr>
      </w:pPr>
    </w:p>
    <w:p w:rsidRPr="002F75E6" w:rsidR="00954550" w:rsidP="00761F3D" w:rsidRDefault="00954550" w14:paraId="637805D2" w14:textId="77777777">
      <w:pPr>
        <w:pStyle w:val="MainTitle"/>
        <w:rPr>
          <w:rFonts w:cs="Arial"/>
        </w:rPr>
      </w:pPr>
    </w:p>
    <w:tbl>
      <w:tblPr>
        <w:tblW w:w="8670" w:type="dxa"/>
        <w:tblInd w:w="108" w:type="dxa"/>
        <w:tblLook w:val="04A0" w:firstRow="1" w:lastRow="0" w:firstColumn="1" w:lastColumn="0" w:noHBand="0" w:noVBand="1"/>
      </w:tblPr>
      <w:tblGrid>
        <w:gridCol w:w="2700"/>
        <w:gridCol w:w="5970"/>
      </w:tblGrid>
      <w:tr w:rsidRPr="00954550" w:rsidR="00954550" w:rsidTr="5BDA26B3" w14:paraId="49292E88"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hideMark/>
          </w:tcPr>
          <w:p w:rsidRPr="00954550" w:rsidR="00954550" w:rsidP="00954550" w:rsidRDefault="00954550" w14:paraId="653CDE3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970" w:type="dxa"/>
            <w:tcBorders>
              <w:top w:val="single" w:color="auto" w:sz="4" w:space="0"/>
              <w:left w:val="nil"/>
              <w:bottom w:val="single" w:color="auto" w:sz="4" w:space="0"/>
              <w:right w:val="single" w:color="auto" w:sz="4" w:space="0"/>
            </w:tcBorders>
            <w:noWrap/>
            <w:tcMar/>
            <w:vAlign w:val="bottom"/>
            <w:hideMark/>
          </w:tcPr>
          <w:p w:rsidRPr="00954550" w:rsidR="00954550" w:rsidP="00954550" w:rsidRDefault="00954550" w14:paraId="65195FEB" w14:textId="77777777">
            <w:pPr>
              <w:rPr>
                <w:rFonts w:ascii="Arial" w:hAnsi="Arial" w:cs="Arial"/>
                <w:szCs w:val="20"/>
                <w:lang w:val="en-US" w:eastAsia="en-US"/>
              </w:rPr>
            </w:pPr>
            <w:r w:rsidRPr="00954550">
              <w:rPr>
                <w:rFonts w:ascii="Arial" w:hAnsi="Arial" w:cs="Arial"/>
                <w:szCs w:val="20"/>
                <w:lang w:val="en-US" w:eastAsia="en-US"/>
              </w:rPr>
              <w:t>D051</w:t>
            </w:r>
          </w:p>
        </w:tc>
      </w:tr>
      <w:tr w:rsidRPr="00954550" w:rsidR="00954550" w:rsidTr="5BDA26B3" w14:paraId="747DA7E2" w14:textId="77777777">
        <w:trPr>
          <w:trHeight w:val="267"/>
        </w:trPr>
        <w:tc>
          <w:tcPr>
            <w:tcW w:w="2700"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970"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trHeight w:val="255"/>
        </w:trPr>
        <w:tc>
          <w:tcPr>
            <w:tcW w:w="2700"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970"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rPr>
                <w:rFonts w:ascii="Arial" w:hAnsi="Arial" w:cs="Arial"/>
                <w:lang w:val="en-US" w:eastAsia="en-US"/>
              </w:rPr>
            </w:pPr>
            <w:r w:rsidRPr="5BDA26B3" w:rsidR="0C9242CB">
              <w:rPr>
                <w:rFonts w:ascii="Arial" w:hAnsi="Arial" w:cs="Arial"/>
                <w:lang w:val="en-US" w:eastAsia="en-US"/>
              </w:rPr>
              <w:t>John Barbachano</w:t>
            </w:r>
          </w:p>
        </w:tc>
      </w:tr>
      <w:tr w:rsidRPr="00954550" w:rsidR="00954550" w:rsidTr="5BDA26B3" w14:paraId="1464BB54" w14:textId="77777777">
        <w:trPr>
          <w:trHeight w:val="300"/>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r w:rsidRPr="4C1F03F5">
              <w:rPr>
                <w:rFonts w:ascii="Arial" w:hAnsi="Arial" w:cs="Arial"/>
                <w:lang w:val="en-US" w:eastAsia="en-US"/>
              </w:rPr>
              <w:t>09/21/2026</w:t>
            </w:r>
          </w:p>
        </w:tc>
      </w:tr>
      <w:tr w:rsidRPr="00954550" w:rsidR="00954550" w:rsidTr="5BDA26B3" w14:paraId="06BCF91E"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r w:rsidRPr="61F2B567" w:rsidR="123768FC">
              <w:rPr>
                <w:rFonts w:ascii="Arial" w:hAnsi="Arial" w:cs="Arial"/>
                <w:lang w:val="en-US" w:eastAsia="en-US"/>
              </w:rPr>
              <w:t>1.</w:t>
            </w:r>
            <w:r w:rsidRPr="61F2B567" w:rsidR="756A8E89">
              <w:rPr>
                <w:rFonts w:ascii="Arial" w:hAnsi="Arial" w:cs="Arial"/>
                <w:lang w:val="en-US" w:eastAsia="en-US"/>
              </w:rPr>
              <w:t>1</w:t>
            </w:r>
          </w:p>
        </w:tc>
      </w:tr>
      <w:tr w:rsidRPr="00954550" w:rsidR="00954550" w:rsidTr="5BDA26B3" w14:paraId="6699DDC4"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rsidRPr="002F75E6" w:rsidR="006B52CF" w:rsidP="006B52CF" w:rsidRDefault="38C8661F" w14:paraId="22E0FC93" w14:textId="77777777">
      <w:pPr>
        <w:pStyle w:val="Heading1"/>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rsidRPr="002F75E6" w:rsidR="00761F3D" w:rsidP="00992F95" w:rsidRDefault="00761F3D" w14:paraId="2DBF0D7D" w14:textId="77777777">
      <w:pPr>
        <w:jc w:val="center"/>
        <w:rPr>
          <w:rFonts w:ascii="Arial" w:hAnsi="Arial" w:cs="Arial"/>
          <w:b/>
          <w:u w:val="single"/>
        </w:rPr>
      </w:pPr>
    </w:p>
    <w:p w:rsidRPr="00AA75D1" w:rsidR="009B1387" w:rsidP="5BDA26B3" w:rsidRDefault="006B52CF" w14:paraId="7B0481CE" w14:textId="151CEB5C">
      <w:pPr>
        <w:pStyle w:val="TOC1"/>
        <w:tabs>
          <w:tab w:val="right" w:leader="dot" w:pos="8625"/>
        </w:tabs>
      </w:pPr>
      <w:r>
        <w:fldChar w:fldCharType="begin"/>
      </w:r>
      <w:r>
        <w:instrText xml:space="preserve">TOC \o "1-3" \z \u \h</w:instrText>
      </w:r>
      <w:r>
        <w:fldChar w:fldCharType="separate"/>
      </w:r>
      <w:r>
        <w:fldChar w:fldCharType="begin"/>
      </w:r>
      <w:r>
        <w:instrText xml:space="preserve">HYPERLINK  \l  "_Toc970606632" </w:instrText>
      </w:r>
      <w:r>
        <w:fldChar w:fldCharType="separate"/>
      </w:r>
      <w:r w:rsidR="5BDA26B3">
        <w:rPr/>
        <w:t>Table of Contents</w:t>
      </w:r>
      <w:r>
        <w:tab/>
      </w:r>
      <w:r>
        <w:fldChar w:fldCharType="begin"/>
      </w:r>
      <w:r>
        <w:instrText xml:space="preserve">PAGEREF _Toc970606632 \h</w:instrText>
      </w:r>
      <w:r>
        <w:fldChar w:fldCharType="separate"/>
      </w:r>
      <w:r w:rsidR="5BDA26B3">
        <w:rPr/>
        <w:t>1</w:t>
      </w:r>
      <w:r>
        <w:fldChar w:fldCharType="end"/>
      </w:r>
      <w:r>
        <w:fldChar w:fldCharType="end"/>
      </w:r>
    </w:p>
    <w:p w:rsidRPr="00AA75D1" w:rsidR="009B1387" w:rsidP="5BDA26B3" w:rsidRDefault="18F335A7" w14:paraId="732522C5" w14:textId="0ABDCB4D">
      <w:pPr>
        <w:pStyle w:val="TOC1"/>
        <w:tabs>
          <w:tab w:val="left" w:leader="none" w:pos="390"/>
          <w:tab w:val="right" w:leader="dot" w:pos="8625"/>
        </w:tabs>
      </w:pPr>
      <w:r>
        <w:fldChar w:fldCharType="begin"/>
      </w:r>
      <w:r>
        <w:instrText xml:space="preserve">HYPERLINK  \l  "_Toc2107415619" </w:instrText>
      </w:r>
      <w:r>
        <w:fldChar w:fldCharType="separate"/>
      </w:r>
      <w:r w:rsidR="5BDA26B3">
        <w:rPr/>
        <w:t>1.</w:t>
      </w:r>
      <w:r>
        <w:tab/>
      </w:r>
      <w:r w:rsidR="5BDA26B3">
        <w:rPr/>
        <w:t>Introduction</w:t>
      </w:r>
      <w:r>
        <w:tab/>
      </w:r>
      <w:r>
        <w:fldChar w:fldCharType="begin"/>
      </w:r>
      <w:r>
        <w:instrText xml:space="preserve">PAGEREF _Toc2107415619 \h</w:instrText>
      </w:r>
      <w:r>
        <w:fldChar w:fldCharType="separate"/>
      </w:r>
      <w:r w:rsidR="5BDA26B3">
        <w:rPr/>
        <w:t>2</w:t>
      </w:r>
      <w:r>
        <w:fldChar w:fldCharType="end"/>
      </w:r>
      <w:r>
        <w:fldChar w:fldCharType="end"/>
      </w:r>
    </w:p>
    <w:p w:rsidRPr="00AA75D1" w:rsidR="009B1387" w:rsidP="5BDA26B3" w:rsidRDefault="18F335A7" w14:paraId="4C9C4655" w14:textId="30D21B5E">
      <w:pPr>
        <w:pStyle w:val="TOC2"/>
        <w:tabs>
          <w:tab w:val="left" w:leader="none" w:pos="600"/>
          <w:tab w:val="right" w:leader="dot" w:pos="8625"/>
        </w:tabs>
      </w:pPr>
      <w:r>
        <w:fldChar w:fldCharType="begin"/>
      </w:r>
      <w:r>
        <w:instrText xml:space="preserve">HYPERLINK  \l  "_Toc685348741" </w:instrText>
      </w:r>
      <w:r>
        <w:fldChar w:fldCharType="separate"/>
      </w:r>
      <w:r w:rsidR="5BDA26B3">
        <w:rPr/>
        <w:t>1.1.</w:t>
      </w:r>
      <w:r>
        <w:tab/>
      </w:r>
      <w:r w:rsidR="5BDA26B3">
        <w:rPr/>
        <w:t>Document Purpose</w:t>
      </w:r>
      <w:r>
        <w:tab/>
      </w:r>
      <w:r>
        <w:fldChar w:fldCharType="begin"/>
      </w:r>
      <w:r>
        <w:instrText xml:space="preserve">PAGEREF _Toc685348741 \h</w:instrText>
      </w:r>
      <w:r>
        <w:fldChar w:fldCharType="separate"/>
      </w:r>
      <w:r w:rsidR="5BDA26B3">
        <w:rPr/>
        <w:t>3</w:t>
      </w:r>
      <w:r>
        <w:fldChar w:fldCharType="end"/>
      </w:r>
      <w:r>
        <w:fldChar w:fldCharType="end"/>
      </w:r>
    </w:p>
    <w:p w:rsidRPr="00AA75D1" w:rsidR="009B1387" w:rsidP="5BDA26B3" w:rsidRDefault="18F335A7" w14:paraId="5D801908" w14:textId="166A71D4">
      <w:pPr>
        <w:pStyle w:val="TOC2"/>
        <w:tabs>
          <w:tab w:val="left" w:leader="none" w:pos="600"/>
          <w:tab w:val="right" w:leader="dot" w:pos="8625"/>
        </w:tabs>
      </w:pPr>
      <w:r>
        <w:fldChar w:fldCharType="begin"/>
      </w:r>
      <w:r>
        <w:instrText xml:space="preserve">HYPERLINK  \l  "_Toc2096294492" </w:instrText>
      </w:r>
      <w:r>
        <w:fldChar w:fldCharType="separate"/>
      </w:r>
      <w:r w:rsidR="5BDA26B3">
        <w:rPr/>
        <w:t>1.2.</w:t>
      </w:r>
      <w:r>
        <w:tab/>
      </w:r>
      <w:r w:rsidR="5BDA26B3">
        <w:rPr/>
        <w:t>Intended Audience</w:t>
      </w:r>
      <w:r>
        <w:tab/>
      </w:r>
      <w:r>
        <w:fldChar w:fldCharType="begin"/>
      </w:r>
      <w:r>
        <w:instrText xml:space="preserve">PAGEREF _Toc2096294492 \h</w:instrText>
      </w:r>
      <w:r>
        <w:fldChar w:fldCharType="separate"/>
      </w:r>
      <w:r w:rsidR="5BDA26B3">
        <w:rPr/>
        <w:t>3</w:t>
      </w:r>
      <w:r>
        <w:fldChar w:fldCharType="end"/>
      </w:r>
      <w:r>
        <w:fldChar w:fldCharType="end"/>
      </w:r>
    </w:p>
    <w:p w:rsidRPr="00AA75D1" w:rsidR="009B1387" w:rsidP="5BDA26B3" w:rsidRDefault="18F335A7" w14:paraId="388C0A66" w14:textId="2C455480">
      <w:pPr>
        <w:pStyle w:val="TOC2"/>
        <w:tabs>
          <w:tab w:val="left" w:leader="none" w:pos="600"/>
          <w:tab w:val="right" w:leader="dot" w:pos="8625"/>
        </w:tabs>
      </w:pPr>
      <w:r>
        <w:fldChar w:fldCharType="begin"/>
      </w:r>
      <w:r>
        <w:instrText xml:space="preserve">HYPERLINK  \l  "_Toc222215692" </w:instrText>
      </w:r>
      <w:r>
        <w:fldChar w:fldCharType="separate"/>
      </w:r>
      <w:r w:rsidR="5BDA26B3">
        <w:rPr/>
        <w:t>1.3.</w:t>
      </w:r>
      <w:r>
        <w:tab/>
      </w:r>
      <w:r w:rsidR="5BDA26B3">
        <w:rPr/>
        <w:t>Project Background</w:t>
      </w:r>
      <w:r>
        <w:tab/>
      </w:r>
      <w:r>
        <w:fldChar w:fldCharType="begin"/>
      </w:r>
      <w:r>
        <w:instrText xml:space="preserve">PAGEREF _Toc222215692 \h</w:instrText>
      </w:r>
      <w:r>
        <w:fldChar w:fldCharType="separate"/>
      </w:r>
      <w:r w:rsidR="5BDA26B3">
        <w:rPr/>
        <w:t>3</w:t>
      </w:r>
      <w:r>
        <w:fldChar w:fldCharType="end"/>
      </w:r>
      <w:r>
        <w:fldChar w:fldCharType="end"/>
      </w:r>
    </w:p>
    <w:p w:rsidRPr="00AA75D1" w:rsidR="009B1387" w:rsidP="5BDA26B3" w:rsidRDefault="18F335A7" w14:paraId="6835DD77" w14:textId="3A9E4ED6">
      <w:pPr>
        <w:pStyle w:val="TOC2"/>
        <w:tabs>
          <w:tab w:val="left" w:leader="none" w:pos="600"/>
          <w:tab w:val="right" w:leader="dot" w:pos="8625"/>
        </w:tabs>
      </w:pPr>
      <w:r>
        <w:fldChar w:fldCharType="begin"/>
      </w:r>
      <w:r>
        <w:instrText xml:space="preserve">HYPERLINK  \l  "_Toc1862691630" </w:instrText>
      </w:r>
      <w:r>
        <w:fldChar w:fldCharType="separate"/>
      </w:r>
      <w:r w:rsidR="5BDA26B3">
        <w:rPr/>
        <w:t>1.4.</w:t>
      </w:r>
      <w:r>
        <w:tab/>
      </w:r>
      <w:r w:rsidR="5BDA26B3">
        <w:rPr/>
        <w:t>Objectives to be achieved</w:t>
      </w:r>
      <w:r>
        <w:tab/>
      </w:r>
      <w:r>
        <w:fldChar w:fldCharType="begin"/>
      </w:r>
      <w:r>
        <w:instrText xml:space="preserve">PAGEREF _Toc1862691630 \h</w:instrText>
      </w:r>
      <w:r>
        <w:fldChar w:fldCharType="separate"/>
      </w:r>
      <w:r w:rsidR="5BDA26B3">
        <w:rPr/>
        <w:t>3</w:t>
      </w:r>
      <w:r>
        <w:fldChar w:fldCharType="end"/>
      </w:r>
      <w:r>
        <w:fldChar w:fldCharType="end"/>
      </w:r>
    </w:p>
    <w:p w:rsidRPr="00AA75D1" w:rsidR="009B1387" w:rsidP="5BDA26B3" w:rsidRDefault="18F335A7" w14:paraId="230E17C6" w14:textId="5E8210F1">
      <w:pPr>
        <w:pStyle w:val="TOC2"/>
        <w:tabs>
          <w:tab w:val="left" w:leader="none" w:pos="600"/>
          <w:tab w:val="right" w:leader="dot" w:pos="8625"/>
        </w:tabs>
      </w:pPr>
      <w:r>
        <w:fldChar w:fldCharType="begin"/>
      </w:r>
      <w:r>
        <w:instrText xml:space="preserve">HYPERLINK  \l  "_Toc1970055506" </w:instrText>
      </w:r>
      <w:r>
        <w:fldChar w:fldCharType="separate"/>
      </w:r>
      <w:r w:rsidR="5BDA26B3">
        <w:rPr/>
        <w:t>1.5.</w:t>
      </w:r>
      <w:r>
        <w:tab/>
      </w:r>
      <w:r w:rsidR="5BDA26B3">
        <w:rPr/>
        <w:t>Rationale</w:t>
      </w:r>
      <w:r>
        <w:tab/>
      </w:r>
      <w:r>
        <w:fldChar w:fldCharType="begin"/>
      </w:r>
      <w:r>
        <w:instrText xml:space="preserve">PAGEREF _Toc1970055506 \h</w:instrText>
      </w:r>
      <w:r>
        <w:fldChar w:fldCharType="separate"/>
      </w:r>
      <w:r w:rsidR="5BDA26B3">
        <w:rPr/>
        <w:t>3</w:t>
      </w:r>
      <w:r>
        <w:fldChar w:fldCharType="end"/>
      </w:r>
      <w:r>
        <w:fldChar w:fldCharType="end"/>
      </w:r>
    </w:p>
    <w:p w:rsidRPr="00AA75D1" w:rsidR="009B1387" w:rsidP="5BDA26B3" w:rsidRDefault="18F335A7" w14:paraId="00136700" w14:textId="3EA58D87">
      <w:pPr>
        <w:pStyle w:val="TOC2"/>
        <w:tabs>
          <w:tab w:val="left" w:leader="none" w:pos="600"/>
          <w:tab w:val="right" w:leader="dot" w:pos="8625"/>
        </w:tabs>
      </w:pPr>
      <w:r>
        <w:fldChar w:fldCharType="begin"/>
      </w:r>
      <w:r>
        <w:instrText xml:space="preserve">HYPERLINK  \l  "_Toc1057605984" </w:instrText>
      </w:r>
      <w:r>
        <w:fldChar w:fldCharType="separate"/>
      </w:r>
      <w:r w:rsidR="5BDA26B3">
        <w:rPr/>
        <w:t>1.6.</w:t>
      </w:r>
      <w:r>
        <w:tab/>
      </w:r>
      <w:r w:rsidR="5BDA26B3">
        <w:rPr/>
        <w:t>Document Preparation, Review and Approval</w:t>
      </w:r>
      <w:r>
        <w:tab/>
      </w:r>
      <w:r>
        <w:fldChar w:fldCharType="begin"/>
      </w:r>
      <w:r>
        <w:instrText xml:space="preserve">PAGEREF _Toc1057605984 \h</w:instrText>
      </w:r>
      <w:r>
        <w:fldChar w:fldCharType="separate"/>
      </w:r>
      <w:r w:rsidR="5BDA26B3">
        <w:rPr/>
        <w:t>4</w:t>
      </w:r>
      <w:r>
        <w:fldChar w:fldCharType="end"/>
      </w:r>
      <w:r>
        <w:fldChar w:fldCharType="end"/>
      </w:r>
    </w:p>
    <w:p w:rsidRPr="00AA75D1" w:rsidR="009B1387" w:rsidP="5BDA26B3" w:rsidRDefault="18F335A7" w14:paraId="14A918B5" w14:textId="5D8331BD">
      <w:pPr>
        <w:pStyle w:val="TOC2"/>
        <w:tabs>
          <w:tab w:val="left" w:leader="none" w:pos="600"/>
          <w:tab w:val="right" w:leader="dot" w:pos="8625"/>
        </w:tabs>
      </w:pPr>
      <w:r>
        <w:fldChar w:fldCharType="begin"/>
      </w:r>
      <w:r>
        <w:instrText xml:space="preserve">HYPERLINK  \l  "_Toc278535822" </w:instrText>
      </w:r>
      <w:r>
        <w:fldChar w:fldCharType="separate"/>
      </w:r>
      <w:r w:rsidR="5BDA26B3">
        <w:rPr/>
        <w:t>1.7.</w:t>
      </w:r>
      <w:r>
        <w:tab/>
      </w:r>
      <w:r w:rsidR="5BDA26B3">
        <w:rPr/>
        <w:t>References</w:t>
      </w:r>
      <w:r>
        <w:tab/>
      </w:r>
      <w:r>
        <w:fldChar w:fldCharType="begin"/>
      </w:r>
      <w:r>
        <w:instrText xml:space="preserve">PAGEREF _Toc278535822 \h</w:instrText>
      </w:r>
      <w:r>
        <w:fldChar w:fldCharType="separate"/>
      </w:r>
      <w:r w:rsidR="5BDA26B3">
        <w:rPr/>
        <w:t>4</w:t>
      </w:r>
      <w:r>
        <w:fldChar w:fldCharType="end"/>
      </w:r>
      <w:r>
        <w:fldChar w:fldCharType="end"/>
      </w:r>
    </w:p>
    <w:p w:rsidRPr="00AA75D1" w:rsidR="009B1387" w:rsidP="5BDA26B3" w:rsidRDefault="18F335A7" w14:paraId="7CBED9F8" w14:textId="57E4AB88">
      <w:pPr>
        <w:pStyle w:val="TOC1"/>
        <w:tabs>
          <w:tab w:val="left" w:leader="none" w:pos="390"/>
          <w:tab w:val="right" w:leader="dot" w:pos="8625"/>
        </w:tabs>
      </w:pPr>
      <w:r>
        <w:fldChar w:fldCharType="begin"/>
      </w:r>
      <w:r>
        <w:instrText xml:space="preserve">HYPERLINK  \l  "_Toc363786115" </w:instrText>
      </w:r>
      <w:r>
        <w:fldChar w:fldCharType="separate"/>
      </w:r>
      <w:r w:rsidR="5BDA26B3">
        <w:rPr/>
        <w:t>2.</w:t>
      </w:r>
      <w:r>
        <w:tab/>
      </w:r>
      <w:r w:rsidR="5BDA26B3">
        <w:rPr/>
        <w:t>Business Requirements Mapping</w:t>
      </w:r>
      <w:r>
        <w:tab/>
      </w:r>
      <w:r>
        <w:fldChar w:fldCharType="begin"/>
      </w:r>
      <w:r>
        <w:instrText xml:space="preserve">PAGEREF _Toc363786115 \h</w:instrText>
      </w:r>
      <w:r>
        <w:fldChar w:fldCharType="separate"/>
      </w:r>
      <w:r w:rsidR="5BDA26B3">
        <w:rPr/>
        <w:t>4</w:t>
      </w:r>
      <w:r>
        <w:fldChar w:fldCharType="end"/>
      </w:r>
      <w:r>
        <w:fldChar w:fldCharType="end"/>
      </w:r>
    </w:p>
    <w:p w:rsidRPr="00AA75D1" w:rsidR="009B1387" w:rsidP="5BDA26B3" w:rsidRDefault="18F335A7" w14:paraId="0E5CFBCC" w14:textId="04581BFB">
      <w:pPr>
        <w:pStyle w:val="TOC1"/>
        <w:tabs>
          <w:tab w:val="left" w:leader="none" w:pos="390"/>
          <w:tab w:val="right" w:leader="dot" w:pos="8625"/>
        </w:tabs>
      </w:pPr>
      <w:r>
        <w:fldChar w:fldCharType="begin"/>
      </w:r>
      <w:r>
        <w:instrText xml:space="preserve">HYPERLINK  \l  "_Toc1066010949" </w:instrText>
      </w:r>
      <w:r>
        <w:fldChar w:fldCharType="separate"/>
      </w:r>
      <w:r w:rsidR="5BDA26B3">
        <w:rPr/>
        <w:t>3.</w:t>
      </w:r>
      <w:r>
        <w:tab/>
      </w:r>
      <w:r w:rsidR="5BDA26B3">
        <w:rPr/>
        <w:t>Functional Requirements</w:t>
      </w:r>
      <w:r>
        <w:tab/>
      </w:r>
      <w:r>
        <w:fldChar w:fldCharType="begin"/>
      </w:r>
      <w:r>
        <w:instrText xml:space="preserve">PAGEREF _Toc1066010949 \h</w:instrText>
      </w:r>
      <w:r>
        <w:fldChar w:fldCharType="separate"/>
      </w:r>
      <w:r w:rsidR="5BDA26B3">
        <w:rPr/>
        <w:t>9</w:t>
      </w:r>
      <w:r>
        <w:fldChar w:fldCharType="end"/>
      </w:r>
      <w:r>
        <w:fldChar w:fldCharType="end"/>
      </w:r>
    </w:p>
    <w:p w:rsidRPr="00AA75D1" w:rsidR="009B1387" w:rsidP="5BDA26B3" w:rsidRDefault="18F335A7" w14:paraId="7B892FEA" w14:textId="26B68952">
      <w:pPr>
        <w:pStyle w:val="TOC1"/>
        <w:tabs>
          <w:tab w:val="right" w:leader="dot" w:pos="8625"/>
        </w:tabs>
      </w:pPr>
      <w:r>
        <w:fldChar w:fldCharType="begin"/>
      </w:r>
      <w:r>
        <w:instrText xml:space="preserve">HYPERLINK  \l  "_Toc774058741" </w:instrText>
      </w:r>
      <w:r>
        <w:fldChar w:fldCharType="separate"/>
      </w:r>
      <w:r w:rsidR="5BDA26B3">
        <w:rPr/>
        <w:t>Annex A – To-Be Process Flows</w:t>
      </w:r>
      <w:r>
        <w:tab/>
      </w:r>
      <w:r>
        <w:fldChar w:fldCharType="begin"/>
      </w:r>
      <w:r>
        <w:instrText xml:space="preserve">PAGEREF _Toc774058741 \h</w:instrText>
      </w:r>
      <w:r>
        <w:fldChar w:fldCharType="separate"/>
      </w:r>
      <w:r w:rsidR="5BDA26B3">
        <w:rPr/>
        <w:t>21</w:t>
      </w:r>
      <w:r>
        <w:fldChar w:fldCharType="end"/>
      </w:r>
      <w:r>
        <w:fldChar w:fldCharType="end"/>
      </w:r>
    </w:p>
    <w:p w:rsidRPr="00AA75D1" w:rsidR="009B1387" w:rsidP="5BDA26B3" w:rsidRDefault="18F335A7" w14:paraId="3B768B20" w14:textId="4C9522EA">
      <w:pPr>
        <w:pStyle w:val="TOC1"/>
        <w:tabs>
          <w:tab w:val="right" w:leader="dot" w:pos="8625"/>
        </w:tabs>
      </w:pPr>
      <w:r>
        <w:fldChar w:fldCharType="begin"/>
      </w:r>
      <w:r>
        <w:instrText xml:space="preserve">HYPERLINK  \l  "_Toc1052189672" </w:instrText>
      </w:r>
      <w:r>
        <w:fldChar w:fldCharType="separate"/>
      </w:r>
      <w:r w:rsidR="5BDA26B3">
        <w:rPr/>
        <w:t>Annex B – Report template</w:t>
      </w:r>
      <w:r>
        <w:tab/>
      </w:r>
      <w:r>
        <w:fldChar w:fldCharType="begin"/>
      </w:r>
      <w:r>
        <w:instrText xml:space="preserve">PAGEREF _Toc1052189672 \h</w:instrText>
      </w:r>
      <w:r>
        <w:fldChar w:fldCharType="separate"/>
      </w:r>
      <w:r w:rsidR="5BDA26B3">
        <w:rPr/>
        <w:t>26</w:t>
      </w:r>
      <w:r>
        <w:fldChar w:fldCharType="end"/>
      </w:r>
      <w:r>
        <w:fldChar w:fldCharType="end"/>
      </w:r>
    </w:p>
    <w:p w:rsidR="18F335A7" w:rsidP="5BDA26B3" w:rsidRDefault="18F335A7" w14:paraId="0E2E66A7" w14:textId="5A53E4E0">
      <w:pPr>
        <w:pStyle w:val="TOC1"/>
        <w:tabs>
          <w:tab w:val="right" w:leader="dot" w:pos="8625"/>
        </w:tabs>
      </w:pPr>
      <w:r>
        <w:fldChar w:fldCharType="begin"/>
      </w:r>
      <w:r>
        <w:instrText xml:space="preserve">HYPERLINK  \l  "_Toc1266095685" </w:instrText>
      </w:r>
      <w:r>
        <w:fldChar w:fldCharType="separate"/>
      </w:r>
      <w:r w:rsidR="5BDA26B3">
        <w:rPr/>
        <w:t>Annex C - User Access Matrix</w:t>
      </w:r>
      <w:r>
        <w:tab/>
      </w:r>
      <w:r>
        <w:fldChar w:fldCharType="begin"/>
      </w:r>
      <w:r>
        <w:instrText xml:space="preserve">PAGEREF _Toc1266095685 \h</w:instrText>
      </w:r>
      <w:r>
        <w:fldChar w:fldCharType="separate"/>
      </w:r>
      <w:r w:rsidR="5BDA26B3">
        <w:rPr/>
        <w:t>26</w:t>
      </w:r>
      <w:r>
        <w:fldChar w:fldCharType="end"/>
      </w:r>
      <w:r>
        <w:fldChar w:fldCharType="end"/>
      </w:r>
    </w:p>
    <w:p w:rsidR="18F335A7" w:rsidP="5BDA26B3" w:rsidRDefault="18F335A7" w14:paraId="5767C881" w14:textId="097D930B">
      <w:pPr>
        <w:pStyle w:val="TOC1"/>
        <w:tabs>
          <w:tab w:val="right" w:leader="dot" w:pos="8625"/>
        </w:tabs>
      </w:pPr>
      <w:r>
        <w:fldChar w:fldCharType="begin"/>
      </w:r>
      <w:r>
        <w:instrText xml:space="preserve">HYPERLINK  \l  "_Toc211635257" </w:instrText>
      </w:r>
      <w:r>
        <w:fldChar w:fldCharType="separate"/>
      </w:r>
      <w:r w:rsidR="5BDA26B3">
        <w:rPr/>
        <w:t>Annex D – Audit Log Export</w:t>
      </w:r>
      <w:r>
        <w:tab/>
      </w:r>
      <w:r>
        <w:fldChar w:fldCharType="begin"/>
      </w:r>
      <w:r>
        <w:instrText xml:space="preserve">PAGEREF _Toc211635257 \h</w:instrText>
      </w:r>
      <w:r>
        <w:fldChar w:fldCharType="separate"/>
      </w:r>
      <w:r w:rsidR="5BDA26B3">
        <w:rPr/>
        <w:t>27</w:t>
      </w:r>
      <w:r>
        <w:fldChar w:fldCharType="end"/>
      </w:r>
      <w:r>
        <w:fldChar w:fldCharType="end"/>
      </w:r>
    </w:p>
    <w:p w:rsidR="18F335A7" w:rsidP="5BDA26B3" w:rsidRDefault="18F335A7" w14:paraId="6C64F47F" w14:textId="5DB26FB7">
      <w:pPr>
        <w:pStyle w:val="TOC1"/>
        <w:tabs>
          <w:tab w:val="right" w:leader="dot" w:pos="8625"/>
        </w:tabs>
      </w:pPr>
      <w:r>
        <w:fldChar w:fldCharType="begin"/>
      </w:r>
      <w:r>
        <w:instrText xml:space="preserve">HYPERLINK  \l  "_Toc2044149600" </w:instrText>
      </w:r>
      <w:r>
        <w:fldChar w:fldCharType="separate"/>
      </w:r>
      <w:r w:rsidR="5BDA26B3">
        <w:rPr/>
        <w:t>Annex E – User Access Report Fields</w:t>
      </w:r>
      <w:r>
        <w:tab/>
      </w:r>
      <w:r>
        <w:fldChar w:fldCharType="begin"/>
      </w:r>
      <w:r>
        <w:instrText xml:space="preserve">PAGEREF _Toc2044149600 \h</w:instrText>
      </w:r>
      <w:r>
        <w:fldChar w:fldCharType="separate"/>
      </w:r>
      <w:r w:rsidR="5BDA26B3">
        <w:rPr/>
        <w:t>27</w:t>
      </w:r>
      <w:r>
        <w:fldChar w:fldCharType="end"/>
      </w:r>
      <w:r>
        <w:fldChar w:fldCharType="end"/>
      </w:r>
    </w:p>
    <w:p w:rsidR="18F335A7" w:rsidP="5BDA26B3" w:rsidRDefault="18F335A7" w14:paraId="16225898" w14:textId="0564996F">
      <w:pPr>
        <w:pStyle w:val="TOC1"/>
        <w:tabs>
          <w:tab w:val="right" w:leader="dot" w:pos="8625"/>
        </w:tabs>
      </w:pPr>
      <w:r>
        <w:fldChar w:fldCharType="begin"/>
      </w:r>
      <w:r>
        <w:instrText xml:space="preserve">HYPERLINK  \l  "_Toc1770634589" </w:instrText>
      </w:r>
      <w:r>
        <w:fldChar w:fldCharType="separate"/>
      </w:r>
      <w:r w:rsidR="5BDA26B3">
        <w:rPr/>
        <w:t>Annex F – Group Profile Membership List</w:t>
      </w:r>
      <w:r>
        <w:tab/>
      </w:r>
      <w:r>
        <w:fldChar w:fldCharType="begin"/>
      </w:r>
      <w:r>
        <w:instrText xml:space="preserve">PAGEREF _Toc1770634589 \h</w:instrText>
      </w:r>
      <w:r>
        <w:fldChar w:fldCharType="separate"/>
      </w:r>
      <w:r w:rsidR="5BDA26B3">
        <w:rPr/>
        <w:t>27</w:t>
      </w:r>
      <w:r>
        <w:fldChar w:fldCharType="end"/>
      </w:r>
      <w:r>
        <w:fldChar w:fldCharType="end"/>
      </w:r>
    </w:p>
    <w:p w:rsidR="18F335A7" w:rsidP="5BDA26B3" w:rsidRDefault="18F335A7" w14:paraId="3606FC05" w14:textId="1934ABE6">
      <w:pPr>
        <w:pStyle w:val="TOC1"/>
        <w:tabs>
          <w:tab w:val="right" w:leader="dot" w:pos="8625"/>
        </w:tabs>
      </w:pPr>
      <w:r>
        <w:fldChar w:fldCharType="begin"/>
      </w:r>
      <w:r>
        <w:instrText xml:space="preserve">HYPERLINK  \l  "_Toc1168449657" </w:instrText>
      </w:r>
      <w:r>
        <w:fldChar w:fldCharType="separate"/>
      </w:r>
      <w:r w:rsidR="5BDA26B3">
        <w:rPr/>
        <w:t>Annex G – User Group Membership Report Fields</w:t>
      </w:r>
      <w:r>
        <w:tab/>
      </w:r>
      <w:r>
        <w:fldChar w:fldCharType="begin"/>
      </w:r>
      <w:r>
        <w:instrText xml:space="preserve">PAGEREF _Toc1168449657 \h</w:instrText>
      </w:r>
      <w:r>
        <w:fldChar w:fldCharType="separate"/>
      </w:r>
      <w:r w:rsidR="5BDA26B3">
        <w:rPr/>
        <w:t>27</w:t>
      </w:r>
      <w:r>
        <w:fldChar w:fldCharType="end"/>
      </w:r>
      <w:r>
        <w:fldChar w:fldCharType="end"/>
      </w:r>
    </w:p>
    <w:p w:rsidR="18F335A7" w:rsidP="5BDA26B3" w:rsidRDefault="18F335A7" w14:paraId="7E53CABA" w14:textId="5DA973B1">
      <w:pPr>
        <w:pStyle w:val="TOC1"/>
        <w:tabs>
          <w:tab w:val="right" w:leader="dot" w:pos="8625"/>
        </w:tabs>
      </w:pPr>
      <w:r>
        <w:fldChar w:fldCharType="begin"/>
      </w:r>
      <w:r>
        <w:instrText xml:space="preserve">HYPERLINK  \l  "_Toc526919791" </w:instrText>
      </w:r>
      <w:r>
        <w:fldChar w:fldCharType="separate"/>
      </w:r>
      <w:r w:rsidR="5BDA26B3">
        <w:rPr/>
        <w:t>Annex H – Audit Log Fields</w:t>
      </w:r>
      <w:r>
        <w:tab/>
      </w:r>
      <w:r>
        <w:fldChar w:fldCharType="begin"/>
      </w:r>
      <w:r>
        <w:instrText xml:space="preserve">PAGEREF _Toc526919791 \h</w:instrText>
      </w:r>
      <w:r>
        <w:fldChar w:fldCharType="separate"/>
      </w:r>
      <w:r w:rsidR="5BDA26B3">
        <w:rPr/>
        <w:t>28</w:t>
      </w:r>
      <w:r>
        <w:fldChar w:fldCharType="end"/>
      </w:r>
      <w:r>
        <w:fldChar w:fldCharType="end"/>
      </w:r>
    </w:p>
    <w:p w:rsidR="18F335A7" w:rsidP="5BDA26B3" w:rsidRDefault="18F335A7" w14:paraId="21394CD8" w14:textId="1598665A">
      <w:pPr>
        <w:pStyle w:val="TOC1"/>
        <w:tabs>
          <w:tab w:val="right" w:leader="dot" w:pos="8625"/>
        </w:tabs>
      </w:pPr>
      <w:r>
        <w:fldChar w:fldCharType="begin"/>
      </w:r>
      <w:r>
        <w:instrText xml:space="preserve">HYPERLINK  \l  "_Toc889602595" </w:instrText>
      </w:r>
      <w:r>
        <w:fldChar w:fldCharType="separate"/>
      </w:r>
      <w:r w:rsidR="5BDA26B3">
        <w:rPr/>
        <w:t>Annex I – Password Guidelines</w:t>
      </w:r>
      <w:r>
        <w:tab/>
      </w:r>
      <w:r>
        <w:fldChar w:fldCharType="begin"/>
      </w:r>
      <w:r>
        <w:instrText xml:space="preserve">PAGEREF _Toc889602595 \h</w:instrText>
      </w:r>
      <w:r>
        <w:fldChar w:fldCharType="separate"/>
      </w:r>
      <w:r w:rsidR="5BDA26B3">
        <w:rPr/>
        <w:t>28</w:t>
      </w:r>
      <w:r>
        <w:fldChar w:fldCharType="end"/>
      </w:r>
      <w:r>
        <w:fldChar w:fldCharType="end"/>
      </w:r>
    </w:p>
    <w:p w:rsidR="18F335A7" w:rsidP="5BDA26B3" w:rsidRDefault="18F335A7" w14:paraId="21DB889E" w14:textId="0EA1C28F">
      <w:pPr>
        <w:pStyle w:val="TOC1"/>
        <w:tabs>
          <w:tab w:val="right" w:leader="dot" w:pos="8625"/>
        </w:tabs>
      </w:pPr>
      <w:r>
        <w:fldChar w:fldCharType="begin"/>
      </w:r>
      <w:r>
        <w:instrText xml:space="preserve">HYPERLINK  \l  "_Toc2071863848" </w:instrText>
      </w:r>
      <w:r>
        <w:fldChar w:fldCharType="separate"/>
      </w:r>
      <w:r w:rsidR="5BDA26B3">
        <w:rPr/>
        <w:t>Signoff Sheet</w:t>
      </w:r>
      <w:r>
        <w:tab/>
      </w:r>
      <w:r>
        <w:fldChar w:fldCharType="begin"/>
      </w:r>
      <w:r>
        <w:instrText xml:space="preserve">PAGEREF _Toc2071863848 \h</w:instrText>
      </w:r>
      <w:r>
        <w:fldChar w:fldCharType="separate"/>
      </w:r>
      <w:r w:rsidR="5BDA26B3">
        <w:rPr/>
        <w:t>29</w:t>
      </w:r>
      <w:r>
        <w:fldChar w:fldCharType="end"/>
      </w:r>
      <w:r>
        <w:fldChar w:fldCharType="end"/>
      </w:r>
    </w:p>
    <w:p w:rsidRPr="002F75E6" w:rsidR="006B52CF" w:rsidP="006B52CF" w:rsidRDefault="006B52CF" w14:paraId="6B62F1B3" w14:textId="417CE916">
      <w:pPr>
        <w:rPr>
          <w:rFonts w:ascii="Arial" w:hAnsi="Arial" w:cs="Arial"/>
          <w:b/>
          <w:u w:val="single"/>
        </w:rPr>
      </w:pPr>
      <w:r w:rsidRPr="002F75E6">
        <w:rPr>
          <w:rFonts w:ascii="Arial" w:hAnsi="Arial" w:cs="Arial"/>
          <w:b/>
          <w:szCs w:val="20"/>
          <w:u w:val="single"/>
        </w:rP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00735EFC" w:rsidRDefault="00735EFC" w14:paraId="19219836" w14:textId="77777777">
      <w:pPr>
        <w:rPr>
          <w:rFonts w:ascii="Arial" w:hAnsi="Arial" w:cs="Arial"/>
        </w:rPr>
      </w:pPr>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19"/>
          <w:szCs w:val="19"/>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0B6443" w:rsidR="000B6443" w:rsidP="000B6443" w:rsidRDefault="000B6443" w14:paraId="296FEF7D" w14:textId="77777777"/>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19"/>
          <w:szCs w:val="19"/>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Pr="00C22BC3" w:rsidR="00C22BC3" w:rsidP="00C22BC3" w:rsidRDefault="00C22BC3" w14:paraId="769D0D3C" w14:textId="77777777"/>
    <w:p w:rsidR="77C161D9" w:rsidP="18F335A7" w:rsidRDefault="77C161D9" w14:paraId="05375182" w14:textId="5FE7A00B">
      <w:pPr>
        <w:pStyle w:val="ListParagraph"/>
        <w:spacing w:line="259" w:lineRule="auto"/>
        <w:ind w:left="360"/>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002F75E6" w:rsidP="002F75E6" w:rsidRDefault="002F75E6" w14:paraId="54CD245A" w14:textId="77777777">
      <w:pPr>
        <w:ind w:firstLine="360"/>
        <w:jc w:val="both"/>
        <w:rPr>
          <w:rFonts w:ascii="Arial" w:hAnsi="Arial" w:cs="Arial"/>
          <w:szCs w:val="20"/>
        </w:rPr>
      </w:pPr>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rPr>
          <w:rFonts w:ascii="Arial" w:hAnsi="Arial" w:eastAsia="Arial" w:cs="Arial"/>
          <w:szCs w:val="20"/>
        </w:rPr>
      </w:pPr>
    </w:p>
    <w:p w:rsidRPr="002F75E6" w:rsidR="006F6B2F" w:rsidP="5BDA26B3" w:rsidRDefault="533B2D84" w14:paraId="36FEB5B0" w14:textId="79673E34">
      <w:pPr>
        <w:pStyle w:val="Heading2"/>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70745E" w:rsidP="18F335A7" w:rsidRDefault="2C529D73" w14:paraId="39B0D58F" w14:textId="77777777">
      <w:pPr>
        <w:pStyle w:val="Instructions"/>
        <w:ind w:left="0"/>
        <w:jc w:val="both"/>
        <w:rPr>
          <w:rFonts w:cs="Arial"/>
          <w:color w:val="auto"/>
        </w:rPr>
      </w:pPr>
      <w:r w:rsidRPr="18F335A7">
        <w:rPr>
          <w:rFonts w:cs="Arial"/>
          <w:color w:val="auto"/>
        </w:rPr>
        <w:t xml:space="preserve">State the major benefits that </w:t>
      </w:r>
      <w:r w:rsidRPr="18F335A7" w:rsidR="5A0FEC02">
        <w:rPr>
          <w:rFonts w:cs="Arial"/>
          <w:color w:val="auto"/>
        </w:rPr>
        <w:t xml:space="preserve">the </w:t>
      </w:r>
      <w:r w:rsidRPr="18F335A7">
        <w:rPr>
          <w:rFonts w:cs="Arial"/>
          <w:color w:val="auto"/>
        </w:rPr>
        <w:t>implementation of these Business Requirements will result in. Mention both tangible and intangible benefits</w:t>
      </w:r>
      <w:r w:rsidRPr="18F335A7" w:rsidR="4155E5BB">
        <w:rPr>
          <w:rFonts w:cs="Arial"/>
          <w:color w:val="auto"/>
        </w:rPr>
        <w:t xml:space="preserve"> expected</w:t>
      </w:r>
      <w:r w:rsidRPr="18F335A7">
        <w:rPr>
          <w:rFonts w:cs="Arial"/>
          <w:color w:val="auto"/>
        </w:rPr>
        <w:t>.</w:t>
      </w:r>
      <w:r w:rsidRPr="18F335A7" w:rsidR="5ABB9EA6">
        <w:rPr>
          <w:rFonts w:cs="Arial"/>
          <w:color w:val="auto"/>
        </w:rPr>
        <w:t xml:space="preserve"> </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rPr>
      </w:pPr>
      <w:r w:rsidRPr="00E95EF7">
        <w:rPr>
          <w:rFonts w:cs="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rsidRPr="002F75E6" w:rsidR="001D3F6F" w:rsidP="001D3F6F" w:rsidRDefault="308F3A66" w14:paraId="7996FF44" w14:textId="00091292">
      <w:pPr>
        <w:pStyle w:val="BodyText"/>
        <w:ind w:left="360"/>
        <w:rPr>
          <w:rFonts w:cs="Arial"/>
        </w:rPr>
      </w:pPr>
      <w:r w:rsidRPr="4C1F03F5">
        <w:rPr>
          <w:rFonts w:cs="Arial"/>
        </w:rPr>
        <w:t xml:space="preserve">This document </w:t>
      </w:r>
      <w:r w:rsidRPr="4C1F03F5" w:rsidR="216D755F">
        <w:rPr>
          <w:rFonts w:cs="Arial"/>
        </w:rPr>
        <w:t xml:space="preserve">once approved will serve as </w:t>
      </w:r>
      <w:r w:rsidRPr="4C1F03F5">
        <w:rPr>
          <w:rFonts w:cs="Arial"/>
        </w:rPr>
        <w:t xml:space="preserve">the official </w:t>
      </w:r>
      <w:r w:rsidRPr="4C1F03F5" w:rsidR="216D755F">
        <w:rPr>
          <w:rFonts w:cs="Arial"/>
        </w:rPr>
        <w:t xml:space="preserve">baseline of functional </w:t>
      </w:r>
      <w:r w:rsidRPr="4C1F03F5" w:rsidR="1E65A040">
        <w:rPr>
          <w:rFonts w:cs="Arial"/>
        </w:rPr>
        <w:t>r</w:t>
      </w:r>
      <w:r w:rsidRPr="4C1F03F5">
        <w:rPr>
          <w:rFonts w:cs="Arial"/>
        </w:rPr>
        <w:t xml:space="preserve">equirements </w:t>
      </w:r>
      <w:r w:rsidRPr="4C1F03F5" w:rsidR="1E65A040">
        <w:rPr>
          <w:rFonts w:cs="Arial"/>
        </w:rPr>
        <w:t>d</w:t>
      </w:r>
      <w:r w:rsidRPr="4C1F03F5">
        <w:rPr>
          <w:rFonts w:cs="Arial"/>
        </w:rPr>
        <w:t xml:space="preserve">ocument for the </w:t>
      </w:r>
      <w:r w:rsidRPr="4C1F03F5" w:rsidR="38CC9ED0">
        <w:rPr>
          <w:rFonts w:eastAsia="Arial" w:cs="Arial"/>
          <w:color w:val="000000" w:themeColor="text1"/>
          <w:sz w:val="19"/>
          <w:szCs w:val="19"/>
        </w:rPr>
        <w:t>BDO Insure Brokering System (BIBS) - User Access Maintenance Release 1</w:t>
      </w:r>
      <w:r w:rsidRPr="4C1F03F5" w:rsidR="0FDF1E5A">
        <w:rPr>
          <w:rFonts w:cs="Arial"/>
          <w:color w:val="FF0000"/>
        </w:rPr>
        <w:t xml:space="preserve"> </w:t>
      </w:r>
      <w:r w:rsidRPr="4C1F03F5" w:rsidR="1E65A040">
        <w:rPr>
          <w:rFonts w:cs="Arial"/>
        </w:rPr>
        <w:t>project</w:t>
      </w:r>
      <w:r w:rsidRPr="4C1F03F5">
        <w:rPr>
          <w:rFonts w:cs="Arial"/>
        </w:rPr>
        <w:t>.</w:t>
      </w:r>
    </w:p>
    <w:p w:rsidRPr="00603961" w:rsidR="00D008DD" w:rsidP="00603961" w:rsidRDefault="001D3F6F" w14:paraId="3B438499" w14:textId="77777777">
      <w:pPr>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jc w:val="center"/>
          <w:hidden/>
        </w:trPr>
        <w:tc>
          <w:tcPr>
            <w:tcW w:w="2952" w:type="dxa"/>
          </w:tcPr>
          <w:p w:rsidRPr="00EC0FDE" w:rsidR="00595481" w:rsidP="00EC0FDE" w:rsidRDefault="00595481" w14:paraId="34FF1C98" w14:textId="77777777">
            <w:pPr>
              <w:pStyle w:val="Instructions"/>
              <w:ind w:left="0"/>
              <w:jc w:val="both"/>
              <w:rPr>
                <w:rFonts w:cs="Arial"/>
                <w:iCs/>
                <w:vanish/>
              </w:rPr>
            </w:pPr>
          </w:p>
        </w:tc>
        <w:tc>
          <w:tcPr>
            <w:tcW w:w="2952" w:type="dxa"/>
          </w:tcPr>
          <w:p w:rsidRPr="00EC0FDE" w:rsidR="00595481" w:rsidP="00EC0FDE" w:rsidRDefault="00595481" w14:paraId="6D072C0D" w14:textId="77777777">
            <w:pPr>
              <w:pStyle w:val="Instructions"/>
              <w:ind w:left="0"/>
              <w:jc w:val="both"/>
              <w:rPr>
                <w:rFonts w:cs="Arial"/>
                <w:iCs/>
                <w:vanish/>
              </w:rPr>
            </w:pPr>
          </w:p>
        </w:tc>
        <w:tc>
          <w:tcPr>
            <w:tcW w:w="2940" w:type="dxa"/>
          </w:tcPr>
          <w:p w:rsidRPr="00EC0FDE" w:rsidR="00595481" w:rsidP="00EC0FDE" w:rsidRDefault="00595481" w14:paraId="48A21919" w14:textId="77777777">
            <w:pPr>
              <w:pStyle w:val="Instructions"/>
              <w:ind w:left="0"/>
              <w:jc w:val="both"/>
              <w:rPr>
                <w:rFonts w:cs="Arial"/>
                <w:iCs/>
                <w:vanish/>
              </w:rPr>
            </w:pPr>
          </w:p>
        </w:tc>
      </w:tr>
      <w:tr w:rsidRPr="00EC0FDE" w:rsidR="00595481" w:rsidTr="4C1F03F5" w14:paraId="6BD18F9B" w14:textId="77777777">
        <w:trPr>
          <w:jc w:val="center"/>
          <w:hidden/>
        </w:trPr>
        <w:tc>
          <w:tcPr>
            <w:tcW w:w="2952" w:type="dxa"/>
          </w:tcPr>
          <w:p w:rsidRPr="00EC0FDE" w:rsidR="00595481" w:rsidP="00EC0FDE" w:rsidRDefault="00595481" w14:paraId="238601FE" w14:textId="77777777">
            <w:pPr>
              <w:pStyle w:val="Instructions"/>
              <w:ind w:left="0"/>
              <w:jc w:val="both"/>
              <w:rPr>
                <w:rFonts w:cs="Arial"/>
                <w:iCs/>
                <w:vanish/>
              </w:rPr>
            </w:pPr>
          </w:p>
        </w:tc>
        <w:tc>
          <w:tcPr>
            <w:tcW w:w="2952" w:type="dxa"/>
          </w:tcPr>
          <w:p w:rsidRPr="00EC0FDE" w:rsidR="00595481" w:rsidP="00EC0FDE" w:rsidRDefault="00595481" w14:paraId="0F3CABC7" w14:textId="77777777">
            <w:pPr>
              <w:pStyle w:val="Instructions"/>
              <w:ind w:left="0"/>
              <w:jc w:val="both"/>
              <w:rPr>
                <w:rFonts w:cs="Arial"/>
                <w:iCs/>
                <w:vanish/>
              </w:rPr>
            </w:pPr>
          </w:p>
        </w:tc>
        <w:tc>
          <w:tcPr>
            <w:tcW w:w="2940" w:type="dxa"/>
          </w:tcPr>
          <w:p w:rsidRPr="00EC0FDE" w:rsidR="00595481" w:rsidP="00EC0FDE" w:rsidRDefault="00595481" w14:paraId="5B08B5D1" w14:textId="77777777">
            <w:pPr>
              <w:pStyle w:val="Instructions"/>
              <w:ind w:left="0"/>
              <w:jc w:val="both"/>
              <w:rPr>
                <w:rFonts w:cs="Arial"/>
                <w:iCs/>
                <w:vanish/>
              </w:rPr>
            </w:pPr>
          </w:p>
        </w:tc>
      </w:tr>
      <w:tr w:rsidRPr="00EC0FDE" w:rsidR="00595481" w:rsidTr="4C1F03F5" w14:paraId="16DEB4AB" w14:textId="77777777">
        <w:trPr>
          <w:jc w:val="center"/>
          <w:hidden/>
        </w:trPr>
        <w:tc>
          <w:tcPr>
            <w:tcW w:w="2952" w:type="dxa"/>
          </w:tcPr>
          <w:p w:rsidRPr="00EC0FDE" w:rsidR="00595481" w:rsidP="00EC0FDE" w:rsidRDefault="00595481" w14:paraId="0AD9C6F4" w14:textId="77777777">
            <w:pPr>
              <w:pStyle w:val="Instructions"/>
              <w:ind w:left="0"/>
              <w:jc w:val="both"/>
              <w:rPr>
                <w:rFonts w:cs="Arial"/>
                <w:iCs/>
                <w:vanish/>
              </w:rPr>
            </w:pPr>
          </w:p>
        </w:tc>
        <w:tc>
          <w:tcPr>
            <w:tcW w:w="2952" w:type="dxa"/>
          </w:tcPr>
          <w:p w:rsidRPr="00EC0FDE" w:rsidR="00595481" w:rsidP="00EC0FDE" w:rsidRDefault="00595481" w14:paraId="4B1F511A" w14:textId="77777777">
            <w:pPr>
              <w:pStyle w:val="Instructions"/>
              <w:ind w:left="0"/>
              <w:jc w:val="both"/>
              <w:rPr>
                <w:rFonts w:cs="Arial"/>
                <w:iCs/>
                <w:vanish/>
              </w:rPr>
            </w:pPr>
          </w:p>
        </w:tc>
        <w:tc>
          <w:tcPr>
            <w:tcW w:w="2940" w:type="dxa"/>
          </w:tcPr>
          <w:p w:rsidRPr="00EC0FDE" w:rsidR="00595481" w:rsidP="00EC0FDE" w:rsidRDefault="00595481" w14:paraId="65F9C3DC" w14:textId="77777777">
            <w:pPr>
              <w:pStyle w:val="Instructions"/>
              <w:ind w:left="0"/>
              <w:jc w:val="both"/>
              <w:rPr>
                <w:rFonts w:cs="Arial"/>
                <w:iCs/>
                <w:vanish/>
              </w:rPr>
            </w:pPr>
          </w:p>
        </w:tc>
      </w:tr>
    </w:tbl>
    <w:p w:rsidRPr="002F75E6" w:rsidR="0026643D" w:rsidP="18F335A7" w:rsidRDefault="7C91A133" w14:paraId="564185DA" w14:textId="77777777">
      <w:pPr>
        <w:pStyle w:val="Instructions"/>
        <w:ind w:left="0"/>
        <w:jc w:val="both"/>
        <w:rPr>
          <w:rFonts w:cs="Arial"/>
          <w:color w:val="auto"/>
        </w:rPr>
      </w:pPr>
      <w:r w:rsidRPr="18F335A7">
        <w:rPr>
          <w:rFonts w:cs="Arial"/>
          <w:color w:val="auto"/>
        </w:rPr>
        <w:t xml:space="preserve">List </w:t>
      </w:r>
      <w:r w:rsidRPr="18F335A7" w:rsidR="1C51E695">
        <w:rPr>
          <w:rFonts w:cs="Arial"/>
          <w:color w:val="auto"/>
        </w:rPr>
        <w:t xml:space="preserve">Stakeholders – that is, </w:t>
      </w:r>
      <w:r w:rsidRPr="18F335A7">
        <w:rPr>
          <w:rFonts w:cs="Arial"/>
          <w:color w:val="auto"/>
        </w:rPr>
        <w:t xml:space="preserve">the individuals or groups who have a vested interest in this project and whose interests need to be considered throughout the project.  Identify their roles in the project and commitment to the project.  </w:t>
      </w:r>
    </w:p>
    <w:p w:rsidRPr="002F75E6" w:rsidR="006F6B2F" w:rsidP="18F335A7" w:rsidRDefault="6B2933D8" w14:paraId="775DA119" w14:textId="77777777">
      <w:pPr>
        <w:pStyle w:val="Instructions"/>
        <w:ind w:left="0"/>
        <w:jc w:val="both"/>
        <w:rPr>
          <w:rFonts w:cs="Arial"/>
          <w:color w:val="auto"/>
        </w:rPr>
      </w:pPr>
      <w:r w:rsidRPr="18F335A7">
        <w:rPr>
          <w:rFonts w:cs="Arial"/>
          <w:color w:val="auto"/>
        </w:rPr>
        <w:t xml:space="preserve">Describe the dependencies </w:t>
      </w:r>
      <w:r w:rsidRPr="18F335A7" w:rsidR="173C4F6A">
        <w:rPr>
          <w:rFonts w:cs="Arial"/>
          <w:color w:val="auto"/>
        </w:rPr>
        <w:t>between</w:t>
      </w:r>
      <w:r w:rsidRPr="18F335A7">
        <w:rPr>
          <w:rFonts w:cs="Arial"/>
          <w:color w:val="auto"/>
        </w:rPr>
        <w:t xml:space="preserve"> </w:t>
      </w:r>
      <w:r w:rsidRPr="18F335A7" w:rsidR="23BF7A8E">
        <w:rPr>
          <w:rFonts w:cs="Arial"/>
          <w:color w:val="auto"/>
        </w:rPr>
        <w:t>this Application (for which these</w:t>
      </w:r>
      <w:r w:rsidRPr="18F335A7">
        <w:rPr>
          <w:rFonts w:cs="Arial"/>
          <w:color w:val="auto"/>
        </w:rPr>
        <w:t xml:space="preserve"> Business Requirements </w:t>
      </w:r>
      <w:r w:rsidRPr="18F335A7" w:rsidR="23BF7A8E">
        <w:rPr>
          <w:rFonts w:cs="Arial"/>
          <w:color w:val="auto"/>
        </w:rPr>
        <w:t xml:space="preserve">are written) </w:t>
      </w:r>
      <w:r w:rsidRPr="18F335A7" w:rsidR="6374A7F2">
        <w:rPr>
          <w:rFonts w:cs="Arial"/>
          <w:color w:val="auto"/>
        </w:rPr>
        <w:t>and</w:t>
      </w:r>
      <w:r w:rsidRPr="18F335A7">
        <w:rPr>
          <w:rFonts w:cs="Arial"/>
          <w:color w:val="auto"/>
        </w:rPr>
        <w:t xml:space="preserve"> other existing systems.</w:t>
      </w:r>
    </w:p>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Pr="002F75E6" w:rsidR="000165DB" w:rsidRDefault="000165DB" w14:paraId="1F3B1409" w14:textId="77777777">
      <w:pPr>
        <w:rPr>
          <w:rFonts w:ascii="Arial" w:hAnsi="Arial" w:cs="Arial"/>
        </w:rPr>
      </w:pPr>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rsidR="00A84545" w:rsidP="18F335A7" w:rsidRDefault="00A84545" w14:paraId="562C75D1" w14:textId="77777777">
      <w:pPr>
        <w:ind w:left="360"/>
        <w:jc w:val="both"/>
        <w:rPr>
          <w:rFonts w:ascii="Arial" w:hAnsi="Arial" w:cs="Arial"/>
        </w:rPr>
      </w:pPr>
    </w:p>
    <w:p w:rsidR="004243A4" w:rsidP="18F335A7" w:rsidRDefault="00A84545" w14:paraId="62D3EBF7" w14:textId="77777777">
      <w:pPr>
        <w:ind w:left="360"/>
        <w:jc w:val="both"/>
        <w:rPr>
          <w:rFonts w:ascii="Arial" w:hAnsi="Arial" w:cs="Arial"/>
        </w:rPr>
      </w:pPr>
      <w:r>
        <w:rPr>
          <w:rFonts w:ascii="Arial" w:hAnsi="Arial" w:cs="Arial"/>
          <w:szCs w:val="20"/>
        </w:rPr>
        <w:tab/>
      </w:r>
      <w:r>
        <w:rPr>
          <w:rFonts w:ascii="Arial" w:hAnsi="Arial" w:cs="Arial"/>
          <w:szCs w:val="20"/>
        </w:rPr>
        <w:tab/>
      </w:r>
      <w:r w:rsidRPr="18F335A7" w:rsidR="4FAD3A73">
        <w:rPr>
          <w:rFonts w:ascii="Arial" w:hAnsi="Arial" w:cs="Arial"/>
        </w:rPr>
        <w:t xml:space="preserve">(List the filenames of the </w:t>
      </w:r>
      <w:r w:rsidRPr="18F335A7" w:rsidR="3027251C">
        <w:rPr>
          <w:rFonts w:ascii="Arial" w:hAnsi="Arial" w:cs="Arial"/>
        </w:rPr>
        <w:t>Business Requ</w:t>
      </w:r>
      <w:r w:rsidRPr="18F335A7" w:rsidR="3658B81A">
        <w:rPr>
          <w:rFonts w:ascii="Arial" w:hAnsi="Arial" w:cs="Arial"/>
        </w:rPr>
        <w:t xml:space="preserve">est (BRQ), Business Case(BC), </w:t>
      </w:r>
      <w:r w:rsidRPr="18F335A7" w:rsidR="3027251C">
        <w:rPr>
          <w:rFonts w:ascii="Arial" w:hAnsi="Arial" w:cs="Arial"/>
        </w:rPr>
        <w:t xml:space="preserve"> Business Requirements Document (BRD)</w:t>
      </w:r>
      <w:r w:rsidRPr="18F335A7" w:rsidR="3658B81A">
        <w:rPr>
          <w:rFonts w:ascii="Arial" w:hAnsi="Arial" w:cs="Arial"/>
        </w:rPr>
        <w:t xml:space="preserve"> and the Solution Architecture Outline (SAO)</w:t>
      </w:r>
      <w:r w:rsidRPr="18F335A7" w:rsidR="3027251C">
        <w:rPr>
          <w:rFonts w:ascii="Arial" w:hAnsi="Arial" w:cs="Arial"/>
        </w:rPr>
        <w:t xml:space="preserve"> as well as other pre-existing documents used in preparing the Functional Requirements Specifications).</w:t>
      </w:r>
      <w:r w:rsidRPr="18F335A7" w:rsidR="4FAD3A73">
        <w:rPr>
          <w:rFonts w:ascii="Arial" w:hAnsi="Arial" w:cs="Arial"/>
        </w:rPr>
        <w:t xml:space="preserve"> </w:t>
      </w:r>
    </w:p>
    <w:p w:rsidR="004243A4" w:rsidP="00481132" w:rsidRDefault="004243A4" w14:paraId="664355AD" w14:textId="77777777">
      <w:pPr>
        <w:ind w:left="360"/>
        <w:jc w:val="both"/>
        <w:rPr>
          <w:rFonts w:ascii="Arial" w:hAnsi="Arial" w:cs="Arial"/>
          <w:color w:val="FF0000"/>
          <w:szCs w:val="20"/>
        </w:rPr>
      </w:pPr>
    </w:p>
    <w:p w:rsidR="004243A4" w:rsidP="00481132" w:rsidRDefault="004243A4" w14:paraId="1A965116" w14:textId="77777777">
      <w:pPr>
        <w:ind w:left="360"/>
        <w:jc w:val="both"/>
        <w:rPr>
          <w:rFonts w:ascii="Arial" w:hAnsi="Arial" w:cs="Arial"/>
          <w:color w:val="FF0000"/>
          <w:szCs w:val="20"/>
        </w:rPr>
      </w:pPr>
    </w:p>
    <w:p w:rsidRPr="00481132" w:rsidR="00575CCF" w:rsidP="004243A4" w:rsidRDefault="00575CCF" w14:paraId="187F8791" w14:textId="77777777">
      <w:pPr>
        <w:jc w:val="both"/>
        <w:rPr>
          <w:rFonts w:ascii="Arial" w:hAnsi="Arial" w:cs="Arial"/>
          <w:color w:val="FF0000"/>
          <w:szCs w:val="20"/>
        </w:rPr>
      </w:pPr>
      <w:r w:rsidRPr="002F75E6">
        <w:rPr>
          <w:rFonts w:cs="Arial"/>
          <w:iCs/>
          <w:vanish/>
        </w:rPr>
        <w:t xml:space="preserve">Describe major assumptions </w:t>
      </w:r>
      <w:r w:rsidRPr="002F75E6" w:rsidR="006E012E">
        <w:rPr>
          <w:rFonts w:cs="Arial"/>
          <w:iCs/>
          <w:vanish/>
        </w:rPr>
        <w:t xml:space="preserve">that were </w:t>
      </w:r>
      <w:r w:rsidRPr="002F75E6">
        <w:rPr>
          <w:rFonts w:cs="Arial"/>
          <w:iCs/>
          <w:vanish/>
        </w:rPr>
        <w:t>made</w:t>
      </w:r>
      <w:r w:rsidRPr="002F75E6" w:rsidR="006E012E">
        <w:rPr>
          <w:rFonts w:cs="Arial"/>
          <w:iCs/>
          <w:vanish/>
        </w:rPr>
        <w:t xml:space="preserve"> (or </w:t>
      </w:r>
      <w:r w:rsidRPr="002F75E6">
        <w:rPr>
          <w:rFonts w:cs="Arial"/>
          <w:iCs/>
          <w:vanish/>
        </w:rPr>
        <w:t>exist</w:t>
      </w:r>
      <w:r w:rsidRPr="002F75E6" w:rsidR="006E012E">
        <w:rPr>
          <w:rFonts w:cs="Arial"/>
          <w:iCs/>
          <w:vanish/>
        </w:rPr>
        <w:t>)</w:t>
      </w:r>
      <w:r w:rsidRPr="002F75E6">
        <w:rPr>
          <w:rFonts w:cs="Arial"/>
          <w:iCs/>
          <w:vanish/>
        </w:rPr>
        <w:t xml:space="preserve"> for these Business Requirements.</w:t>
      </w:r>
    </w:p>
    <w:p w:rsidRPr="002F75E6" w:rsidR="00EE74FA" w:rsidP="18F335A7" w:rsidRDefault="65638D05" w14:paraId="085E3CCA" w14:textId="77777777">
      <w:pPr>
        <w:pStyle w:val="Heading1"/>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Pr="002F75E6" w:rsidR="005F4A63" w:rsidRDefault="005F4A63" w14:paraId="3041E394" w14:textId="77777777">
      <w:pPr>
        <w:rPr>
          <w:rFonts w:ascii="Arial" w:hAnsi="Arial" w:cs="Arial"/>
        </w:rPr>
      </w:pPr>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p w:rsidR="18F335A7" w:rsidP="18F335A7" w:rsidRDefault="18F335A7" w14:paraId="792352CD" w14:textId="60EF9E7E">
      <w:pPr>
        <w:jc w:val="both"/>
        <w:rPr>
          <w:rFonts w:ascii="Arial" w:hAnsi="Arial" w:cs="Arial"/>
        </w:rPr>
      </w:pPr>
    </w:p>
    <w:p w:rsidR="18F335A7" w:rsidP="18F335A7" w:rsidRDefault="18F335A7" w14:paraId="54E08594" w14:textId="113CA8FA">
      <w:pPr>
        <w:jc w:val="both"/>
        <w:rPr>
          <w:rFonts w:ascii="Arial" w:hAnsi="Arial" w:cs="Arial"/>
        </w:rPr>
      </w:pPr>
    </w:p>
    <w:p w:rsidRPr="0064665D" w:rsidR="00C25A58" w:rsidP="4E09FB91" w:rsidRDefault="1F153BB4" w14:paraId="207CCF61" w14:textId="0AE23811">
      <w:pPr>
        <w:pStyle w:val="PlainText"/>
        <w:rPr>
          <w:b/>
          <w:bCs/>
        </w:rPr>
      </w:pPr>
      <w:r w:rsidRPr="4E09FB91">
        <w:rPr>
          <w:b/>
          <w:bCs/>
        </w:rPr>
        <w:t xml:space="preserve">     </w:t>
      </w: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04FFECC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4651066"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rsidRPr="00C25A58" w:rsidR="00093ED9" w:rsidTr="5BDA26B3" w14:paraId="5C84523C" w14:textId="77777777">
        <w:trPr>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rPr>
                <w:rFonts w:ascii="Arial" w:hAnsi="Arial" w:eastAsia="Arial" w:cs="Arial"/>
                <w:color w:val="000000" w:themeColor="text1"/>
                <w:szCs w:val="20"/>
              </w:rPr>
            </w:pPr>
          </w:p>
          <w:p w:rsidRPr="00AE5EC5" w:rsidR="00093ED9" w:rsidP="6E5B6D94" w:rsidRDefault="00093ED9" w14:paraId="50E602A6" w14:textId="775FE86E">
            <w:pPr>
              <w:rPr>
                <w:rFonts w:ascii="Arial" w:hAnsi="Arial" w:eastAsia="Arial" w:cs="Arial"/>
                <w:color w:val="000000" w:themeColor="text1"/>
                <w:szCs w:val="20"/>
              </w:rPr>
            </w:pPr>
          </w:p>
        </w:tc>
      </w:tr>
      <w:tr w:rsidRPr="00323A28" w:rsidR="006A42F6" w:rsidTr="5BDA26B3" w14:paraId="34336C2C" w14:textId="77777777">
        <w:trPr>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rPr>
                <w:rFonts w:ascii="Arial" w:hAnsi="Arial" w:eastAsia="Arial" w:cs="Arial"/>
                <w:color w:val="000000" w:themeColor="text1"/>
                <w:szCs w:val="20"/>
              </w:rPr>
            </w:pPr>
          </w:p>
          <w:p w:rsidR="6E5B6D94" w:rsidP="6E5B6D94" w:rsidRDefault="6E5B6D94" w14:paraId="3316D289" w14:textId="539D5C87">
            <w:pPr>
              <w:rPr>
                <w:rFonts w:ascii="Arial" w:hAnsi="Arial" w:eastAsia="Arial" w:cs="Arial"/>
                <w:color w:val="000000" w:themeColor="text1"/>
                <w:szCs w:val="20"/>
              </w:rPr>
            </w:pPr>
          </w:p>
        </w:tc>
      </w:tr>
      <w:tr w:rsidR="4C1F03F5" w:rsidTr="5BDA26B3" w14:paraId="582723C4" w14:textId="77777777">
        <w:trPr>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rPr>
                <w:rFonts w:ascii="Arial" w:hAnsi="Arial" w:eastAsia="Arial" w:cs="Arial"/>
                <w:color w:val="000000" w:themeColor="text1"/>
                <w:szCs w:val="20"/>
              </w:rPr>
            </w:pPr>
          </w:p>
        </w:tc>
      </w:tr>
      <w:tr w:rsidR="4C1F03F5" w:rsidTr="5BDA26B3" w14:paraId="7D51574A" w14:textId="77777777">
        <w:trPr>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rPr>
                <w:rFonts w:ascii="Arial" w:hAnsi="Arial" w:eastAsia="Arial" w:cs="Arial"/>
                <w:color w:val="000000" w:themeColor="text1"/>
                <w:szCs w:val="20"/>
              </w:rPr>
            </w:pPr>
          </w:p>
          <w:p w:rsidR="4C1F03F5" w:rsidP="6E5B6D94" w:rsidRDefault="4C1F03F5" w14:paraId="55105A51" w14:textId="69AC969E">
            <w:pPr>
              <w:rPr>
                <w:rFonts w:ascii="Arial" w:hAnsi="Arial" w:cs="Arial"/>
                <w:i/>
                <w:iCs/>
                <w:color w:val="FF0000"/>
                <w:lang w:eastAsia="en-US"/>
              </w:rPr>
            </w:pPr>
          </w:p>
        </w:tc>
      </w:tr>
      <w:tr w:rsidR="4C1F03F5" w:rsidTr="5BDA26B3" w14:paraId="70B68F85" w14:textId="77777777">
        <w:trPr>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r w:rsidRPr="6E5B6D94">
              <w:rPr>
                <w:rFonts w:ascii="Arial" w:hAnsi="Arial" w:eastAsia="Arial" w:cs="Arial"/>
                <w:color w:val="000000" w:themeColor="text1"/>
                <w:szCs w:val="20"/>
              </w:rPr>
              <w:t>BRD 1.006.1</w:t>
            </w:r>
          </w:p>
          <w:p w:rsidR="4C1F03F5" w:rsidP="6E5B6D94" w:rsidRDefault="4C1F03F5" w14:paraId="4B150FC7" w14:textId="6D05EC20">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r w:rsidRPr="6E5B6D94">
              <w:rPr>
                <w:rFonts w:ascii="Arial" w:hAnsi="Arial" w:eastAsia="Arial" w:cs="Arial"/>
                <w:color w:val="000000" w:themeColor="text1"/>
                <w:szCs w:val="20"/>
              </w:rPr>
              <w:t>VI. Apply Correction</w:t>
            </w:r>
          </w:p>
          <w:p w:rsidR="4C1F03F5" w:rsidP="6E5B6D94" w:rsidRDefault="46F30032" w14:paraId="27471216" w14:textId="3B4C669B">
            <w:pPr>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ind w:left="576"/>
            </w:pPr>
            <w:r w:rsidRPr="6E5B6D94">
              <w:rPr>
                <w:rFonts w:ascii="Arial" w:hAnsi="Arial" w:eastAsia="Arial" w:cs="Arial"/>
                <w:color w:val="000000" w:themeColor="text1"/>
                <w:szCs w:val="20"/>
              </w:rPr>
              <w:t>3. Add remarks</w:t>
            </w:r>
          </w:p>
          <w:p w:rsidR="4C1F03F5" w:rsidP="6E5B6D94" w:rsidRDefault="76AC9B3B" w14:paraId="72BB2C24" w14:textId="00D62DC7">
            <w:pPr>
              <w:ind w:left="576"/>
            </w:pPr>
            <w:r w:rsidRPr="6E5B6D94">
              <w:rPr>
                <w:rFonts w:ascii="Arial" w:hAnsi="Arial" w:eastAsia="Arial" w:cs="Arial"/>
                <w:color w:val="000000" w:themeColor="text1"/>
                <w:szCs w:val="20"/>
              </w:rPr>
              <w:t>4. Save remarks</w:t>
            </w:r>
          </w:p>
          <w:p w:rsidR="4C1F03F5" w:rsidP="6E5B6D94" w:rsidRDefault="76AC9B3B" w14:paraId="18D51DB4" w14:textId="619AD125">
            <w:pPr>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tc>
      </w:tr>
      <w:tr w:rsidR="4C1F03F5" w:rsidTr="5BDA26B3" w14:paraId="408761EE" w14:textId="77777777">
        <w:trPr>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r w:rsidRPr="6E5B6D94">
              <w:rPr>
                <w:rFonts w:ascii="Arial" w:hAnsi="Arial" w:eastAsia="Arial" w:cs="Arial"/>
                <w:color w:val="000000" w:themeColor="text1"/>
                <w:szCs w:val="20"/>
              </w:rPr>
              <w:t>VII. Cancel a request</w:t>
            </w:r>
          </w:p>
          <w:p w:rsidR="4C1F03F5" w:rsidP="6E5B6D94" w:rsidRDefault="76AC9B3B" w14:paraId="6CE9D92D" w14:textId="4044E872">
            <w:pPr>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tc>
      </w:tr>
      <w:tr w:rsidR="4C1F03F5" w:rsidTr="5BDA26B3" w14:paraId="30EA053E" w14:textId="77777777">
        <w:trPr>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r w:rsidRPr="6E5B6D94">
              <w:rPr>
                <w:rFonts w:ascii="Arial" w:hAnsi="Arial" w:eastAsia="Arial" w:cs="Arial"/>
                <w:color w:val="000000" w:themeColor="text1"/>
                <w:szCs w:val="20"/>
              </w:rPr>
              <w:t>VIII. View request/s</w:t>
            </w:r>
          </w:p>
          <w:p w:rsidR="4C1F03F5" w:rsidP="6E5B6D94" w:rsidRDefault="7A481715" w14:paraId="039A584A" w14:textId="00487912">
            <w:pPr>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rPr>
                <w:rFonts w:ascii="Arial" w:hAnsi="Arial" w:cs="Arial"/>
                <w:i/>
                <w:iCs/>
                <w:color w:val="FF0000"/>
                <w:lang w:eastAsia="en-US"/>
              </w:rPr>
            </w:pPr>
          </w:p>
        </w:tc>
      </w:tr>
      <w:tr w:rsidR="6E5B6D94" w:rsidTr="5BDA26B3" w14:paraId="7F383FD8" w14:textId="77777777">
        <w:trPr>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pPr>
            <w:r w:rsidRPr="6E5B6D94">
              <w:rPr>
                <w:rFonts w:ascii="Arial" w:hAnsi="Arial" w:eastAsia="Arial" w:cs="Arial"/>
                <w:color w:val="000000" w:themeColor="text1"/>
                <w:szCs w:val="20"/>
              </w:rPr>
              <w:t>IX. Bulk Request</w:t>
            </w:r>
          </w:p>
          <w:p w:rsidR="7A481715" w:rsidP="6E5B6D94" w:rsidRDefault="7A481715" w14:paraId="799BC341" w14:textId="7111C2F1">
            <w:pPr>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ind w:left="576"/>
            </w:pPr>
            <w:r w:rsidRPr="6E5B6D94">
              <w:rPr>
                <w:rFonts w:ascii="Arial" w:hAnsi="Arial" w:eastAsia="Arial" w:cs="Arial"/>
                <w:color w:val="000000" w:themeColor="text1"/>
                <w:szCs w:val="20"/>
              </w:rPr>
              <w:t>2. Add remarks</w:t>
            </w:r>
          </w:p>
          <w:p w:rsidR="7A481715" w:rsidP="6E5B6D94" w:rsidRDefault="7A481715" w14:paraId="62CF2C12" w14:textId="7E323336">
            <w:pPr>
              <w:ind w:left="576"/>
            </w:pPr>
            <w:r w:rsidRPr="6E5B6D94">
              <w:rPr>
                <w:rFonts w:ascii="Arial" w:hAnsi="Arial" w:eastAsia="Arial" w:cs="Arial"/>
                <w:color w:val="000000" w:themeColor="text1"/>
                <w:szCs w:val="20"/>
              </w:rPr>
              <w:t>3. Save remarks</w:t>
            </w:r>
          </w:p>
          <w:p w:rsidR="7A481715" w:rsidP="6E5B6D94" w:rsidRDefault="7A481715" w14:paraId="5D1789F5" w14:textId="40A61211">
            <w:pPr>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tc>
      </w:tr>
      <w:tr w:rsidR="6E5B6D94" w:rsidTr="5BDA26B3" w14:paraId="7D25EE09" w14:textId="77777777">
        <w:trPr>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r w:rsidRPr="6E5B6D94">
              <w:rPr>
                <w:rFonts w:ascii="Arial" w:hAnsi="Arial" w:eastAsia="Arial" w:cs="Arial"/>
                <w:color w:val="000000" w:themeColor="text1"/>
                <w:szCs w:val="20"/>
              </w:rPr>
              <w:t>BRD 2.001.1</w:t>
            </w:r>
          </w:p>
          <w:p w:rsidR="6E5B6D94" w:rsidP="6E5B6D94" w:rsidRDefault="6E5B6D94" w14:paraId="43595D44" w14:textId="069758D8">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pPr>
            <w:r w:rsidRPr="6E5B6D94">
              <w:rPr>
                <w:rFonts w:ascii="Arial" w:hAnsi="Arial" w:eastAsia="Arial" w:cs="Arial"/>
                <w:color w:val="000000" w:themeColor="text1"/>
                <w:szCs w:val="20"/>
              </w:rPr>
              <w:t>I. Log in as an Approver</w:t>
            </w:r>
          </w:p>
          <w:p w:rsidR="216C8A11" w:rsidP="6E5B6D94" w:rsidRDefault="216C8A11" w14:paraId="119246E8" w14:textId="6B964F57">
            <w:pPr>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rPr>
                <w:rFonts w:ascii="Arial" w:hAnsi="Arial" w:cs="Arial"/>
                <w:i/>
                <w:iCs/>
                <w:color w:val="FF0000"/>
                <w:lang w:eastAsia="en-US"/>
              </w:rPr>
            </w:pPr>
          </w:p>
        </w:tc>
      </w:tr>
      <w:tr w:rsidR="6E5B6D94" w:rsidTr="5BDA26B3" w14:paraId="42026A02" w14:textId="77777777">
        <w:trPr>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pPr>
            <w:r w:rsidRPr="6E5B6D94">
              <w:rPr>
                <w:rFonts w:ascii="Arial" w:hAnsi="Arial" w:eastAsia="Arial" w:cs="Arial"/>
                <w:color w:val="000000" w:themeColor="text1"/>
                <w:szCs w:val="20"/>
              </w:rPr>
              <w:t>II. Review and approve request/s</w:t>
            </w:r>
          </w:p>
          <w:p w:rsidR="67D6E8B0" w:rsidP="6E5B6D94" w:rsidRDefault="67D6E8B0" w14:paraId="5BC1AC8E" w14:textId="3BC875BC">
            <w:pPr>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ind w:left="288"/>
            </w:pPr>
            <w:r w:rsidRPr="6E5B6D94">
              <w:rPr>
                <w:rFonts w:ascii="Arial" w:hAnsi="Arial" w:eastAsia="Arial" w:cs="Arial"/>
                <w:color w:val="000000" w:themeColor="text1"/>
                <w:szCs w:val="20"/>
              </w:rPr>
              <w:t>c. Select request</w:t>
            </w:r>
          </w:p>
          <w:p w:rsidR="1140CBA6" w:rsidP="6E5B6D94" w:rsidRDefault="1140CBA6" w14:paraId="6638C55F" w14:textId="05E7FB77">
            <w:pPr>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ind w:left="288"/>
            </w:pPr>
            <w:r w:rsidRPr="6E5B6D94">
              <w:rPr>
                <w:rFonts w:ascii="Arial" w:hAnsi="Arial" w:eastAsia="Arial" w:cs="Arial"/>
                <w:color w:val="000000" w:themeColor="text1"/>
                <w:szCs w:val="20"/>
              </w:rPr>
              <w:t>e. Approve request</w:t>
            </w:r>
          </w:p>
          <w:p w:rsidR="1140CBA6" w:rsidP="6E5B6D94" w:rsidRDefault="1140CBA6" w14:paraId="4FA1DF0F" w14:textId="7976E71A">
            <w:pPr>
              <w:ind w:left="288"/>
            </w:pPr>
            <w:r w:rsidRPr="6E5B6D94">
              <w:rPr>
                <w:rFonts w:ascii="Arial" w:hAnsi="Arial" w:eastAsia="Arial" w:cs="Arial"/>
                <w:color w:val="000000" w:themeColor="text1"/>
                <w:szCs w:val="20"/>
              </w:rPr>
              <w:t>f. Reject request</w:t>
            </w:r>
          </w:p>
          <w:p w:rsidR="1140CBA6" w:rsidP="6E5B6D94" w:rsidRDefault="1140CBA6" w14:paraId="07F00C66" w14:textId="05000DDE">
            <w:pPr>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rPr>
                <w:rFonts w:ascii="Arial" w:hAnsi="Arial" w:cs="Arial"/>
                <w:i/>
                <w:iCs/>
                <w:color w:val="FF0000"/>
                <w:lang w:eastAsia="en-US"/>
              </w:rPr>
            </w:pPr>
          </w:p>
        </w:tc>
      </w:tr>
      <w:tr w:rsidR="6E5B6D94" w:rsidTr="5BDA26B3" w14:paraId="626DC980"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rPr>
                <w:rFonts w:ascii="Arial" w:hAnsi="Arial" w:cs="Arial"/>
                <w:i/>
                <w:iCs/>
                <w:color w:val="FF0000"/>
                <w:lang w:eastAsia="en-US"/>
              </w:rPr>
            </w:pPr>
          </w:p>
        </w:tc>
      </w:tr>
      <w:tr w:rsidR="6E5B6D94" w:rsidTr="5BDA26B3" w14:paraId="35A6638C"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ind w:left="576"/>
            </w:pPr>
            <w:r w:rsidRPr="6E5B6D94">
              <w:rPr>
                <w:rFonts w:ascii="Arial" w:hAnsi="Arial" w:eastAsia="Arial" w:cs="Arial"/>
                <w:color w:val="000000" w:themeColor="text1"/>
                <w:szCs w:val="20"/>
              </w:rPr>
              <w:t>6. Add remarks</w:t>
            </w:r>
          </w:p>
          <w:p w:rsidR="632D0891" w:rsidP="6E5B6D94" w:rsidRDefault="632D0891" w14:paraId="63F4156F" w14:textId="350B1C3C">
            <w:pPr>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rPr>
                <w:rFonts w:ascii="Arial" w:hAnsi="Arial" w:cs="Arial"/>
                <w:i/>
                <w:iCs/>
                <w:color w:val="FF0000"/>
                <w:lang w:eastAsia="en-US"/>
              </w:rPr>
            </w:pPr>
          </w:p>
        </w:tc>
      </w:tr>
      <w:tr w:rsidR="6E5B6D94" w:rsidTr="5BDA26B3" w14:paraId="4AE4A296"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ind w:left="576"/>
            </w:pPr>
            <w:r w:rsidRPr="6E5B6D94">
              <w:rPr>
                <w:rFonts w:ascii="Arial" w:hAnsi="Arial" w:eastAsia="Arial" w:cs="Arial"/>
                <w:color w:val="000000" w:themeColor="text1"/>
                <w:szCs w:val="20"/>
              </w:rPr>
              <w:t>7. Add remarks</w:t>
            </w:r>
          </w:p>
          <w:p w:rsidR="6E5B6D94" w:rsidP="6E5B6D94" w:rsidRDefault="6E5B6D94" w14:paraId="62B4213E" w14:textId="33EFF0B9">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rPr>
                <w:rFonts w:ascii="Arial" w:hAnsi="Arial" w:cs="Arial"/>
                <w:i/>
                <w:iCs/>
                <w:color w:val="FF0000"/>
                <w:lang w:eastAsia="en-US"/>
              </w:rPr>
            </w:pPr>
          </w:p>
        </w:tc>
      </w:tr>
      <w:tr w:rsidR="6E5B6D94" w:rsidTr="5BDA26B3" w14:paraId="1324B5EA"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ind w:left="576"/>
            </w:pPr>
            <w:r w:rsidRPr="6E5B6D94">
              <w:rPr>
                <w:rFonts w:ascii="Arial" w:hAnsi="Arial" w:eastAsia="Arial" w:cs="Arial"/>
                <w:color w:val="000000" w:themeColor="text1"/>
                <w:szCs w:val="20"/>
              </w:rPr>
              <w:t>7. Add remarks</w:t>
            </w:r>
          </w:p>
          <w:p w:rsidR="6E5B6D94" w:rsidP="6E5B6D94" w:rsidRDefault="6E5B6D94" w14:paraId="2BFB9143" w14:textId="5ED0E17B">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rPr>
                <w:rFonts w:ascii="Arial" w:hAnsi="Arial" w:cs="Arial"/>
                <w:i/>
                <w:iCs/>
                <w:color w:val="FF0000"/>
                <w:lang w:eastAsia="en-US"/>
              </w:rPr>
            </w:pPr>
          </w:p>
        </w:tc>
      </w:tr>
      <w:tr w:rsidR="6E5B6D94" w:rsidTr="5BDA26B3" w14:paraId="77483DE9" w14:textId="77777777">
        <w:trPr>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ind w:left="576"/>
            </w:pPr>
            <w:r w:rsidRPr="6E5B6D94">
              <w:rPr>
                <w:rFonts w:ascii="Arial" w:hAnsi="Arial" w:eastAsia="Arial" w:cs="Arial"/>
                <w:color w:val="000000" w:themeColor="text1"/>
                <w:szCs w:val="20"/>
              </w:rPr>
              <w:t>7. Add remarks</w:t>
            </w:r>
          </w:p>
          <w:p w:rsidR="67A19636" w:rsidP="6E5B6D94" w:rsidRDefault="67A19636" w14:paraId="1C649AC1" w14:textId="28629C66">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rPr>
                <w:rFonts w:ascii="Arial" w:hAnsi="Arial" w:cs="Arial"/>
                <w:i/>
                <w:iCs/>
                <w:color w:val="FF0000"/>
                <w:lang w:eastAsia="en-US"/>
              </w:rPr>
            </w:pPr>
          </w:p>
        </w:tc>
      </w:tr>
      <w:tr w:rsidR="6E5B6D94" w:rsidTr="5BDA26B3" w14:paraId="39B1AA69" w14:textId="77777777">
        <w:trPr>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rsidR="6E5B6D94" w:rsidTr="5BDA26B3" w14:paraId="4A0AF230"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ind w:left="720"/>
            </w:pPr>
            <w:r w:rsidRPr="6E5B6D94">
              <w:rPr>
                <w:rFonts w:ascii="Arial" w:hAnsi="Arial" w:eastAsia="Arial" w:cs="Arial"/>
                <w:color w:val="000000" w:themeColor="text1"/>
                <w:szCs w:val="20"/>
              </w:rPr>
              <w:t>2.3. Date created</w:t>
            </w:r>
          </w:p>
          <w:p w:rsidR="530A556E" w:rsidP="6E5B6D94" w:rsidRDefault="530A556E" w14:paraId="3A1463E0" w14:textId="0D2F54C9">
            <w:pPr>
              <w:ind w:left="720"/>
            </w:pPr>
            <w:r w:rsidRPr="6E5B6D94">
              <w:rPr>
                <w:rFonts w:ascii="Arial" w:hAnsi="Arial" w:eastAsia="Arial" w:cs="Arial"/>
                <w:color w:val="000000" w:themeColor="text1"/>
                <w:szCs w:val="20"/>
              </w:rPr>
              <w:t>2.4. Date modified</w:t>
            </w:r>
          </w:p>
          <w:p w:rsidR="530A556E" w:rsidP="6E5B6D94" w:rsidRDefault="530A556E" w14:paraId="2EDC6141" w14:textId="6722E63C">
            <w:pPr>
              <w:ind w:left="720"/>
            </w:pPr>
            <w:r w:rsidRPr="6E5B6D94">
              <w:rPr>
                <w:rFonts w:ascii="Arial" w:hAnsi="Arial" w:eastAsia="Arial" w:cs="Arial"/>
                <w:color w:val="000000" w:themeColor="text1"/>
                <w:szCs w:val="20"/>
              </w:rPr>
              <w:t>2.5. Created by</w:t>
            </w:r>
          </w:p>
          <w:p w:rsidR="530A556E" w:rsidP="6E5B6D94" w:rsidRDefault="530A556E" w14:paraId="1D46EBC7" w14:textId="389A0B07">
            <w:pPr>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rPr>
                <w:rFonts w:ascii="Arial" w:hAnsi="Arial" w:eastAsia="Arial" w:cs="Arial"/>
                <w:szCs w:val="20"/>
              </w:rPr>
            </w:pPr>
            <w:r w:rsidRPr="18F335A7">
              <w:rPr>
                <w:rFonts w:ascii="Arial" w:hAnsi="Arial" w:eastAsia="Arial" w:cs="Arial"/>
                <w:color w:val="000000" w:themeColor="text1"/>
                <w:sz w:val="19"/>
                <w:szCs w:val="19"/>
              </w:rPr>
              <w:t>FRUM.007</w:t>
            </w:r>
          </w:p>
        </w:tc>
      </w:tr>
      <w:tr w:rsidR="6E5B6D94" w:rsidTr="5BDA26B3" w14:paraId="3AC2CE47"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rPr>
                <w:rFonts w:ascii="Arial" w:hAnsi="Arial" w:eastAsia="Arial" w:cs="Arial"/>
                <w:szCs w:val="20"/>
              </w:rPr>
            </w:pPr>
            <w:r w:rsidRPr="18F335A7">
              <w:rPr>
                <w:rFonts w:ascii="Arial" w:hAnsi="Arial" w:eastAsia="Arial" w:cs="Arial"/>
                <w:color w:val="000000" w:themeColor="text1"/>
                <w:sz w:val="19"/>
                <w:szCs w:val="19"/>
              </w:rPr>
              <w:t>FRUM.007</w:t>
            </w:r>
          </w:p>
        </w:tc>
      </w:tr>
      <w:tr w:rsidR="6E5B6D94" w:rsidTr="5BDA26B3" w14:paraId="6DF8F220" w14:textId="77777777">
        <w:trPr>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rPr>
                <w:rFonts w:ascii="Arial" w:hAnsi="Arial" w:cs="Arial"/>
                <w:i/>
                <w:iCs/>
                <w:color w:val="FF0000"/>
                <w:lang w:eastAsia="en-US"/>
              </w:rPr>
            </w:pPr>
          </w:p>
        </w:tc>
      </w:tr>
      <w:tr w:rsidR="6E5B6D94" w:rsidTr="5BDA26B3" w14:paraId="0135166E" w14:textId="77777777">
        <w:trPr>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pPr>
            <w:r w:rsidRPr="6E5B6D94">
              <w:rPr>
                <w:rFonts w:ascii="Arial" w:hAnsi="Arial" w:eastAsia="Arial" w:cs="Arial"/>
                <w:color w:val="000000" w:themeColor="text1"/>
                <w:szCs w:val="20"/>
              </w:rPr>
              <w:t>II. Manage users of the system</w:t>
            </w:r>
          </w:p>
          <w:p w:rsidR="6E5B6D94" w:rsidP="6E5B6D94" w:rsidRDefault="6E5B6D94" w14:paraId="71FE9FED" w14:textId="631E23E2">
            <w:pPr>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tc>
      </w:tr>
      <w:tr w:rsidR="6E5B6D94" w:rsidTr="5BDA26B3" w14:paraId="7EE12124"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pPr>
            <w:r w:rsidRPr="6E5B6D94">
              <w:rPr>
                <w:rFonts w:ascii="Arial" w:hAnsi="Arial" w:eastAsia="Arial" w:cs="Arial"/>
                <w:color w:val="000000" w:themeColor="text1"/>
                <w:szCs w:val="20"/>
              </w:rPr>
              <w:t>II. Manage users of the system</w:t>
            </w:r>
          </w:p>
          <w:p w:rsidR="7A74B8F4" w:rsidP="6E5B6D94" w:rsidRDefault="7A74B8F4" w14:paraId="14E866FF" w14:textId="6F974DA0">
            <w:pPr>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rPr>
                <w:rFonts w:ascii="Arial" w:hAnsi="Arial" w:cs="Arial"/>
                <w:i/>
                <w:iCs/>
                <w:color w:val="FF0000"/>
                <w:lang w:eastAsia="en-US"/>
              </w:rPr>
            </w:pPr>
          </w:p>
        </w:tc>
      </w:tr>
      <w:tr w:rsidR="6E5B6D94" w:rsidTr="5BDA26B3" w14:paraId="54AC3D41"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pPr>
            <w:r w:rsidRPr="18F335A7">
              <w:rPr>
                <w:rFonts w:ascii="Arial" w:hAnsi="Arial" w:eastAsia="Arial" w:cs="Arial"/>
                <w:color w:val="000000" w:themeColor="text1"/>
                <w:szCs w:val="20"/>
              </w:rPr>
              <w:t>FRUM-008</w:t>
            </w:r>
          </w:p>
        </w:tc>
      </w:tr>
    </w:tbl>
    <w:p w:rsidR="004243A4" w:rsidP="4E09FB91" w:rsidRDefault="004243A4" w14:paraId="54E11D2A" w14:textId="770424AE">
      <w:pPr>
        <w:rPr>
          <w:rFonts w:ascii="Arial" w:hAnsi="Arial" w:cs="Arial"/>
          <w:i/>
          <w:iCs/>
          <w:color w:val="FF0000"/>
          <w:lang w:eastAsia="en-US"/>
        </w:rPr>
      </w:pPr>
    </w:p>
    <w:p w:rsidRPr="002F75E6" w:rsidR="007F633F" w:rsidP="18F335A7" w:rsidRDefault="7D8FD65D" w14:paraId="3524CCBA" w14:textId="77777777">
      <w:pPr>
        <w:pStyle w:val="Instructions"/>
        <w:ind w:left="0"/>
        <w:jc w:val="both"/>
        <w:rPr>
          <w:rFonts w:cs="Arial"/>
          <w:color w:val="auto"/>
        </w:rPr>
      </w:pPr>
      <w:r w:rsidRPr="18F335A7">
        <w:rPr>
          <w:rFonts w:cs="Arial"/>
          <w:color w:val="auto"/>
        </w:rPr>
        <w:t xml:space="preserve">List the use cases/business functions that are </w:t>
      </w:r>
      <w:r w:rsidRPr="18F335A7">
        <w:rPr>
          <w:rFonts w:cs="Arial"/>
          <w:b/>
          <w:bCs/>
          <w:color w:val="auto"/>
        </w:rPr>
        <w:t>out of scope</w:t>
      </w:r>
      <w:r w:rsidRPr="18F335A7">
        <w:rPr>
          <w:rFonts w:cs="Arial"/>
          <w:color w:val="auto"/>
        </w:rPr>
        <w:t xml:space="preserve">. </w:t>
      </w:r>
      <w:r w:rsidRPr="18F335A7" w:rsidR="5BE25F74">
        <w:rPr>
          <w:rFonts w:cs="Arial"/>
          <w:color w:val="auto"/>
        </w:rPr>
        <w:t>Mention the name and a brief 2-3 lines short description f</w:t>
      </w:r>
      <w:r w:rsidRPr="18F335A7">
        <w:rPr>
          <w:rFonts w:cs="Arial"/>
          <w:color w:val="auto"/>
        </w:rPr>
        <w:t xml:space="preserve">or each use case/business function that is </w:t>
      </w:r>
      <w:r w:rsidRPr="18F335A7" w:rsidR="54DCC026">
        <w:rPr>
          <w:rFonts w:cs="Arial"/>
          <w:color w:val="auto"/>
        </w:rPr>
        <w:t xml:space="preserve">out of </w:t>
      </w:r>
      <w:r w:rsidRPr="18F335A7">
        <w:rPr>
          <w:rFonts w:cs="Arial"/>
          <w:color w:val="auto"/>
        </w:rPr>
        <w:t>scope</w:t>
      </w:r>
      <w:r w:rsidRPr="18F335A7" w:rsidR="5BE25F74">
        <w:rPr>
          <w:rFonts w:cs="Arial"/>
          <w:color w:val="auto"/>
        </w:rPr>
        <w:t>.</w:t>
      </w:r>
      <w:r w:rsidRPr="18F335A7">
        <w:rPr>
          <w:rFonts w:cs="Arial"/>
          <w:color w:val="auto"/>
        </w:rPr>
        <w:t xml:space="preserve"> </w:t>
      </w:r>
    </w:p>
    <w:p w:rsidRPr="002F75E6" w:rsidR="007F633F" w:rsidP="18F335A7" w:rsidRDefault="7D8FD65D" w14:paraId="3F2E578A" w14:textId="77777777">
      <w:pPr>
        <w:pStyle w:val="Instructions"/>
        <w:ind w:left="0"/>
        <w:jc w:val="both"/>
        <w:rPr>
          <w:rFonts w:cs="Arial"/>
          <w:color w:val="auto"/>
        </w:rPr>
      </w:pPr>
      <w:r w:rsidRPr="18F335A7">
        <w:rPr>
          <w:rFonts w:cs="Arial"/>
          <w:color w:val="auto"/>
        </w:rPr>
        <w:t xml:space="preserve">List the system/organizational interfaces that are </w:t>
      </w:r>
      <w:r w:rsidRPr="18F335A7">
        <w:rPr>
          <w:rFonts w:cs="Arial"/>
          <w:b/>
          <w:bCs/>
          <w:color w:val="auto"/>
        </w:rPr>
        <w:t>out of scope</w:t>
      </w:r>
      <w:r w:rsidRPr="18F335A7">
        <w:rPr>
          <w:rFonts w:cs="Arial"/>
          <w:color w:val="auto"/>
        </w:rPr>
        <w:t xml:space="preserve">. </w:t>
      </w:r>
      <w:r w:rsidRPr="18F335A7" w:rsidR="5BE25F74">
        <w:rPr>
          <w:rFonts w:cs="Arial"/>
          <w:color w:val="auto"/>
        </w:rPr>
        <w:t>Mention the name and a brief 2-3 lines short description f</w:t>
      </w:r>
      <w:r w:rsidRPr="18F335A7">
        <w:rPr>
          <w:rFonts w:cs="Arial"/>
          <w:color w:val="auto"/>
        </w:rPr>
        <w:t xml:space="preserve">or each interface that is </w:t>
      </w:r>
      <w:r w:rsidRPr="18F335A7" w:rsidR="54DCC026">
        <w:rPr>
          <w:rFonts w:cs="Arial"/>
          <w:color w:val="auto"/>
        </w:rPr>
        <w:t>out of scope</w:t>
      </w:r>
      <w:r w:rsidRPr="18F335A7" w:rsidR="5BE25F74">
        <w:rPr>
          <w:rFonts w:cs="Arial"/>
          <w:color w:val="auto"/>
        </w:rPr>
        <w:t>.</w:t>
      </w:r>
      <w:r w:rsidRPr="18F335A7">
        <w:rPr>
          <w:rFonts w:cs="Arial"/>
          <w:color w:val="auto"/>
        </w:rPr>
        <w:t xml:space="preserve"> </w:t>
      </w:r>
    </w:p>
    <w:p w:rsidRPr="002F75E6" w:rsidR="00EE74FA" w:rsidP="18F335A7" w:rsidRDefault="03ED940A" w14:paraId="7F95D73B" w14:textId="77777777">
      <w:pPr>
        <w:pStyle w:val="Heading1"/>
        <w:numPr>
          <w:ilvl w:val="0"/>
          <w:numId w:val="72"/>
        </w:numPr>
        <w:rPr>
          <w:sz w:val="28"/>
          <w:szCs w:val="28"/>
        </w:rPr>
      </w:pPr>
      <w:bookmarkStart w:name="_Toc1066010949" w:id="258796181"/>
      <w:r w:rsidRPr="5BDA26B3" w:rsidR="239FBC78">
        <w:rPr>
          <w:sz w:val="28"/>
          <w:szCs w:val="28"/>
        </w:rPr>
        <w:t>Functional Requirements</w:t>
      </w:r>
      <w:bookmarkEnd w:id="258796181"/>
    </w:p>
    <w:p w:rsidRPr="002F75E6" w:rsidR="00EE74FA" w:rsidRDefault="00EE74FA" w14:paraId="1D7B270A" w14:textId="77777777">
      <w:pPr>
        <w:rPr>
          <w:rFonts w:ascii="Arial" w:hAnsi="Arial" w:cs="Arial"/>
        </w:rPr>
      </w:pPr>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Change w:author="" w:id="1185789996">
          <w:tblPr/>
        </w:tblPrChange>
      </w:tblPr>
      <w:tblGrid>
        <w:gridCol w:w="1362"/>
        <w:gridCol w:w="1484"/>
        <w:gridCol w:w="1362"/>
        <w:gridCol w:w="4958"/>
        <w:gridCol w:w="1195"/>
      </w:tblGrid>
      <w:tr w:rsidRPr="000F2176" w:rsidR="002B0CD0" w:rsidTr="5BDA26B3" w14:paraId="1A6BD8CB" w14:textId="77777777">
        <w:trPr>
          <w:trHeight w:val="1171"/>
        </w:trPr>
        <w:tc>
          <w:tcPr>
            <w:tcW w:w="1457" w:type="dxa"/>
            <w:tcMar/>
          </w:tcPr>
          <w:p w:rsidRPr="000F2176" w:rsidR="002B0CD0" w:rsidP="005C4775" w:rsidRDefault="002B0CD0" w14:paraId="7A4189FB" w14:textId="77777777">
            <w:pPr>
              <w:rPr>
                <w:rFonts w:ascii="Arial" w:hAnsi="Arial" w:cs="Arial"/>
              </w:rPr>
            </w:pPr>
            <w:r w:rsidRPr="000F2176">
              <w:rPr>
                <w:rFonts w:ascii="Arial" w:hAnsi="Arial" w:cs="Arial"/>
              </w:rPr>
              <w:t>Functional Requirement ID</w:t>
            </w:r>
          </w:p>
        </w:tc>
        <w:tc>
          <w:tcPr>
            <w:tcW w:w="1151" w:type="dxa"/>
            <w:tcMar/>
          </w:tcPr>
          <w:p w:rsidRPr="000F2176" w:rsidR="002B0CD0" w:rsidP="005C4775" w:rsidRDefault="002B0CD0" w14:paraId="38BCCB3E" w14:textId="77777777">
            <w:pPr>
              <w:rPr>
                <w:rFonts w:ascii="Arial" w:hAnsi="Arial" w:cs="Arial"/>
              </w:rPr>
            </w:pPr>
            <w:r w:rsidRPr="000F2176">
              <w:rPr>
                <w:rFonts w:ascii="Arial" w:hAnsi="Arial" w:cs="Arial"/>
              </w:rPr>
              <w:t>System Component / Module / Screen</w:t>
            </w:r>
          </w:p>
        </w:tc>
        <w:tc>
          <w:tcPr>
            <w:tcW w:w="1958" w:type="dxa"/>
            <w:tcMar/>
          </w:tcPr>
          <w:p w:rsidRPr="000F2176" w:rsidR="002B0CD0" w:rsidP="005C4775" w:rsidRDefault="002B0CD0" w14:paraId="05E181BF" w14:textId="77777777">
            <w:pPr>
              <w:rPr>
                <w:rFonts w:ascii="Arial" w:hAnsi="Arial" w:cs="Arial"/>
              </w:rPr>
            </w:pPr>
            <w:r w:rsidRPr="000F2176">
              <w:rPr>
                <w:rFonts w:ascii="Arial" w:hAnsi="Arial" w:cs="Arial"/>
              </w:rPr>
              <w:t>Capability</w:t>
            </w:r>
          </w:p>
        </w:tc>
        <w:tc>
          <w:tcPr>
            <w:tcW w:w="4571" w:type="dxa"/>
            <w:tcMar/>
          </w:tcPr>
          <w:p w:rsidRPr="000F2176" w:rsidR="002B0CD0" w:rsidP="005C4775" w:rsidRDefault="002B0CD0" w14:paraId="7A78B99D" w14:textId="77777777">
            <w:pPr>
              <w:rPr>
                <w:rFonts w:ascii="Arial" w:hAnsi="Arial" w:cs="Arial"/>
              </w:rPr>
            </w:pPr>
            <w:r w:rsidRPr="000F2176">
              <w:rPr>
                <w:rFonts w:ascii="Arial" w:hAnsi="Arial" w:cs="Arial"/>
              </w:rPr>
              <w:t>Functional Requirements / Capability Descriptions</w:t>
            </w:r>
          </w:p>
        </w:tc>
        <w:tc>
          <w:tcPr>
            <w:tcW w:w="943" w:type="dxa"/>
            <w:tcMar/>
          </w:tcPr>
          <w:p w:rsidRPr="002B0CD0" w:rsidR="002B0CD0" w:rsidP="005C4775" w:rsidRDefault="002B0CD0" w14:paraId="4EA29393" w14:textId="77777777">
            <w:pPr>
              <w:rPr>
                <w:rFonts w:ascii="Arial" w:hAnsi="Arial" w:cs="Arial"/>
              </w:rPr>
            </w:pPr>
            <w:r w:rsidRPr="002B0CD0">
              <w:rPr>
                <w:rFonts w:ascii="Arial" w:hAnsi="Arial" w:cs="Arial"/>
              </w:rPr>
              <w:t>SAO Application Feature Model</w:t>
            </w:r>
          </w:p>
        </w:tc>
      </w:tr>
      <w:tr w:rsidRPr="000F2176" w:rsidR="002B0CD0" w:rsidTr="5BDA26B3" w14:paraId="7BA4CD05" w14:textId="77777777">
        <w:trPr>
          <w:trHeight w:val="945"/>
        </w:trPr>
        <w:tc>
          <w:tcPr>
            <w:tcW w:w="1457" w:type="dxa"/>
            <w:tcMar/>
          </w:tcPr>
          <w:p w:rsidR="6E5B6D94" w:rsidP="18F335A7" w:rsidRDefault="60CCAB98" w14:paraId="5D228207" w14:textId="569E7D12">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151" w:type="dxa"/>
            <w:tcMar/>
          </w:tcPr>
          <w:p w:rsidR="6E5B6D94" w:rsidP="6E5B6D94" w:rsidRDefault="6E5B6D94" w14:paraId="0D92EF0D" w14:textId="4B186098">
            <w:pPr>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958" w:type="dxa"/>
            <w:tcMar/>
          </w:tcPr>
          <w:p w:rsidR="6E5B6D94" w:rsidP="6E5B6D94" w:rsidRDefault="6E5B6D94" w14:paraId="5B8C8A93" w14:textId="762A3466">
            <w:pPr>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571" w:type="dxa"/>
            <w:tcMar/>
          </w:tcPr>
          <w:p w:rsidR="6E5B6D94" w:rsidP="18F335A7" w:rsidRDefault="60CCAB98" w14:paraId="4B2907FB" w14:textId="4576BBAF">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rsidR="6E5B6D94" w:rsidP="28E9851D" w:rsidRDefault="6E5B6D94" w14:paraId="17A08BFE" w14:textId="4A6D6C80">
            <w:pPr>
              <w:ind w:left="720"/>
              <w:rPr>
                <w:rFonts w:ascii="Arial" w:hAnsi="Arial" w:eastAsia="Arial" w:cs="Arial"/>
                <w:color w:val="000000" w:themeColor="text1"/>
              </w:rPr>
            </w:pPr>
          </w:p>
          <w:p w:rsidR="6E5B6D94" w:rsidP="28E9851D" w:rsidRDefault="60CCAB98" w14:paraId="2F0DB235" w14:textId="4A66671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rsidR="6E5B6D94" w:rsidP="18F335A7" w:rsidRDefault="60CCAB98" w14:paraId="04476345" w14:textId="4009A087">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rPr>
                <w:rFonts w:ascii="Arial" w:hAnsi="Arial" w:eastAsia="Arial" w:cs="Arial"/>
              </w:rPr>
            </w:pPr>
            <w:r w:rsidRPr="28E9851D" w:rsidR="2ABF7D69">
              <w:rPr>
                <w:rFonts w:ascii="Arial" w:hAnsi="Arial" w:eastAsia="Arial" w:cs="Arial"/>
              </w:rPr>
              <w:t>User with</w:t>
            </w:r>
            <w:r w:rsidRPr="28E9851D" w:rsidR="60263AE1">
              <w:rPr>
                <w:rFonts w:ascii="Arial" w:hAnsi="Arial" w:eastAsia="Arial" w:cs="Arial"/>
              </w:rPr>
              <w:t xml:space="preserve"> Supervisory roles </w:t>
            </w:r>
            <w:r w:rsidRPr="28E9851D" w:rsidR="52797B71">
              <w:rPr>
                <w:rFonts w:ascii="Arial" w:hAnsi="Arial" w:eastAsia="Arial" w:cs="Arial"/>
              </w:rPr>
              <w:t xml:space="preserve">have the same view as their </w:t>
            </w:r>
            <w:r w:rsidRPr="28E9851D" w:rsidR="320E5AC1">
              <w:rPr>
                <w:rFonts w:ascii="Arial" w:hAnsi="Arial" w:eastAsia="Arial" w:cs="Arial"/>
              </w:rPr>
              <w:t>assigned personnels</w:t>
            </w:r>
            <w:r w:rsidRPr="28E9851D" w:rsidR="3FC7680C">
              <w:rPr>
                <w:rFonts w:ascii="Arial" w:hAnsi="Arial" w:eastAsia="Arial" w:cs="Arial"/>
              </w:rPr>
              <w:t xml:space="preserve"> (e.g. UH can </w:t>
            </w:r>
            <w:r w:rsidRPr="28E9851D" w:rsidR="6264C183">
              <w:rPr>
                <w:rFonts w:ascii="Arial" w:hAnsi="Arial" w:eastAsia="Arial" w:cs="Arial"/>
              </w:rPr>
              <w:t>manage the records</w:t>
            </w:r>
            <w:r w:rsidRPr="28E9851D" w:rsidR="3FC7680C">
              <w:rPr>
                <w:rFonts w:ascii="Arial" w:hAnsi="Arial" w:eastAsia="Arial" w:cs="Arial"/>
              </w:rPr>
              <w:t xml:space="preserve"> of al</w:t>
            </w:r>
            <w:r w:rsidRPr="28E9851D" w:rsidR="5944FF5A">
              <w:rPr>
                <w:rFonts w:ascii="Arial" w:hAnsi="Arial" w:eastAsia="Arial" w:cs="Arial"/>
              </w:rPr>
              <w:t>l</w:t>
            </w:r>
            <w:r w:rsidRPr="28E9851D" w:rsidR="3FC7680C">
              <w:rPr>
                <w:rFonts w:ascii="Arial" w:hAnsi="Arial" w:eastAsia="Arial" w:cs="Arial"/>
              </w:rPr>
              <w:t xml:space="preserve"> assigned</w:t>
            </w:r>
            <w:r w:rsidRPr="28E9851D" w:rsidR="30B9E525">
              <w:rPr>
                <w:rFonts w:ascii="Arial" w:hAnsi="Arial" w:eastAsia="Arial" w:cs="Arial"/>
              </w:rPr>
              <w:t xml:space="preserve"> </w:t>
            </w:r>
            <w:r w:rsidRPr="28E9851D" w:rsidR="64CA5767">
              <w:rPr>
                <w:rFonts w:ascii="Arial" w:hAnsi="Arial" w:eastAsia="Arial" w:cs="Arial"/>
              </w:rPr>
              <w:t>personnels including</w:t>
            </w:r>
            <w:r w:rsidRPr="28E9851D" w:rsidR="0193728B">
              <w:rPr>
                <w:rFonts w:ascii="Arial" w:hAnsi="Arial" w:eastAsia="Arial" w:cs="Arial"/>
              </w:rPr>
              <w:t xml:space="preserve"> </w:t>
            </w:r>
            <w:r w:rsidRPr="28E9851D" w:rsidR="217D3902">
              <w:rPr>
                <w:rFonts w:ascii="Arial" w:hAnsi="Arial" w:eastAsia="Arial" w:cs="Arial"/>
              </w:rPr>
              <w:t>access to uploaded documents</w:t>
            </w:r>
            <w:r w:rsidRPr="28E9851D" w:rsidR="3FC7680C">
              <w:rPr>
                <w:rFonts w:ascii="Arial" w:hAnsi="Arial" w:eastAsia="Arial" w:cs="Arial"/>
              </w:rPr>
              <w:t>)</w:t>
            </w:r>
            <w:r w:rsidRPr="28E9851D" w:rsidR="0E0BEB21">
              <w:rPr>
                <w:rFonts w:ascii="Arial" w:hAnsi="Arial" w:eastAsia="Arial" w:cs="Arial"/>
              </w:rPr>
              <w:t>.</w:t>
            </w:r>
          </w:p>
          <w:p w:rsidR="6E5B6D94" w:rsidP="18F335A7" w:rsidRDefault="333C1D50" w14:paraId="4AAD31DB" w14:textId="530C0589">
            <w:pPr>
              <w:pStyle w:val="ListParagraph"/>
              <w:numPr>
                <w:ilvl w:val="1"/>
                <w:numId w:val="59"/>
              </w:numPr>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rsidR="6E5B6D94" w:rsidP="18F335A7" w:rsidRDefault="40BEBD2E" w14:paraId="7776FB88" w14:textId="54C6603B">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rPr>
                <w:rFonts w:ascii="Arial" w:hAnsi="Arial" w:eastAsia="Arial" w:cs="Arial"/>
              </w:rPr>
            </w:pPr>
            <w:r w:rsidRPr="28E9851D" w:rsidR="73FA6659">
              <w:rPr>
                <w:rFonts w:ascii="Arial" w:hAnsi="Arial" w:eastAsia="Arial" w:cs="Arial"/>
              </w:rPr>
              <w:t>The system shall record account login and logout activities in the audit trail.</w:t>
            </w:r>
          </w:p>
          <w:p w:rsidR="6E5B6D94" w:rsidP="18F335A7" w:rsidRDefault="6E5B6D94" w14:paraId="51808778" w14:textId="097E1457">
            <w:pPr>
              <w:spacing w:line="259" w:lineRule="auto"/>
              <w:ind w:left="360"/>
              <w:rPr>
                <w:rFonts w:ascii="Arial" w:hAnsi="Arial" w:eastAsia="Arial" w:cs="Arial"/>
              </w:rPr>
            </w:pPr>
          </w:p>
          <w:p w:rsidR="6E5B6D94" w:rsidP="28E9851D" w:rsidRDefault="60CCAB98" w14:paraId="446DE06D" w14:textId="7C37E15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rsidR="3BCA049D" w:rsidP="3BCA049D" w:rsidRDefault="3BCA049D" w14:paraId="4441597A" w14:textId="1F44B2A6">
            <w:pPr>
              <w:pStyle w:val="Normal"/>
              <w:ind w:left="0"/>
              <w:rPr>
                <w:rFonts w:ascii="Arial" w:hAnsi="Arial" w:eastAsia="Arial" w:cs="Arial"/>
                <w:color w:val="000000" w:themeColor="text1" w:themeTint="FF" w:themeShade="FF"/>
              </w:rPr>
            </w:pPr>
          </w:p>
          <w:p w:rsidR="6E5B6D94" w:rsidP="28E9851D" w:rsidRDefault="60CCAB98" w14:paraId="13C91D24" w14:textId="0380F98B">
            <w:p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rsidR="6E5B6D94" w:rsidP="3BCA049D" w:rsidRDefault="60CCAB98" w14:paraId="743E1FF1" w14:textId="01F6C21C">
            <w:pPr>
              <w:pStyle w:val="Normal"/>
              <w:spacing w:line="259" w:lineRule="auto"/>
              <w:ind w:left="0"/>
              <w:rPr>
                <w:rFonts w:ascii="Arial" w:hAnsi="Arial" w:eastAsia="Arial" w:cs="Arial"/>
                <w:color w:val="000000" w:themeColor="text1"/>
                <w:lang w:val="en-US"/>
              </w:rPr>
            </w:pPr>
          </w:p>
        </w:tc>
        <w:tc>
          <w:tcPr>
            <w:tcW w:w="943" w:type="dxa"/>
            <w:tcMar/>
          </w:tcPr>
          <w:p w:rsidRPr="000F2176" w:rsidR="002B0CD0" w:rsidP="005C4775" w:rsidRDefault="002B0CD0" w14:paraId="27357532" w14:textId="77777777">
            <w:pPr>
              <w:rPr>
                <w:rFonts w:ascii="Arial" w:hAnsi="Arial" w:cs="Arial"/>
              </w:rPr>
            </w:pPr>
          </w:p>
        </w:tc>
      </w:tr>
      <w:tr w:rsidRPr="000F2176" w:rsidR="002B0CD0" w:rsidTr="5BDA26B3" w14:paraId="33107F0F" w14:textId="77777777">
        <w:trPr>
          <w:trHeight w:val="360"/>
        </w:trPr>
        <w:tc>
          <w:tcPr>
            <w:tcW w:w="1457" w:type="dxa"/>
            <w:tcMar/>
          </w:tcPr>
          <w:p w:rsidR="6E5B6D94" w:rsidP="18F335A7" w:rsidRDefault="60CCAB98" w14:paraId="4AC211F7" w14:textId="6E3A54C9">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151" w:type="dxa"/>
            <w:tcMar/>
          </w:tcPr>
          <w:p w:rsidR="6E5B6D94" w:rsidP="18F335A7" w:rsidRDefault="5F60BB17" w14:paraId="70D8BB90" w14:textId="580097A8">
            <w:pPr>
              <w:spacing w:line="259" w:lineRule="auto"/>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958" w:type="dxa"/>
            <w:tcMar/>
          </w:tcPr>
          <w:p w:rsidR="6E5B6D94" w:rsidP="18F335A7" w:rsidRDefault="03E2FBE1" w14:paraId="4BFF9FDB" w14:textId="0B98B534">
            <w:pPr>
              <w:spacing w:line="259" w:lineRule="auto"/>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571" w:type="dxa"/>
            <w:tcMar/>
          </w:tcPr>
          <w:p w:rsidRPr="000F2176" w:rsidR="002B0CD0" w:rsidP="18F335A7" w:rsidRDefault="5C3B6C5F" w14:paraId="6F497A88" w14:textId="2BDE60D5">
            <w:pPr>
              <w:spacing w:line="259" w:lineRule="auto"/>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ins w:author="John V. Barbachano [CONT]" w:date="2026-10-07T01:58:00Z" w16du:dateUtc="2026-10-07T01:58:07Z" w:id="33">
              <w:r w:rsidRPr="18F335A7" w:rsidR="575F6E4B">
                <w:rPr>
                  <w:rFonts w:ascii="Arial" w:hAnsi="Arial" w:eastAsia="Arial" w:cs="Arial"/>
                  <w:color w:val="000000" w:themeColor="text1"/>
                  <w:szCs w:val="20"/>
                </w:rPr>
                <w:t>.</w:t>
              </w:r>
            </w:ins>
          </w:p>
          <w:p w:rsidRPr="000F2176" w:rsidR="002B0CD0" w:rsidP="18F335A7" w:rsidRDefault="002B0CD0" w14:paraId="7447FD7A" w14:textId="597210C6">
            <w:pPr>
              <w:spacing w:line="259" w:lineRule="auto"/>
              <w:rPr>
                <w:rFonts w:ascii="Arial" w:hAnsi="Arial" w:eastAsia="Arial" w:cs="Arial"/>
                <w:color w:val="000000" w:themeColor="text1"/>
                <w:szCs w:val="20"/>
              </w:rPr>
            </w:pPr>
            <w:del w:author="John V. Barbachano [CONT]" w:date="2026-10-07T01:58:00Z" w16du:dateUtc="2026-10-07T01:58:04Z" w:id="34">
              <w:r w:rsidRPr="18F335A7" w:rsidDel="5C3B6C5F">
                <w:rPr>
                  <w:rFonts w:ascii="Arial" w:hAnsi="Arial" w:eastAsia="Arial" w:cs="Arial"/>
                  <w:color w:val="000000" w:themeColor="text1"/>
                  <w:szCs w:val="20"/>
                </w:rPr>
                <w:delText>.</w:delText>
              </w:r>
            </w:del>
          </w:p>
          <w:p w:rsidRPr="000F2176" w:rsidR="002B0CD0" w:rsidP="18F335A7" w:rsidRDefault="5B28B7FF" w14:paraId="3BF00F33" w14:textId="64478259">
            <w:pPr>
              <w:spacing w:line="259" w:lineRule="auto"/>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rPr>
                <w:rFonts w:ascii="Arial" w:hAnsi="Arial" w:eastAsia="Arial" w:cs="Arial"/>
                <w:color w:val="000000" w:themeColor="text1"/>
                <w:szCs w:val="20"/>
              </w:rPr>
            </w:pPr>
          </w:p>
          <w:p w:rsidRPr="000F2176" w:rsidR="002B0CD0" w:rsidP="18F335A7" w:rsidRDefault="3511DF49" w14:paraId="4B665B42" w14:textId="3BFCDBAB">
            <w:pPr>
              <w:spacing w:line="300"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0" w:beforeAutospacing="off" w:after="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rPr>
                <w:rFonts w:ascii="Arial" w:hAnsi="Arial" w:eastAsia="Arial" w:cs="Arial"/>
              </w:rPr>
            </w:pPr>
            <w:r w:rsidRPr="3BCA049D" w:rsidR="03F32DFE">
              <w:rPr>
                <w:rFonts w:ascii="Arial" w:hAnsi="Arial" w:eastAsia="Arial" w:cs="Arial"/>
              </w:rPr>
              <w:t>Error messages should not give clues on exact error.</w:t>
            </w:r>
          </w:p>
          <w:p w:rsidRPr="000F2176" w:rsidR="002B0CD0" w:rsidP="18F335A7" w:rsidRDefault="002B0CD0" w14:paraId="59689C8C" w14:textId="09D387CB">
            <w:pPr>
              <w:spacing w:line="300" w:lineRule="auto"/>
              <w:rPr>
                <w:rFonts w:ascii="Segoe UI" w:hAnsi="Segoe UI" w:eastAsia="Segoe UI" w:cs="Segoe UI"/>
                <w:sz w:val="21"/>
                <w:szCs w:val="21"/>
              </w:rPr>
            </w:pPr>
          </w:p>
          <w:p w:rsidRPr="000F2176" w:rsidR="002B0CD0" w:rsidP="18F335A7" w:rsidRDefault="085E39D4" w14:paraId="0331B788" w14:textId="51C52650">
            <w:pPr>
              <w:spacing w:line="300" w:lineRule="auto"/>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rsidRPr="000F2176" w:rsidR="002B0CD0" w:rsidP="28E9851D" w:rsidRDefault="17D325DF" w14:paraId="5A2DEF88" w14:textId="5FD38693">
            <w:pPr>
              <w:pStyle w:val="ListParagraph"/>
              <w:numPr>
                <w:ilvl w:val="0"/>
                <w:numId w:val="41"/>
              </w:numPr>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tc>
        <w:tc>
          <w:tcPr>
            <w:tcW w:w="943" w:type="dxa"/>
            <w:tcMar/>
          </w:tcPr>
          <w:p w:rsidRPr="000F2176" w:rsidR="002B0CD0" w:rsidP="005C4775" w:rsidRDefault="002B0CD0" w14:paraId="74869460" w14:textId="77777777">
            <w:pPr>
              <w:rPr>
                <w:rFonts w:ascii="Arial" w:hAnsi="Arial" w:cs="Arial"/>
              </w:rPr>
            </w:pPr>
          </w:p>
        </w:tc>
      </w:tr>
      <w:tr w:rsidRPr="000F2176" w:rsidR="002B0CD0" w:rsidTr="5BDA26B3" w14:paraId="29DA7EC3" w14:textId="77777777">
        <w:trPr>
          <w:trHeight w:val="2340"/>
        </w:trPr>
        <w:tc>
          <w:tcPr>
            <w:tcW w:w="1457" w:type="dxa"/>
            <w:tcMar/>
          </w:tcPr>
          <w:p w:rsidR="18F335A7" w:rsidP="18F335A7" w:rsidRDefault="18F335A7" w14:paraId="6EF592F5" w14:textId="71FB08F7">
            <w:pPr>
              <w:spacing w:line="259" w:lineRule="auto"/>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151" w:type="dxa"/>
            <w:tcMar/>
          </w:tcPr>
          <w:p w:rsidR="04AB3A63" w:rsidP="18F335A7" w:rsidRDefault="04AB3A63" w14:paraId="359A0B2D" w14:textId="07163C36">
            <w:pPr>
              <w:spacing w:line="259" w:lineRule="auto"/>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958" w:type="dxa"/>
            <w:tcMar/>
          </w:tcPr>
          <w:p w:rsidR="4DEAD7BF" w:rsidP="18F335A7" w:rsidRDefault="4DEAD7BF" w14:paraId="66270A30" w14:textId="4B3FA67E">
            <w:pPr>
              <w:spacing w:line="259" w:lineRule="auto"/>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571" w:type="dxa"/>
            <w:tcMar/>
          </w:tcPr>
          <w:p w:rsidR="0F8F4FF5" w:rsidP="18F335A7" w:rsidRDefault="0F8F4FF5" w14:paraId="35ED595F" w14:textId="75D202B3">
            <w:pPr>
              <w:spacing w:line="259" w:lineRule="auto"/>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rPr>
                <w:rFonts w:ascii="Arial" w:hAnsi="Arial" w:cs="Arial"/>
                <w:b/>
                <w:bCs/>
              </w:rPr>
            </w:pPr>
          </w:p>
          <w:p w:rsidR="18F335A7" w:rsidP="18F335A7" w:rsidRDefault="18F335A7" w14:paraId="1E102588" w14:textId="1B2D4A43">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rPr>
                <w:rFonts w:ascii="Arial" w:hAnsi="Arial" w:eastAsia="Arial" w:cs="Arial"/>
                <w:color w:val="000000" w:themeColor="text1"/>
                <w:szCs w:val="20"/>
              </w:rPr>
            </w:pPr>
          </w:p>
          <w:p w:rsidR="18F335A7" w:rsidP="18F335A7" w:rsidRDefault="18F335A7" w14:paraId="2181FF59" w14:textId="3508D4EB">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rsidR="18F335A7" w:rsidP="18F335A7" w:rsidRDefault="18F335A7" w14:paraId="1BF7A20A" w14:textId="147FAA7E">
            <w:pPr>
              <w:ind w:left="720"/>
              <w:rPr>
                <w:rFonts w:ascii="Arial" w:hAnsi="Arial" w:eastAsia="Arial" w:cs="Arial"/>
                <w:b/>
                <w:bCs/>
                <w:color w:val="000000" w:themeColor="text1"/>
                <w:szCs w:val="20"/>
              </w:rPr>
            </w:pPr>
          </w:p>
          <w:p w:rsidR="0DD04A6A" w:rsidP="18F335A7" w:rsidRDefault="0DD04A6A" w14:paraId="2CDCE68C" w14:textId="6C3A5634">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rsidR="18F335A7" w:rsidP="18F335A7" w:rsidRDefault="18F335A7" w14:paraId="61AA0F4C" w14:textId="3F93333E">
            <w:pPr>
              <w:rPr>
                <w:rFonts w:ascii="Arial" w:hAnsi="Arial" w:eastAsia="Arial" w:cs="Arial"/>
                <w:szCs w:val="20"/>
              </w:rPr>
            </w:pPr>
          </w:p>
          <w:p w:rsidR="65555587" w:rsidP="18F335A7" w:rsidRDefault="65555587" w14:paraId="0B9B1C05" w14:textId="492594F0">
            <w:pPr>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rsidR="18F335A7" w:rsidP="18F335A7" w:rsidRDefault="18F335A7" w14:paraId="7759CF80" w14:textId="5E93B6A5">
            <w:pPr>
              <w:rPr>
                <w:rFonts w:ascii="Arial" w:hAnsi="Arial" w:eastAsia="Arial" w:cs="Arial"/>
                <w:b/>
                <w:bCs/>
                <w:color w:val="000000" w:themeColor="text1"/>
                <w:szCs w:val="20"/>
              </w:rPr>
            </w:pPr>
          </w:p>
          <w:p w:rsidR="18F335A7" w:rsidP="18F335A7" w:rsidRDefault="18F335A7" w14:paraId="5C95F24E" w14:textId="00BB8AFE">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rsidR="3E2ACE1E" w:rsidP="18F335A7" w:rsidRDefault="3E2ACE1E" w14:paraId="1CD2564C" w14:textId="707952E8">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rPr>
                <w:rFonts w:ascii="Arial" w:hAnsi="Arial" w:eastAsia="Arial" w:cs="Arial"/>
              </w:rPr>
            </w:pPr>
            <w:r w:rsidRPr="3BCA049D" w:rsidR="4E1F65D6">
              <w:rPr>
                <w:rFonts w:ascii="Arial" w:hAnsi="Arial" w:eastAsia="Arial" w:cs="Arial"/>
              </w:rPr>
              <w:t>The system shall display the latest synchronization status and timestamp for each user.</w:t>
            </w:r>
          </w:p>
        </w:tc>
        <w:tc>
          <w:tcPr>
            <w:tcW w:w="943" w:type="dxa"/>
            <w:tcMar/>
          </w:tcPr>
          <w:p w:rsidR="18F335A7" w:rsidP="18F335A7" w:rsidRDefault="18F335A7" w14:paraId="07CC3A68" w14:textId="77777777">
            <w:pPr>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rHeight w:val="8145"/>
          <w:trPrChange w:author="John V. Barbachano [CONT]" w:date="2026-10-07T02:43:00Z" w:id="36">
            <w:trPr>
              <w:gridAfter w:val="1"/>
              <w:trHeight w:val="1755"/>
            </w:trPr>
          </w:trPrChange>
        </w:trPr>
        <w:tc>
          <w:tcPr>
            <w:tcW w:w="1457" w:type="dxa"/>
            <w:tcBorders>
              <w:top w:val="single" w:color="auto" w:sz="4"/>
              <w:left w:val="single" w:color="auto" w:sz="4"/>
              <w:bottom w:val="single" w:color="auto" w:sz="4"/>
              <w:right w:val="single" w:color="auto" w:sz="4"/>
            </w:tcBorders>
            <w:tcMar/>
            <w:tcPrChange w:author="John V. Barbachano [CONT]" w:date="2026-10-07T02:43:00Z" w:id="37">
              <w:tcPr>
                <w:tcW w:w="1457" w:type="dxa"/>
                <w:gridSpan w:val="2"/>
              </w:tcPr>
            </w:tcPrChange>
          </w:tcPr>
          <w:p w:rsidR="35F3A2D2" w:rsidP="18F335A7" w:rsidRDefault="35F3A2D2" w14:paraId="6074DB7B" w14:textId="41D7EE93">
            <w:pPr>
              <w:spacing w:line="259" w:lineRule="auto"/>
            </w:pPr>
            <w:r w:rsidRPr="18F335A7">
              <w:rPr>
                <w:rFonts w:ascii="Arial" w:hAnsi="Arial" w:eastAsia="Arial" w:cs="Arial"/>
                <w:color w:val="000000" w:themeColor="text1"/>
                <w:szCs w:val="20"/>
              </w:rPr>
              <w:t>FRUM-004</w:t>
            </w:r>
          </w:p>
        </w:tc>
        <w:tc>
          <w:tcPr>
            <w:tcW w:w="1151" w:type="dxa"/>
            <w:tcBorders>
              <w:top w:val="single" w:color="auto" w:sz="4"/>
              <w:left w:val="single" w:color="auto" w:sz="4"/>
              <w:bottom w:val="single" w:color="auto" w:sz="4"/>
              <w:right w:val="single" w:color="auto" w:sz="4"/>
            </w:tcBorders>
            <w:tcMar/>
            <w:tcPrChange w:author="John V. Barbachano [CONT]" w:date="2026-10-07T02:43:00Z" w:id="38">
              <w:tcPr>
                <w:tcW w:w="1151" w:type="dxa"/>
              </w:tcPr>
            </w:tcPrChange>
          </w:tcPr>
          <w:p w:rsidR="0E610114" w:rsidP="18F335A7" w:rsidRDefault="0E610114" w14:paraId="5BC94249" w14:textId="44D4D785">
            <w:pPr>
              <w:spacing w:line="259" w:lineRule="auto"/>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958" w:type="dxa"/>
            <w:tcBorders>
              <w:top w:val="single" w:color="auto" w:sz="4"/>
              <w:left w:val="single" w:color="auto" w:sz="4"/>
              <w:bottom w:val="single" w:color="auto" w:sz="4"/>
              <w:right w:val="single" w:color="auto" w:sz="4"/>
            </w:tcBorders>
            <w:tcMar/>
            <w:tcPrChange w:author="John V. Barbachano [CONT]" w:date="2026-10-07T02:43:00Z" w:id="39">
              <w:tcPr>
                <w:tcW w:w="1958" w:type="dxa"/>
                <w:gridSpan w:val="3"/>
              </w:tcPr>
            </w:tcPrChange>
          </w:tcPr>
          <w:p w:rsidR="2A6E2608" w:rsidP="18F335A7" w:rsidRDefault="2A6E2608" w14:paraId="13E9AE78" w14:textId="1C14A6F0">
            <w:pPr>
              <w:spacing w:line="259" w:lineRule="auto"/>
            </w:pPr>
            <w:r w:rsidRPr="18F335A7">
              <w:rPr>
                <w:rFonts w:ascii="Arial" w:hAnsi="Arial" w:eastAsia="Arial" w:cs="Arial"/>
                <w:color w:val="000000" w:themeColor="text1"/>
                <w:szCs w:val="20"/>
              </w:rPr>
              <w:t>Password Maintenance</w:t>
            </w:r>
          </w:p>
        </w:tc>
        <w:tc>
          <w:tcPr>
            <w:tcW w:w="4571" w:type="dxa"/>
            <w:tcBorders>
              <w:top w:val="single" w:color="auto" w:sz="4"/>
              <w:left w:val="single" w:color="auto" w:sz="4"/>
              <w:bottom w:val="single" w:color="auto" w:sz="4"/>
              <w:right w:val="single" w:color="auto" w:sz="4"/>
            </w:tcBorders>
            <w:tcMar/>
            <w:tcPrChange w:author="John V. Barbachano [CONT]" w:date="2026-10-07T02:43:00Z" w:id="40">
              <w:tcPr>
                <w:tcW w:w="4571" w:type="dxa"/>
                <w:tcMar/>
              </w:tcPr>
            </w:tcPrChange>
          </w:tcPr>
          <w:p w:rsidR="75CFA105" w:rsidP="18F335A7" w:rsidRDefault="75CFA105" w14:paraId="6EB4FA8E" w14:textId="51F91B1D">
            <w:pPr>
              <w:spacing w:line="259" w:lineRule="auto"/>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rPr>
                <w:rFonts w:ascii="Arial" w:hAnsi="Arial" w:cs="Arial"/>
                <w:b/>
                <w:bCs/>
              </w:rPr>
            </w:pPr>
          </w:p>
          <w:p w:rsidR="6445DA71" w:rsidP="18F335A7" w:rsidRDefault="6445DA71" w14:paraId="693B47E8" w14:textId="57FD09B1">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rPr>
                <w:rFonts w:ascii="Arial" w:hAnsi="Arial" w:eastAsia="Arial" w:cs="Arial"/>
                <w:color w:val="000000" w:themeColor="text1"/>
                <w:szCs w:val="20"/>
              </w:rPr>
            </w:pPr>
          </w:p>
          <w:p w:rsidR="18FFD20D" w:rsidP="18F335A7" w:rsidRDefault="18FFD20D" w14:paraId="66ACBE43" w14:textId="0EC697A4">
            <w:pPr>
              <w:spacing w:line="259" w:lineRule="auto"/>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rsidR="18F335A7" w:rsidP="18F335A7" w:rsidRDefault="18F335A7" w14:paraId="1BFB62D1" w14:textId="209C327F">
            <w:pPr>
              <w:rPr>
                <w:rFonts w:ascii="Arial" w:hAnsi="Arial" w:eastAsia="Arial" w:cs="Arial"/>
                <w:b/>
                <w:bCs/>
                <w:szCs w:val="20"/>
              </w:rPr>
            </w:pPr>
          </w:p>
          <w:p w:rsidR="0AB89AA4" w:rsidP="18F335A7" w:rsidRDefault="0AB89AA4" w14:paraId="24B3FB2D" w14:textId="00659605">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rsidR="18F335A7" w:rsidP="18F335A7" w:rsidRDefault="18F335A7" w14:paraId="19300224" w14:textId="23AFD835">
            <w:pPr>
              <w:rPr>
                <w:rFonts w:ascii="Arial" w:hAnsi="Arial" w:eastAsia="Arial" w:cs="Arial"/>
                <w:b/>
                <w:bCs/>
                <w:szCs w:val="20"/>
              </w:rPr>
            </w:pPr>
          </w:p>
          <w:p w:rsidR="4C2FF7D8" w:rsidP="18F335A7" w:rsidRDefault="4C2FF7D8" w14:paraId="23D33AFA" w14:textId="5CE52B27">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rsidR="18F335A7" w:rsidP="18F335A7" w:rsidRDefault="18F335A7" w14:paraId="7137F2E3" w14:textId="64FF373C">
            <w:pPr>
              <w:spacing w:line="259" w:lineRule="auto"/>
              <w:rPr>
                <w:rFonts w:ascii="Arial" w:hAnsi="Arial" w:cs="Arial"/>
                <w:b/>
                <w:bCs/>
              </w:rPr>
            </w:pPr>
          </w:p>
        </w:tc>
        <w:tc>
          <w:tcPr>
            <w:tcW w:w="943" w:type="dxa"/>
            <w:tcBorders>
              <w:top w:val="single" w:color="auto" w:sz="4"/>
              <w:left w:val="single" w:color="auto" w:sz="4"/>
              <w:bottom w:val="single" w:color="auto" w:sz="4"/>
              <w:right w:val="single" w:color="auto" w:sz="4"/>
            </w:tcBorders>
            <w:tcMar/>
            <w:tcPrChange w:author="John V. Barbachano [CONT]" w:date="2026-10-07T02:43:00Z" w:id="41">
              <w:tcPr>
                <w:tcW w:w="943" w:type="dxa"/>
                <w:gridSpan w:val="2"/>
              </w:tcPr>
            </w:tcPrChange>
          </w:tcPr>
          <w:p w:rsidR="18F335A7" w:rsidP="18F335A7" w:rsidRDefault="18F335A7" w14:paraId="2D58CF7F" w14:textId="30A3F4F8">
            <w:pPr>
              <w:rPr>
                <w:rFonts w:ascii="Arial" w:hAnsi="Arial" w:cs="Arial"/>
              </w:rPr>
            </w:pPr>
          </w:p>
        </w:tc>
      </w:tr>
      <w:tr w:rsidR="18F335A7" w:rsidTr="5BDA26B3" w14:paraId="593AB564" w14:textId="77777777">
        <w:trPr>
          <w:trHeight w:val="1530"/>
        </w:trPr>
        <w:tc>
          <w:tcPr>
            <w:tcW w:w="1457" w:type="dxa"/>
            <w:tcMar/>
          </w:tcPr>
          <w:p w:rsidR="465264F5" w:rsidP="18F335A7" w:rsidRDefault="465264F5" w14:paraId="347F0893" w14:textId="66A3A19B">
            <w:pPr>
              <w:spacing w:line="259" w:lineRule="auto"/>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151" w:type="dxa"/>
            <w:tcMar/>
          </w:tcPr>
          <w:p w:rsidR="465264F5" w:rsidP="18F335A7" w:rsidRDefault="465264F5" w14:paraId="62EAC93D" w14:textId="44F869A9">
            <w:pPr>
              <w:spacing w:line="259" w:lineRule="auto"/>
            </w:pPr>
            <w:r w:rsidRPr="18F335A7">
              <w:rPr>
                <w:rFonts w:ascii="Arial" w:hAnsi="Arial" w:eastAsia="Arial" w:cs="Arial"/>
                <w:color w:val="000000" w:themeColor="text1"/>
                <w:szCs w:val="20"/>
              </w:rPr>
              <w:t>Roles Management</w:t>
            </w:r>
          </w:p>
        </w:tc>
        <w:tc>
          <w:tcPr>
            <w:tcW w:w="1958" w:type="dxa"/>
            <w:tcMar/>
          </w:tcPr>
          <w:p w:rsidR="3C2A0630" w:rsidP="18F335A7" w:rsidRDefault="3C2A0630" w14:paraId="2EC2A2CD" w14:textId="62E6FF81">
            <w:pPr>
              <w:spacing w:line="259" w:lineRule="auto"/>
            </w:pPr>
            <w:r w:rsidRPr="18F335A7">
              <w:rPr>
                <w:rFonts w:ascii="Arial" w:hAnsi="Arial" w:eastAsia="Arial" w:cs="Arial"/>
                <w:color w:val="000000" w:themeColor="text1"/>
                <w:szCs w:val="20"/>
              </w:rPr>
              <w:t>Role Creation</w:t>
            </w:r>
          </w:p>
        </w:tc>
        <w:tc>
          <w:tcPr>
            <w:tcW w:w="4571" w:type="dxa"/>
            <w:tcMar/>
          </w:tcPr>
          <w:p w:rsidR="24B8F917" w:rsidP="18F335A7" w:rsidRDefault="24B8F917" w14:paraId="0911B19F" w14:textId="272244BA">
            <w:pPr>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rPr>
                <w:rFonts w:ascii="Arial" w:hAnsi="Arial" w:eastAsia="Arial" w:cs="Arial"/>
                <w:b/>
                <w:bCs/>
                <w:szCs w:val="20"/>
              </w:rPr>
            </w:pPr>
          </w:p>
          <w:p w:rsidR="799E06EF" w:rsidP="18F335A7" w:rsidRDefault="799E06EF" w14:paraId="7930DA97" w14:textId="6293CB89">
            <w:pPr>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rPr>
                <w:rFonts w:ascii="Arial" w:hAnsi="Arial" w:eastAsia="Arial" w:cs="Arial"/>
                <w:color w:val="000000" w:themeColor="text1"/>
                <w:szCs w:val="20"/>
              </w:rPr>
            </w:pPr>
          </w:p>
          <w:p w:rsidR="747F2982" w:rsidP="18F335A7" w:rsidRDefault="747F2982" w14:paraId="0887CCEA" w14:textId="50C0A580">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2BBAEB1">
              <w:rPr>
                <w:rFonts w:ascii="Arial" w:hAnsi="Arial" w:eastAsia="Arial" w:cs="Arial"/>
                <w:szCs w:val="20"/>
              </w:rPr>
              <w:t xml:space="preserve">users </w:t>
            </w:r>
            <w:r w:rsidRPr="18F335A7">
              <w:rPr>
                <w:rFonts w:ascii="Arial" w:hAnsi="Arial" w:eastAsia="Arial" w:cs="Arial"/>
                <w:szCs w:val="20"/>
              </w:rPr>
              <w:t>to configure record ownership access rules.</w:t>
            </w:r>
          </w:p>
          <w:p w:rsidR="6F454A34" w:rsidP="18F335A7" w:rsidRDefault="6F454A34" w14:paraId="7DEBFA04" w14:textId="198A92F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63850A9">
              <w:rPr>
                <w:rFonts w:ascii="Arial" w:hAnsi="Arial" w:eastAsia="Arial" w:cs="Arial"/>
                <w:szCs w:val="20"/>
              </w:rPr>
              <w:t xml:space="preserve">users </w:t>
            </w:r>
            <w:r w:rsidRPr="18F335A7">
              <w:rPr>
                <w:rFonts w:ascii="Arial" w:hAnsi="Arial" w:eastAsia="Arial" w:cs="Arial"/>
                <w:szCs w:val="20"/>
              </w:rPr>
              <w:t>to configure supervisory access rules for users managing subordinate personnel.</w:t>
            </w:r>
          </w:p>
          <w:p w:rsidR="6F454A34" w:rsidP="18F335A7" w:rsidRDefault="6F454A34" w14:paraId="0F778D2D" w14:textId="5A2D71FE">
            <w:pPr>
              <w:pStyle w:val="ListParagraph"/>
              <w:numPr>
                <w:ilvl w:val="0"/>
                <w:numId w:val="32"/>
              </w:numPr>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rsidR="18F335A7" w:rsidP="18F335A7" w:rsidRDefault="18F335A7" w14:paraId="3CCFD44E" w14:textId="1A6E9213">
            <w:pPr>
              <w:ind w:left="720"/>
              <w:rPr>
                <w:rFonts w:ascii="Arial" w:hAnsi="Arial" w:eastAsia="Arial" w:cs="Arial"/>
                <w:szCs w:val="20"/>
              </w:rPr>
            </w:pPr>
          </w:p>
        </w:tc>
        <w:tc>
          <w:tcPr>
            <w:tcW w:w="943" w:type="dxa"/>
            <w:tcMar/>
          </w:tcPr>
          <w:p w:rsidR="18F335A7" w:rsidP="18F335A7" w:rsidRDefault="18F335A7" w14:paraId="51264175" w14:textId="679D7A62">
            <w:pPr>
              <w:rPr>
                <w:rFonts w:ascii="Arial" w:hAnsi="Arial" w:cs="Arial"/>
              </w:rPr>
            </w:pPr>
          </w:p>
        </w:tc>
      </w:tr>
      <w:tr w:rsidR="18F335A7" w:rsidTr="5BDA26B3" w14:paraId="101077AE" w14:textId="77777777">
        <w:trPr>
          <w:trHeight w:val="479"/>
        </w:trPr>
        <w:tc>
          <w:tcPr>
            <w:tcW w:w="1457" w:type="dxa"/>
            <w:tcMar/>
          </w:tcPr>
          <w:p w:rsidR="18F335A7" w:rsidP="18F335A7" w:rsidRDefault="18F335A7" w14:paraId="44C1F662" w14:textId="13EAC8F2">
            <w:pPr>
              <w:spacing w:line="259" w:lineRule="auto"/>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151" w:type="dxa"/>
            <w:tcMar/>
          </w:tcPr>
          <w:p w:rsidR="18F335A7" w:rsidP="18F335A7" w:rsidRDefault="18F335A7" w14:paraId="590924F2" w14:textId="44F869A9">
            <w:pPr>
              <w:spacing w:line="259" w:lineRule="auto"/>
            </w:pPr>
            <w:r w:rsidRPr="18F335A7">
              <w:rPr>
                <w:rFonts w:ascii="Arial" w:hAnsi="Arial" w:eastAsia="Arial" w:cs="Arial"/>
                <w:color w:val="000000" w:themeColor="text1"/>
                <w:szCs w:val="20"/>
              </w:rPr>
              <w:t>Roles Management</w:t>
            </w:r>
          </w:p>
        </w:tc>
        <w:tc>
          <w:tcPr>
            <w:tcW w:w="1958" w:type="dxa"/>
            <w:tcMar/>
          </w:tcPr>
          <w:p w:rsidR="18F335A7" w:rsidP="18F335A7" w:rsidRDefault="18F335A7" w14:paraId="721B5718" w14:textId="34C9AB6C">
            <w:pPr>
              <w:spacing w:line="259" w:lineRule="auto"/>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pPr>
            <w:r w:rsidRPr="18F335A7">
              <w:rPr>
                <w:rFonts w:ascii="Arial" w:hAnsi="Arial" w:eastAsia="Arial" w:cs="Arial"/>
                <w:color w:val="000000" w:themeColor="text1"/>
                <w:szCs w:val="20"/>
              </w:rPr>
              <w:t>Details Update</w:t>
            </w:r>
          </w:p>
        </w:tc>
        <w:tc>
          <w:tcPr>
            <w:tcW w:w="4571" w:type="dxa"/>
            <w:tcMar/>
          </w:tcPr>
          <w:p w:rsidR="7240939A" w:rsidP="18F335A7" w:rsidRDefault="7240939A" w14:paraId="6A76B1FC" w14:textId="65E686DE">
            <w:pPr>
              <w:spacing w:line="259" w:lineRule="auto"/>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rPr>
                <w:rFonts w:ascii="Arial" w:hAnsi="Arial" w:cs="Arial"/>
                <w:b/>
                <w:bCs/>
              </w:rPr>
            </w:pPr>
          </w:p>
          <w:p w:rsidR="2FF7CD94" w:rsidP="18F335A7" w:rsidRDefault="2FF7CD94" w14:paraId="1D979DCE" w14:textId="2BF24AFC">
            <w:pPr>
              <w:spacing w:line="259" w:lineRule="auto"/>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rPr>
                <w:rFonts w:ascii="Arial" w:hAnsi="Arial" w:cs="Arial"/>
                <w:color w:val="000000" w:themeColor="text1"/>
              </w:rPr>
            </w:pPr>
          </w:p>
          <w:p w:rsidR="2E38A074" w:rsidP="18F335A7" w:rsidRDefault="2E38A074" w14:paraId="5B72FFAD" w14:textId="2910D317">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rPr>
                <w:rFonts w:ascii="Arial" w:hAnsi="Arial" w:eastAsia="Arial" w:cs="Arial"/>
                <w:szCs w:val="20"/>
              </w:rPr>
            </w:pPr>
            <w:r w:rsidRPr="28E9851D" w:rsidR="2E38A074">
              <w:rPr>
                <w:rFonts w:ascii="Arial" w:hAnsi="Arial" w:eastAsia="Arial" w:cs="Arial"/>
              </w:rPr>
              <w:t>The system shall record role update activities in the audit trail.</w:t>
            </w:r>
          </w:p>
          <w:p w:rsidR="18F335A7" w:rsidP="18F335A7" w:rsidRDefault="18F335A7" w14:paraId="5E36E6A4" w14:textId="0BBBD1BA">
            <w:pPr>
              <w:rPr>
                <w:rFonts w:ascii="Arial" w:hAnsi="Arial" w:eastAsia="Arial" w:cs="Arial"/>
                <w:szCs w:val="20"/>
              </w:rPr>
            </w:pPr>
          </w:p>
          <w:p w:rsidR="5BBF4F0F" w:rsidP="18F335A7" w:rsidRDefault="5BBF4F0F" w14:paraId="51352169" w14:textId="7C2CCDF8">
            <w:r w:rsidRPr="18F335A7">
              <w:rPr>
                <w:rFonts w:ascii="Arial" w:hAnsi="Arial" w:eastAsia="Arial" w:cs="Arial"/>
                <w:b/>
                <w:bCs/>
                <w:color w:val="000000" w:themeColor="text1"/>
                <w:szCs w:val="20"/>
              </w:rPr>
              <w:t>FRUM.006.02 Role Status Updates</w:t>
            </w:r>
          </w:p>
          <w:p w:rsidR="5BBF4F0F" w:rsidP="18F335A7" w:rsidRDefault="5BBF4F0F" w14:paraId="65BB2FD0" w14:textId="65FABFBC">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rPr>
                <w:rFonts w:ascii="Arial" w:hAnsi="Arial" w:eastAsia="Arial" w:cs="Arial"/>
                <w:szCs w:val="20"/>
              </w:rPr>
            </w:pPr>
            <w:r w:rsidRPr="18F335A7">
              <w:rPr>
                <w:rFonts w:ascii="Arial" w:hAnsi="Arial" w:eastAsia="Arial" w:cs="Arial"/>
                <w:szCs w:val="20"/>
              </w:rPr>
              <w:t>The system shall maintain historical records of role status changes.</w:t>
            </w:r>
          </w:p>
          <w:p w:rsidR="18F335A7" w:rsidP="18F335A7" w:rsidRDefault="18F335A7" w14:paraId="326DFA47" w14:textId="4E79BCBB">
            <w:pPr>
              <w:rPr>
                <w:rFonts w:ascii="Arial" w:hAnsi="Arial" w:eastAsia="Arial" w:cs="Arial"/>
                <w:b/>
                <w:bCs/>
                <w:color w:val="000000" w:themeColor="text1"/>
                <w:szCs w:val="20"/>
              </w:rPr>
            </w:pPr>
          </w:p>
          <w:p w:rsidR="5BBF4F0F" w:rsidP="18F335A7" w:rsidRDefault="5BBF4F0F" w14:paraId="6B2FFE56" w14:textId="3EE7B11D">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rPr>
                <w:rFonts w:ascii="Arial" w:hAnsi="Arial" w:eastAsia="Arial" w:cs="Arial"/>
                <w:szCs w:val="20"/>
              </w:rPr>
            </w:pPr>
            <w:r w:rsidRPr="18F335A7">
              <w:rPr>
                <w:rFonts w:ascii="Arial" w:hAnsi="Arial" w:eastAsia="Arial" w:cs="Arial"/>
                <w:szCs w:val="20"/>
              </w:rPr>
              <w:t>The system shall maintain historical records of role status changes.</w:t>
            </w:r>
          </w:p>
          <w:p w:rsidR="18F335A7" w:rsidP="18F335A7" w:rsidRDefault="18F335A7" w14:paraId="20929648" w14:textId="30C67260">
            <w:pPr>
              <w:rPr>
                <w:rFonts w:ascii="Arial" w:hAnsi="Arial" w:eastAsia="Arial" w:cs="Arial"/>
                <w:b/>
                <w:bCs/>
                <w:color w:val="000000" w:themeColor="text1"/>
                <w:szCs w:val="20"/>
              </w:rPr>
            </w:pPr>
          </w:p>
          <w:p w:rsidR="2E38A074" w:rsidP="18F335A7" w:rsidRDefault="2E38A074" w14:paraId="2F401865" w14:textId="17665695">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rPr>
                <w:rFonts w:ascii="Arial" w:hAnsi="Arial" w:eastAsia="Arial" w:cs="Arial"/>
                <w:szCs w:val="20"/>
              </w:rPr>
            </w:pPr>
            <w:r w:rsidRPr="18F335A7">
              <w:rPr>
                <w:rFonts w:ascii="Arial" w:hAnsi="Arial" w:eastAsia="Arial" w:cs="Arial"/>
                <w:szCs w:val="20"/>
              </w:rPr>
              <w:t>The system shall record all permission update activities in the audit trail.</w:t>
            </w:r>
          </w:p>
          <w:p w:rsidR="18F335A7" w:rsidP="18F335A7" w:rsidRDefault="18F335A7" w14:paraId="37613868" w14:textId="61CDD72E">
            <w:pPr>
              <w:spacing w:line="259" w:lineRule="auto"/>
              <w:rPr>
                <w:rFonts w:ascii="Arial" w:hAnsi="Arial" w:cs="Arial"/>
                <w:color w:val="000000" w:themeColor="text1"/>
              </w:rPr>
            </w:pPr>
          </w:p>
        </w:tc>
        <w:tc>
          <w:tcPr>
            <w:tcW w:w="943" w:type="dxa"/>
            <w:tcMar/>
          </w:tcPr>
          <w:p w:rsidR="18F335A7" w:rsidP="18F335A7" w:rsidRDefault="18F335A7" w14:paraId="70E0E1C9" w14:textId="6D3C246C">
            <w:pPr>
              <w:rPr>
                <w:rFonts w:ascii="Arial" w:hAnsi="Arial" w:cs="Arial"/>
              </w:rPr>
            </w:pPr>
          </w:p>
        </w:tc>
      </w:tr>
      <w:tr w:rsidR="18F335A7" w:rsidTr="5BDA26B3" w14:paraId="2191CB0B" w14:textId="77777777">
        <w:trPr>
          <w:trHeight w:val="978"/>
        </w:trPr>
        <w:tc>
          <w:tcPr>
            <w:tcW w:w="1457" w:type="dxa"/>
            <w:tcMar/>
          </w:tcPr>
          <w:p w:rsidR="18F335A7" w:rsidP="18F335A7" w:rsidRDefault="18F335A7" w14:paraId="0DE96A6D" w14:textId="35C0E71A">
            <w:pPr>
              <w:spacing w:line="259" w:lineRule="auto"/>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151" w:type="dxa"/>
            <w:tcMar/>
          </w:tcPr>
          <w:p w:rsidR="18FDCF59" w:rsidP="18F335A7" w:rsidRDefault="18FDCF59" w14:paraId="0A49FFF9" w14:textId="78D01A95">
            <w:pPr>
              <w:spacing w:line="259" w:lineRule="auto"/>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rPr>
                <w:rFonts w:ascii="Arial" w:hAnsi="Arial" w:eastAsia="Arial" w:cs="Arial"/>
                <w:color w:val="000000" w:themeColor="text1"/>
                <w:szCs w:val="20"/>
              </w:rPr>
            </w:pPr>
          </w:p>
        </w:tc>
        <w:tc>
          <w:tcPr>
            <w:tcW w:w="1958" w:type="dxa"/>
            <w:tcMar/>
          </w:tcPr>
          <w:p w:rsidR="18F335A7" w:rsidP="18F335A7" w:rsidRDefault="18F335A7" w14:paraId="75C4191C" w14:textId="59B450E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571" w:type="dxa"/>
            <w:tcMar/>
          </w:tcPr>
          <w:p w:rsidR="5C4DCCE2" w:rsidP="18F335A7" w:rsidRDefault="5C4DCCE2" w14:paraId="6D93D324" w14:textId="7FA743BB">
            <w:pPr>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rPr>
                <w:rFonts w:ascii="Arial" w:hAnsi="Arial" w:eastAsia="Arial" w:cs="Arial"/>
                <w:szCs w:val="20"/>
              </w:rPr>
            </w:pPr>
            <w:r w:rsidRPr="18F335A7">
              <w:rPr>
                <w:rFonts w:ascii="Arial" w:hAnsi="Arial" w:eastAsia="Arial" w:cs="Arial"/>
                <w:szCs w:val="20"/>
              </w:rPr>
              <w:t>The system shall maintain audit logs of report generation activities.</w:t>
            </w:r>
          </w:p>
          <w:p w:rsidR="18F335A7" w:rsidP="18F335A7" w:rsidRDefault="18F335A7" w14:paraId="07910B55" w14:textId="3593843B">
            <w:pPr>
              <w:rPr>
                <w:rFonts w:ascii="Arial" w:hAnsi="Arial" w:eastAsia="Arial" w:cs="Arial"/>
                <w:color w:val="000000" w:themeColor="text1"/>
                <w:szCs w:val="20"/>
              </w:rPr>
            </w:pPr>
          </w:p>
          <w:p w:rsidR="00BFDFED" w:rsidP="18F335A7" w:rsidRDefault="00BFDFED" w14:paraId="77A9AACC" w14:textId="73945A5F">
            <w:pPr>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rPr>
                <w:rFonts w:ascii="Arial" w:hAnsi="Arial" w:eastAsia="Arial" w:cs="Arial"/>
              </w:rPr>
              <w:pPrChange w:author="John V. Barbachano [CONT]" w:date="2026-10-07T03:21:00Z" w:id="50">
                <w:pPr/>
              </w:pPrChange>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rPr>
                <w:rFonts w:ascii="Arial" w:hAnsi="Arial" w:eastAsia="Arial" w:cs="Arial"/>
              </w:rPr>
              <w:pPrChange w:author="John V. Barbachano [CONT]" w:date="2026-10-07T03:21:00Z">
                <w:pPr/>
              </w:pPrChange>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rPr>
                <w:rFonts w:ascii="Arial" w:hAnsi="Arial" w:eastAsia="Arial" w:cs="Arial"/>
                <w:szCs w:val="20"/>
              </w:rPr>
            </w:pPr>
            <w:r w:rsidRPr="18F335A7">
              <w:rPr>
                <w:rFonts w:ascii="Arial" w:hAnsi="Arial" w:eastAsia="Arial" w:cs="Arial"/>
                <w:szCs w:val="20"/>
              </w:rPr>
              <w:t>The system shall record export activities in the audit trail.</w:t>
            </w:r>
          </w:p>
          <w:p w:rsidR="18F335A7" w:rsidP="18F335A7" w:rsidRDefault="18F335A7" w14:paraId="387FF0A9" w14:textId="65C47A27">
            <w:pPr>
              <w:pStyle w:val="ListParagraph"/>
              <w:spacing w:line="259" w:lineRule="auto"/>
              <w:ind w:left="1440"/>
              <w:rPr>
                <w:rFonts w:ascii="Arial" w:hAnsi="Arial" w:cs="Arial"/>
                <w:b/>
                <w:bCs/>
              </w:rPr>
            </w:pPr>
          </w:p>
        </w:tc>
        <w:tc>
          <w:tcPr>
            <w:tcW w:w="943" w:type="dxa"/>
            <w:tcMar/>
          </w:tcPr>
          <w:p w:rsidR="18F335A7" w:rsidP="18F335A7" w:rsidRDefault="18F335A7" w14:paraId="27D230BE" w14:textId="774A8209">
            <w:pPr>
              <w:rPr>
                <w:rFonts w:ascii="Arial" w:hAnsi="Arial" w:cs="Arial"/>
              </w:rPr>
            </w:pPr>
          </w:p>
        </w:tc>
      </w:tr>
      <w:tr w:rsidR="18F335A7" w:rsidTr="5BDA26B3" w14:paraId="051CEC02" w14:textId="77777777">
        <w:trPr>
          <w:trHeight w:val="300"/>
        </w:trPr>
        <w:tc>
          <w:tcPr>
            <w:tcW w:w="1457" w:type="dxa"/>
            <w:tcMar/>
          </w:tcPr>
          <w:p w:rsidR="47AD209B" w:rsidP="18F335A7" w:rsidRDefault="47AD209B" w14:paraId="4CFD71B1" w14:textId="6EC68FBF">
            <w:pPr>
              <w:spacing w:line="259" w:lineRule="auto"/>
            </w:pPr>
            <w:r w:rsidRPr="18F335A7">
              <w:rPr>
                <w:rFonts w:ascii="Arial" w:hAnsi="Arial" w:eastAsia="Arial" w:cs="Arial"/>
                <w:color w:val="000000" w:themeColor="text1"/>
                <w:szCs w:val="20"/>
              </w:rPr>
              <w:t>FRUM-008</w:t>
            </w:r>
          </w:p>
        </w:tc>
        <w:tc>
          <w:tcPr>
            <w:tcW w:w="1151" w:type="dxa"/>
            <w:tcMar/>
          </w:tcPr>
          <w:p w:rsidR="319A18B8" w:rsidP="18F335A7" w:rsidRDefault="319A18B8" w14:paraId="30175D3B" w14:textId="572CF0CF">
            <w:pPr>
              <w:spacing w:line="259" w:lineRule="auto"/>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958" w:type="dxa"/>
            <w:tcMar/>
          </w:tcPr>
          <w:p w:rsidR="47AD209B" w:rsidP="18F335A7" w:rsidRDefault="47AD209B" w14:paraId="5252EC27" w14:textId="25A4D99D">
            <w:pPr>
              <w:spacing w:line="259" w:lineRule="auto"/>
            </w:pPr>
            <w:r w:rsidRPr="18F335A7">
              <w:rPr>
                <w:rFonts w:ascii="Arial" w:hAnsi="Arial" w:eastAsia="Arial" w:cs="Arial"/>
                <w:color w:val="000000" w:themeColor="text1"/>
                <w:szCs w:val="20"/>
              </w:rPr>
              <w:t>Audit Trail</w:t>
            </w:r>
          </w:p>
        </w:tc>
        <w:tc>
          <w:tcPr>
            <w:tcW w:w="4571" w:type="dxa"/>
            <w:tcMar/>
          </w:tcPr>
          <w:p w:rsidR="47AD209B" w:rsidP="18F335A7" w:rsidRDefault="47AD209B" w14:paraId="2AF13DFE" w14:textId="4FE450B4">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rsidR="18F335A7" w:rsidP="18F335A7" w:rsidRDefault="18F335A7" w14:paraId="1AA1C733" w14:textId="0C29B732">
            <w:pPr>
              <w:rPr>
                <w:rFonts w:ascii="Arial" w:hAnsi="Arial" w:eastAsia="Arial" w:cs="Arial"/>
                <w:b/>
                <w:bCs/>
                <w:color w:val="000000" w:themeColor="text1"/>
                <w:szCs w:val="20"/>
              </w:rPr>
            </w:pPr>
          </w:p>
          <w:p w:rsidR="47AD209B" w:rsidP="18F335A7" w:rsidRDefault="47AD209B" w14:paraId="4C06D324" w14:textId="323BA14E">
            <w:pPr>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rsidR="18F335A7" w:rsidP="18F335A7" w:rsidRDefault="18F335A7" w14:paraId="31B3A707" w14:textId="7B5D200A">
            <w:pPr>
              <w:ind w:left="720"/>
              <w:rPr>
                <w:rFonts w:ascii="Arial" w:hAnsi="Arial" w:eastAsia="Arial" w:cs="Arial"/>
                <w:szCs w:val="20"/>
              </w:rPr>
            </w:pPr>
          </w:p>
          <w:p w:rsidR="47AD209B" w:rsidP="18F335A7" w:rsidRDefault="47AD209B" w14:paraId="27AA8F20" w14:textId="0813A8D2">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tc>
        <w:tc>
          <w:tcPr>
            <w:tcW w:w="943" w:type="dxa"/>
            <w:tcMar/>
          </w:tcPr>
          <w:p w:rsidR="18F335A7" w:rsidP="18F335A7" w:rsidRDefault="18F335A7" w14:paraId="20F38F86" w14:textId="7F0CC8BA">
            <w:pPr>
              <w:rPr>
                <w:rFonts w:ascii="Arial" w:hAnsi="Arial" w:cs="Arial"/>
              </w:rPr>
            </w:pPr>
          </w:p>
        </w:tc>
      </w:tr>
    </w:tbl>
    <w:p w:rsidR="00A043AC" w:rsidP="28E9851D" w:rsidRDefault="00A043AC" w14:paraId="5C71F136" w14:textId="133423C4">
      <w:pPr>
        <w:pStyle w:val="Heading1"/>
        <w:ind w:left="360"/>
        <w:rPr>
          <w:rFonts w:ascii="Arial" w:hAnsi="Arial" w:cs="Arial"/>
        </w:rPr>
      </w:pPr>
      <w:bookmarkEnd w:id="31"/>
    </w:p>
    <w:p w:rsidR="503D88F3" w:rsidRDefault="503D88F3" w14:paraId="7484B420" w14:textId="772D02E0">
      <w:r>
        <w:br w:type="page"/>
      </w:r>
    </w:p>
    <w:p w:rsidR="00A043AC" w:rsidP="18F335A7" w:rsidRDefault="5001483D" w14:paraId="4362A0D3" w14:textId="33CE02F4">
      <w:pPr>
        <w:pStyle w:val="Heading1"/>
        <w:spacing w:line="259" w:lineRule="auto"/>
        <w:rPr>
          <w:rFonts w:eastAsia="Arial"/>
          <w:color w:val="000000" w:themeColor="text1"/>
          <w:sz w:val="24"/>
          <w:szCs w:val="24"/>
        </w:rPr>
      </w:pPr>
      <w:bookmarkStart w:name="_Toc774058741" w:id="1484963744"/>
      <w:r w:rsidRPr="5BDA26B3" w:rsidR="0770E82C">
        <w:rPr>
          <w:rFonts w:eastAsia="Arial"/>
          <w:color w:val="000000" w:themeColor="text1" w:themeTint="FF" w:themeShade="FF"/>
          <w:sz w:val="24"/>
          <w:szCs w:val="24"/>
        </w:rPr>
        <w:t xml:space="preserve">Annex A – </w:t>
      </w:r>
      <w:r w:rsidRPr="5BDA26B3" w:rsidR="696836E8">
        <w:rPr>
          <w:rFonts w:eastAsia="Arial"/>
          <w:color w:val="000000" w:themeColor="text1" w:themeTint="FF" w:themeShade="FF"/>
          <w:sz w:val="24"/>
          <w:szCs w:val="24"/>
        </w:rPr>
        <w:t xml:space="preserve">To-Be </w:t>
      </w:r>
      <w:r w:rsidRPr="5BDA26B3" w:rsidR="4FEE449C">
        <w:rPr>
          <w:rFonts w:eastAsia="Arial"/>
          <w:color w:val="000000" w:themeColor="text1" w:themeTint="FF" w:themeShade="FF"/>
          <w:sz w:val="24"/>
          <w:szCs w:val="24"/>
        </w:rPr>
        <w:t>Process Flow</w:t>
      </w:r>
      <w:r w:rsidRPr="5BDA26B3" w:rsidR="7B2C5ABD">
        <w:rPr>
          <w:rFonts w:eastAsia="Arial"/>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trHeight w:val="300"/>
        </w:trPr>
        <w:tc>
          <w:tcPr>
            <w:tcW w:w="2091" w:type="dxa"/>
            <w:shd w:val="clear" w:color="auto" w:fill="D9E2F3" w:themeFill="accent1" w:themeFillTint="33"/>
            <w:tcMar/>
          </w:tcPr>
          <w:p w:rsidR="2C326739" w:rsidP="3BCA049D" w:rsidRDefault="2C326739" w14:paraId="3E399809" w14:textId="109E5E44">
            <w:pPr>
              <w:pStyle w:val="Normal"/>
              <w:suppressLineNumbers w:val="0"/>
              <w:bidi w:val="0"/>
              <w:spacing w:before="0" w:beforeAutospacing="off" w:after="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tcPr>
          <w:p w:rsidR="2C326739" w:rsidP="3BCA049D" w:rsidRDefault="2C326739" w14:paraId="13F8E069" w14:textId="08A0DD1D">
            <w:pPr>
              <w:pStyle w:val="Normal"/>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trHeight w:val="8792"/>
        </w:trPr>
        <w:tc>
          <w:tcPr>
            <w:tcW w:w="2091" w:type="dxa"/>
            <w:tcMar/>
          </w:tcPr>
          <w:p w:rsidR="2C326739" w:rsidP="3BCA049D" w:rsidRDefault="2C326739" w14:paraId="0FE56EB1" w14:textId="0F430C85">
            <w:pPr>
              <w:pStyle w:val="Normal"/>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rPr>
                <w:b w:val="1"/>
                <w:bCs w:val="1"/>
              </w:rPr>
            </w:pPr>
          </w:p>
        </w:tc>
        <w:tc>
          <w:tcPr>
            <w:tcW w:w="8709" w:type="dxa"/>
            <w:tcMar/>
          </w:tcPr>
          <w:p w:rsidR="2C326739" w:rsidP="3BCA049D" w:rsidRDefault="2C326739" w14:paraId="56D579B5" w14:textId="3DEA594F">
            <w:pPr>
              <w:pStyle w:val="Normal"/>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trHeight w:val="12418"/>
        </w:trPr>
        <w:tc>
          <w:tcPr>
            <w:tcW w:w="2091" w:type="dxa"/>
            <w:tcMar/>
          </w:tcPr>
          <w:p w:rsidR="2C326739" w:rsidP="3BCA049D" w:rsidRDefault="2C326739" w14:paraId="3454297F" w14:textId="6D5851DF">
            <w:pPr>
              <w:pStyle w:val="Normal"/>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pPr>
            <w:r w:rsidR="45C0BE2C">
              <w:drawing>
                <wp:inline wp14:editId="5F0077C8" wp14:anchorId="627BC848">
                  <wp:extent cx="5088017" cy="7748597"/>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7748597"/>
                          </a:xfrm>
                          <a:prstGeom xmlns:a="http://schemas.openxmlformats.org/drawingml/2006/main" prst="rect">
                            <a:avLst xmlns:a="http://schemas.openxmlformats.org/drawingml/2006/main"/>
                          </a:prstGeom>
                        </pic:spPr>
                      </pic:pic>
                    </a:graphicData>
                  </a:graphic>
                </wp:inline>
              </w:drawing>
            </w:r>
          </w:p>
        </w:tc>
      </w:tr>
      <w:tr w:rsidR="3BCA049D" w:rsidTr="503D88F3" w14:paraId="21FDD847">
        <w:trPr>
          <w:trHeight w:val="9306"/>
        </w:trPr>
        <w:tc>
          <w:tcPr>
            <w:tcW w:w="2091" w:type="dxa"/>
            <w:tcMar/>
          </w:tcPr>
          <w:p w:rsidR="2C326739" w:rsidP="3BCA049D" w:rsidRDefault="2C326739" w14:paraId="3BEEAA8C" w14:textId="58DE693E">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trHeight w:val="300"/>
        </w:trPr>
        <w:tc>
          <w:tcPr>
            <w:tcW w:w="2091" w:type="dxa"/>
            <w:tcMar/>
          </w:tcPr>
          <w:p w:rsidR="2C326739" w:rsidP="3BCA049D" w:rsidRDefault="2C326739" w14:paraId="0324D68B" w14:textId="686DF93A">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rsidR="3BCA049D" w:rsidP="3BCA049D" w:rsidRDefault="3BCA049D" w14:paraId="51D65375" w14:textId="57D9D69E">
      <w:pPr>
        <w:pStyle w:val="Normal"/>
        <w:jc w:val="center"/>
      </w:pPr>
    </w:p>
    <w:p w:rsidR="503D88F3" w:rsidRDefault="503D88F3" w14:paraId="62663B7A" w14:textId="21DD80A5">
      <w:r>
        <w:br w:type="page"/>
      </w:r>
    </w:p>
    <w:p w:rsidR="503D88F3" w:rsidP="503D88F3" w:rsidRDefault="503D88F3" w14:paraId="66C1BFCE" w14:textId="301BF93F">
      <w:pPr>
        <w:pStyle w:val="Normal"/>
        <w:jc w:val="center"/>
      </w:pPr>
    </w:p>
    <w:p w:rsidR="00A043AC" w:rsidP="18F335A7" w:rsidRDefault="09D4FA30" w14:paraId="1402956D" w14:textId="15F4E1F3">
      <w:pPr>
        <w:pStyle w:val="Heading1"/>
        <w:spacing w:line="259" w:lineRule="auto"/>
        <w:rPr>
          <w:rFonts w:eastAsia="Arial"/>
          <w:color w:val="000000" w:themeColor="text1"/>
          <w:sz w:val="24"/>
          <w:szCs w:val="24"/>
        </w:rPr>
      </w:pPr>
      <w:bookmarkStart w:name="_Toc1052189672" w:id="374676085"/>
      <w:r w:rsidRPr="5BDA26B3" w:rsidR="4FEE449C">
        <w:rPr>
          <w:rFonts w:eastAsia="Arial"/>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trHeight w:val="300"/>
        </w:trPr>
        <w:tc>
          <w:tcPr>
            <w:tcW w:w="1633" w:type="dxa"/>
            <w:shd w:val="clear" w:color="auto" w:fill="D9E2F3" w:themeFill="accent1" w:themeFillTint="33"/>
          </w:tcPr>
          <w:p w:rsidR="52B1B4D4" w:rsidP="18F335A7" w:rsidRDefault="52B1B4D4" w14:paraId="78D401D8" w14:textId="4582EDD2">
            <w:pPr>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tcPr>
          <w:p w:rsidR="52B1B4D4" w:rsidP="18F335A7" w:rsidRDefault="52B1B4D4" w14:paraId="443B28FE" w14:textId="34A09563">
            <w:pPr>
              <w:spacing w:line="259"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trHeight w:val="300"/>
        </w:trPr>
        <w:tc>
          <w:tcPr>
            <w:tcW w:w="1633" w:type="dxa"/>
          </w:tcPr>
          <w:p w:rsidR="3D983C50" w:rsidP="18F335A7" w:rsidRDefault="3D983C50" w14:paraId="114F2B28" w14:textId="5CC928FB">
            <w:pPr>
              <w:keepNext/>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trHeight w:val="300"/>
        </w:trPr>
        <w:tc>
          <w:tcPr>
            <w:tcW w:w="1633" w:type="dxa"/>
          </w:tcPr>
          <w:p w:rsidR="3D983C50" w:rsidP="18F335A7" w:rsidRDefault="3D983C50" w14:paraId="1FCF35BD" w14:textId="478E6E55">
            <w:pPr>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trHeight w:val="300"/>
        </w:trPr>
        <w:tc>
          <w:tcPr>
            <w:tcW w:w="1633" w:type="dxa"/>
          </w:tcPr>
          <w:p w:rsidR="230392D8" w:rsidP="18F335A7" w:rsidRDefault="230392D8" w14:paraId="6C46134D" w14:textId="4757BB69">
            <w:pPr>
              <w:spacing w:line="259" w:lineRule="auto"/>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rPr>
                <w:rFonts w:ascii="Arial" w:hAnsi="Arial" w:eastAsia="Arial" w:cs="Arial"/>
                <w:b/>
                <w:bCs/>
              </w:rPr>
            </w:pPr>
          </w:p>
        </w:tc>
        <w:tc>
          <w:tcPr>
            <w:tcW w:w="9167" w:type="dxa"/>
          </w:tcPr>
          <w:p w:rsidR="056EFD3B" w:rsidP="18F335A7" w:rsidRDefault="056EFD3B" w14:paraId="5947A05C" w14:textId="5C8F0FFD">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spacing w:line="259" w:lineRule="auto"/>
        <w:rPr>
          <w:rFonts w:eastAsia="Arial"/>
          <w:color w:val="000000" w:themeColor="text1"/>
          <w:sz w:val="24"/>
          <w:szCs w:val="24"/>
        </w:rPr>
      </w:pPr>
      <w:bookmarkStart w:name="_Toc1266095685" w:id="1926552110"/>
      <w:r w:rsidRPr="5BDA26B3" w:rsidR="1BC254C4">
        <w:rPr>
          <w:rFonts w:eastAsia="Arial"/>
          <w:color w:val="000000" w:themeColor="text1" w:themeTint="FF" w:themeShade="FF"/>
          <w:sz w:val="24"/>
          <w:szCs w:val="24"/>
        </w:rPr>
        <w:t>Annex C -</w:t>
      </w:r>
      <w:r w:rsidRPr="5BDA26B3" w:rsidR="52F37221">
        <w:rPr>
          <w:rFonts w:eastAsia="Arial"/>
          <w:color w:val="000000" w:themeColor="text1" w:themeTint="FF" w:themeShade="FF"/>
          <w:sz w:val="24"/>
          <w:szCs w:val="24"/>
        </w:rPr>
        <w:t xml:space="preserve"> User</w:t>
      </w:r>
      <w:r w:rsidRPr="5BDA26B3" w:rsidR="1BC254C4">
        <w:rPr>
          <w:rFonts w:eastAsia="Arial"/>
          <w:color w:val="000000" w:themeColor="text1" w:themeTint="FF" w:themeShade="FF"/>
          <w:sz w:val="24"/>
          <w:szCs w:val="24"/>
        </w:rPr>
        <w:t xml:space="preserve"> </w:t>
      </w:r>
      <w:r w:rsidRPr="5BDA26B3" w:rsidR="46DBE5D6">
        <w:rPr>
          <w:rFonts w:eastAsia="Arial"/>
          <w:color w:val="000000" w:themeColor="text1" w:themeTint="FF" w:themeShade="FF"/>
          <w:sz w:val="24"/>
          <w:szCs w:val="24"/>
        </w:rPr>
        <w:t>Ac</w:t>
      </w:r>
      <w:r w:rsidRPr="5BDA26B3" w:rsidR="4FEE449C">
        <w:rPr>
          <w:rFonts w:eastAsia="Arial"/>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spacing w:line="259" w:lineRule="auto"/>
        <w:rPr>
          <w:rFonts w:eastAsia="Arial"/>
          <w:color w:val="000000" w:themeColor="text1"/>
          <w:sz w:val="24"/>
          <w:szCs w:val="24"/>
        </w:rPr>
      </w:pPr>
      <w:bookmarkStart w:name="_Toc211635257" w:id="552232436"/>
      <w:r w:rsidRPr="5BDA26B3" w:rsidR="10177904">
        <w:rPr>
          <w:rFonts w:eastAsia="Arial"/>
          <w:color w:val="000000" w:themeColor="text1" w:themeTint="FF" w:themeShade="FF"/>
          <w:sz w:val="24"/>
          <w:szCs w:val="24"/>
        </w:rPr>
        <w:t xml:space="preserve">Annex </w:t>
      </w:r>
      <w:r w:rsidRPr="5BDA26B3" w:rsidR="205F1A68">
        <w:rPr>
          <w:rFonts w:eastAsia="Arial"/>
          <w:color w:val="000000" w:themeColor="text1" w:themeTint="FF" w:themeShade="FF"/>
          <w:sz w:val="24"/>
          <w:szCs w:val="24"/>
        </w:rPr>
        <w:t>D</w:t>
      </w:r>
      <w:r w:rsidRPr="5BDA26B3" w:rsidR="10177904">
        <w:rPr>
          <w:rFonts w:eastAsia="Arial"/>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r w:rsidRPr="18F335A7">
              <w:rPr>
                <w:rFonts w:ascii="Arial" w:hAnsi="Arial" w:eastAsia="Arial" w:cs="Arial"/>
                <w:b/>
                <w:bCs/>
              </w:rPr>
              <w:t>User Access Audit Log</w:t>
            </w:r>
          </w:p>
        </w:tc>
        <w:tc>
          <w:tcPr>
            <w:tcW w:w="9167" w:type="dxa"/>
          </w:tcPr>
          <w:p w:rsidR="18F335A7" w:rsidP="18F335A7" w:rsidRDefault="18F335A7" w14:paraId="035674F7" w14:textId="3FE50CBB">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spacing w:line="259" w:lineRule="auto"/>
        <w:rPr>
          <w:rFonts w:eastAsia="Arial"/>
          <w:color w:val="000000" w:themeColor="text1"/>
          <w:sz w:val="24"/>
          <w:szCs w:val="24"/>
        </w:rPr>
      </w:pPr>
      <w:bookmarkStart w:name="_Toc2044149600" w:id="1922519950"/>
      <w:r w:rsidRPr="5BDA26B3" w:rsidR="4EB8456A">
        <w:rPr>
          <w:rFonts w:eastAsia="Arial"/>
          <w:color w:val="000000" w:themeColor="text1" w:themeTint="FF" w:themeShade="FF"/>
          <w:sz w:val="24"/>
          <w:szCs w:val="24"/>
        </w:rPr>
        <w:t>Annex E – User Access Report Fields</w:t>
      </w:r>
      <w:bookmarkEnd w:id="192251995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77"/>
        <w:gridCol w:w="1786"/>
        <w:gridCol w:w="5522"/>
      </w:tblGrid>
      <w:tr w:rsidR="18F335A7" w:rsidTr="18F335A7" w14:paraId="15823DBC"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trHeight w:val="30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trHeight w:val="348"/>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00A043AC" w14:paraId="71E0B6F0" w14:textId="1A2ADA72">
      <w:pPr>
        <w:rPr>
          <w:color w:val="000000" w:themeColor="text1"/>
          <w:sz w:val="28"/>
          <w:szCs w:val="28"/>
        </w:rPr>
      </w:pPr>
    </w:p>
    <w:p w:rsidR="00A043AC" w:rsidP="18F335A7" w:rsidRDefault="7EBD9111" w14:paraId="06E53CD0" w14:textId="249F13E4">
      <w:pPr>
        <w:pStyle w:val="Heading1"/>
        <w:spacing w:line="259" w:lineRule="auto"/>
      </w:pPr>
      <w:bookmarkStart w:name="_Toc1770634589" w:id="503654005"/>
      <w:r w:rsidRPr="5BDA26B3" w:rsidR="4EB8456A">
        <w:rPr>
          <w:rFonts w:eastAsia="Arial"/>
          <w:color w:val="000000" w:themeColor="text1" w:themeTint="FF" w:themeShade="FF"/>
          <w:sz w:val="24"/>
          <w:szCs w:val="24"/>
        </w:rPr>
        <w:t>A</w:t>
      </w:r>
      <w:r w:rsidRPr="5BDA26B3" w:rsidR="45B4A00A">
        <w:rPr>
          <w:rFonts w:eastAsia="Arial"/>
          <w:color w:val="000000" w:themeColor="text1" w:themeTint="FF" w:themeShade="FF"/>
          <w:sz w:val="24"/>
          <w:szCs w:val="24"/>
        </w:rPr>
        <w:t>nnex</w:t>
      </w:r>
      <w:r w:rsidRPr="5BDA26B3" w:rsidR="4EB8456A">
        <w:rPr>
          <w:rFonts w:eastAsia="Arial"/>
          <w:color w:val="000000" w:themeColor="text1" w:themeTint="FF" w:themeShade="FF"/>
          <w:sz w:val="24"/>
          <w:szCs w:val="24"/>
        </w:rPr>
        <w:t xml:space="preserve"> </w:t>
      </w:r>
      <w:r w:rsidRPr="5BDA26B3" w:rsidR="55EA4E49">
        <w:rPr>
          <w:rFonts w:eastAsia="Arial"/>
          <w:color w:val="000000" w:themeColor="text1" w:themeTint="FF" w:themeShade="FF"/>
          <w:sz w:val="24"/>
          <w:szCs w:val="24"/>
        </w:rPr>
        <w:t>F</w:t>
      </w:r>
      <w:r w:rsidRPr="5BDA26B3" w:rsidR="4EB8456A">
        <w:rPr>
          <w:rFonts w:eastAsia="Arial"/>
          <w:color w:val="000000" w:themeColor="text1" w:themeTint="FF" w:themeShade="FF"/>
          <w:sz w:val="24"/>
          <w:szCs w:val="24"/>
        </w:rPr>
        <w:t xml:space="preserve"> – </w:t>
      </w:r>
      <w:r w:rsidRPr="5BDA26B3" w:rsidR="1DCC363B">
        <w:rPr>
          <w:rFonts w:eastAsia="Arial"/>
          <w:color w:val="000000" w:themeColor="text1" w:themeTint="FF" w:themeShade="FF"/>
          <w:sz w:val="24"/>
          <w:szCs w:val="24"/>
        </w:rPr>
        <w:t>Group Profile Membership List</w:t>
      </w:r>
      <w:bookmarkEnd w:id="503654005"/>
      <w:r w:rsidRPr="5BDA26B3" w:rsidR="1DCC363B">
        <w:rPr>
          <w:rFonts w:eastAsia="Arial"/>
          <w:color w:val="000000" w:themeColor="text1" w:themeTint="FF" w:themeShade="FF"/>
          <w:sz w:val="24"/>
          <w:szCs w:val="24"/>
        </w:rPr>
        <w:t xml:space="preserv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64"/>
        <w:gridCol w:w="1794"/>
        <w:gridCol w:w="5102"/>
      </w:tblGrid>
      <w:tr w:rsidR="18F335A7" w:rsidTr="3BCA049D" w14:paraId="098CB2CC"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trHeight w:val="46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trHeight w:val="319"/>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trHeight w:val="39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bl>
    <w:p w:rsidR="00A043AC" w:rsidP="18F335A7" w:rsidRDefault="00A043AC" w14:paraId="72A1065A" w14:textId="669FFCCF">
      <w:pPr>
        <w:rPr>
          <w:color w:val="000000" w:themeColor="text1"/>
          <w:szCs w:val="20"/>
        </w:rPr>
      </w:pPr>
    </w:p>
    <w:p w:rsidR="00A043AC" w:rsidP="18F335A7" w:rsidRDefault="7EBD9111" w14:paraId="29C850D2" w14:textId="222232F0">
      <w:pPr>
        <w:pStyle w:val="Heading1"/>
        <w:spacing w:line="259" w:lineRule="auto"/>
        <w:rPr>
          <w:rFonts w:eastAsia="Arial"/>
          <w:color w:val="000000" w:themeColor="text1"/>
          <w:sz w:val="24"/>
          <w:szCs w:val="24"/>
        </w:rPr>
      </w:pPr>
      <w:bookmarkStart w:name="_Toc1168449657" w:id="1505297123"/>
      <w:r w:rsidRPr="5BDA26B3" w:rsidR="4EB8456A">
        <w:rPr>
          <w:rFonts w:eastAsia="Arial"/>
          <w:color w:val="000000" w:themeColor="text1" w:themeTint="FF" w:themeShade="FF"/>
          <w:sz w:val="24"/>
          <w:szCs w:val="24"/>
        </w:rPr>
        <w:t>A</w:t>
      </w:r>
      <w:r w:rsidRPr="5BDA26B3" w:rsidR="2ABD3419">
        <w:rPr>
          <w:rFonts w:eastAsia="Arial"/>
          <w:color w:val="000000" w:themeColor="text1" w:themeTint="FF" w:themeShade="FF"/>
          <w:sz w:val="24"/>
          <w:szCs w:val="24"/>
        </w:rPr>
        <w:t xml:space="preserve">nnex </w:t>
      </w:r>
      <w:r w:rsidRPr="5BDA26B3" w:rsidR="7C6AC7CB">
        <w:rPr>
          <w:rFonts w:eastAsia="Arial"/>
          <w:color w:val="000000" w:themeColor="text1" w:themeTint="FF" w:themeShade="FF"/>
          <w:sz w:val="24"/>
          <w:szCs w:val="24"/>
        </w:rPr>
        <w:t>G</w:t>
      </w:r>
      <w:r w:rsidRPr="5BDA26B3" w:rsidR="4EB8456A">
        <w:rPr>
          <w:rFonts w:eastAsia="Arial"/>
          <w:color w:val="000000" w:themeColor="text1" w:themeTint="FF" w:themeShade="FF"/>
          <w:sz w:val="24"/>
          <w:szCs w:val="24"/>
        </w:rPr>
        <w:t xml:space="preserve"> – User Group Membership Report Fields</w:t>
      </w:r>
      <w:bookmarkEnd w:id="1505297123"/>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2E9F21ED"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trHeight w:val="31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spacing w:line="259" w:lineRule="auto"/>
        <w:rPr>
          <w:rFonts w:eastAsia="Arial"/>
          <w:color w:val="000000" w:themeColor="text1"/>
          <w:sz w:val="24"/>
          <w:szCs w:val="24"/>
        </w:rPr>
      </w:pPr>
      <w:bookmarkStart w:name="_Toc526919791" w:id="324972228"/>
      <w:r w:rsidRPr="5BDA26B3" w:rsidR="55CF2DEA">
        <w:rPr>
          <w:rFonts w:eastAsia="Arial"/>
          <w:color w:val="000000" w:themeColor="text1" w:themeTint="FF" w:themeShade="FF"/>
          <w:sz w:val="24"/>
          <w:szCs w:val="24"/>
        </w:rPr>
        <w:t>Annex</w:t>
      </w:r>
      <w:r w:rsidRPr="5BDA26B3" w:rsidR="545647F4">
        <w:rPr>
          <w:rFonts w:eastAsia="Arial"/>
          <w:color w:val="000000" w:themeColor="text1" w:themeTint="FF" w:themeShade="FF"/>
          <w:sz w:val="24"/>
          <w:szCs w:val="24"/>
        </w:rPr>
        <w:t xml:space="preserve"> H</w:t>
      </w:r>
      <w:r w:rsidRPr="5BDA26B3" w:rsidR="55CF2DEA">
        <w:rPr>
          <w:rFonts w:eastAsia="Arial"/>
          <w:color w:val="000000" w:themeColor="text1" w:themeTint="FF" w:themeShade="FF"/>
          <w:sz w:val="24"/>
          <w:szCs w:val="24"/>
        </w:rPr>
        <w:t xml:space="preserve"> – </w:t>
      </w:r>
      <w:r w:rsidRPr="5BDA26B3" w:rsidR="1D9E45F6">
        <w:rPr>
          <w:rFonts w:eastAsia="Arial"/>
          <w:color w:val="000000" w:themeColor="text1" w:themeTint="FF" w:themeShade="FF"/>
          <w:sz w:val="24"/>
          <w:szCs w:val="24"/>
        </w:rPr>
        <w:t>Audit Log Fields</w:t>
      </w:r>
      <w:bookmarkEnd w:id="32497222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6B6006D1"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trHeight w:val="55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rPr>
                <w:rFonts w:ascii="Arial" w:hAnsi="Arial" w:eastAsia="Arial" w:cs="Arial"/>
                <w:color w:val="000000" w:themeColor="text1"/>
                <w:szCs w:val="20"/>
              </w:rPr>
            </w:pP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bl>
    <w:p w:rsidR="00A043AC" w:rsidP="18F335A7" w:rsidRDefault="00A043AC" w14:paraId="7C18F148" w14:textId="5662C043">
      <w:pPr>
        <w:keepNext/>
        <w:rPr>
          <w:rFonts w:ascii="Arial" w:hAnsi="Arial" w:eastAsia="Arial" w:cs="Arial"/>
          <w:szCs w:val="20"/>
        </w:rPr>
      </w:pPr>
    </w:p>
    <w:p w:rsidR="00A043AC" w:rsidP="18F335A7" w:rsidRDefault="00A043AC" w14:paraId="0D9747AC" w14:textId="3779F39E">
      <w:pPr>
        <w:keepNext/>
      </w:pPr>
    </w:p>
    <w:p w:rsidR="00A043AC" w:rsidP="28E9851D" w:rsidRDefault="00A043AC" w14:paraId="31E76640" w14:textId="627178AF">
      <w:pPr>
        <w:pStyle w:val="Heading1"/>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rFonts w:eastAsia="Arial"/>
          <w:color w:val="000000" w:themeColor="text1" w:themeTint="FF" w:themeShade="FF"/>
          <w:sz w:val="24"/>
          <w:szCs w:val="24"/>
        </w:rPr>
        <w:t>Annex I</w:t>
      </w:r>
      <w:r w:rsidRPr="5BDA26B3" w:rsidR="79577EB0">
        <w:rPr>
          <w:rFonts w:eastAsia="Arial"/>
          <w:color w:val="000000" w:themeColor="text1" w:themeTint="FF" w:themeShade="FF"/>
          <w:sz w:val="24"/>
          <w:szCs w:val="24"/>
        </w:rPr>
        <w:t xml:space="preserve"> – </w:t>
      </w:r>
      <w:r w:rsidRPr="5BDA26B3" w:rsidR="7AC0A205">
        <w:rPr>
          <w:rFonts w:eastAsia="Arial"/>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rsidR="009B1387" w:rsidP="5BDA26B3" w:rsidRDefault="009B1387" w14:paraId="568C698B" w14:textId="4D9E58B3">
      <w:pPr>
        <w:pStyle w:val="Heading1"/>
        <w:keepNext w:val="1"/>
      </w:pPr>
    </w:p>
    <w:p w:rsidR="5BDA26B3" w:rsidRDefault="5BDA26B3" w14:paraId="2203E51F" w14:textId="66B0A47F">
      <w:r>
        <w:br w:type="page"/>
      </w:r>
    </w:p>
    <w:p w:rsidR="004243A4" w:rsidP="00C375F4" w:rsidRDefault="03A1D23F" w14:paraId="09817562" w14:textId="77777777">
      <w:pPr>
        <w:pStyle w:val="Heading1"/>
      </w:pPr>
      <w:bookmarkStart w:name="_Toc2071863848" w:id="390377473"/>
      <w:r w:rsidR="364F4DDD">
        <w:rPr/>
        <w:t>S</w:t>
      </w:r>
      <w:r w:rsidR="0421ACD6">
        <w:rPr/>
        <w:t>ig</w:t>
      </w:r>
      <w:r w:rsidR="364F4DDD">
        <w:rPr/>
        <w:t>n</w:t>
      </w:r>
      <w:r w:rsidR="0421ACD6">
        <w:rPr/>
        <w:t>off Sheet</w:t>
      </w:r>
      <w:bookmarkEnd w:id="390377473"/>
    </w:p>
    <w:p w:rsidRPr="009B1387" w:rsidR="009B1387" w:rsidP="009B1387" w:rsidRDefault="009B1387" w14:paraId="1A939487" w14:textId="77777777"/>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trHeight w:val="245"/>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jc w:val="center"/>
              <w:rPr>
                <w:rFonts w:ascii="Arial" w:hAnsi="Arial" w:cs="Arial"/>
                <w:i/>
                <w:iCs/>
                <w:szCs w:val="20"/>
                <w:lang w:val="en-US" w:eastAsia="en-US"/>
              </w:rPr>
            </w:pPr>
            <w:r w:rsidRPr="00EF7B60">
              <w:rPr>
                <w:rFonts w:ascii="Arial" w:hAnsi="Arial" w:cs="Arial"/>
                <w:i/>
                <w:iCs/>
                <w:szCs w:val="20"/>
                <w:lang w:val="en-US" w:eastAsia="en-US"/>
              </w:rPr>
              <w:t>I have read and</w:t>
            </w:r>
            <w:r w:rsidR="00AE43B3">
              <w:rPr>
                <w:rFonts w:ascii="Arial" w:hAnsi="Arial" w:cs="Arial"/>
                <w:i/>
                <w:iCs/>
                <w:szCs w:val="20"/>
                <w:lang w:val="en-US" w:eastAsia="en-US"/>
              </w:rPr>
              <w:t xml:space="preserve"> understood the entire document.</w:t>
            </w:r>
          </w:p>
        </w:tc>
      </w:tr>
      <w:tr w:rsidRPr="00EF7B60" w:rsidR="00ED12E7" w:rsidTr="00FC68C3" w14:paraId="72719C1A" w14:textId="77777777">
        <w:trPr>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br/>
            </w:r>
          </w:p>
          <w:p w:rsidRPr="00CF1B7D" w:rsidR="00EE2469" w:rsidP="00FC68C3" w:rsidRDefault="00EE2469" w14:paraId="788AB355"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jc w:val="center"/>
              <w:rPr>
                <w:rFonts w:ascii="Arial" w:hAnsi="Arial" w:cs="Arial"/>
                <w:szCs w:val="20"/>
                <w:lang w:val="en-US" w:eastAsia="en-US"/>
              </w:rPr>
            </w:pPr>
            <w:r>
              <w:rPr>
                <w:rFonts w:ascii="Arial" w:hAnsi="Arial" w:cs="Arial"/>
                <w:szCs w:val="20"/>
                <w:lang w:val="en-US" w:eastAsia="en-US"/>
              </w:rPr>
              <w:t>System Analyst / Business System Analyst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br/>
            </w:r>
          </w:p>
          <w:p w:rsidRPr="00EF7B60" w:rsidR="00981DBF" w:rsidP="00FC68C3" w:rsidRDefault="00EE2469" w14:paraId="26B6E24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jc w:val="center"/>
              <w:rPr>
                <w:rFonts w:ascii="Arial" w:hAnsi="Arial" w:cs="Arial"/>
                <w:szCs w:val="20"/>
                <w:lang w:val="en-US" w:eastAsia="en-US"/>
              </w:rPr>
            </w:pPr>
          </w:p>
        </w:tc>
      </w:tr>
      <w:tr w:rsidRPr="00EF7B60" w:rsidR="00ED12E7" w:rsidTr="00EF7B60" w14:paraId="36AF6883"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jc w:val="center"/>
              <w:rPr>
                <w:rFonts w:ascii="Arial" w:hAnsi="Arial" w:cs="Arial"/>
                <w:szCs w:val="20"/>
                <w:lang w:val="en-US" w:eastAsia="en-US"/>
              </w:rPr>
            </w:pPr>
          </w:p>
        </w:tc>
      </w:tr>
      <w:tr w:rsidRPr="00EF7B60" w:rsidR="00ED12E7" w:rsidTr="00EF7B60" w14:paraId="3691E7B2"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jc w:val="center"/>
              <w:rPr>
                <w:rFonts w:ascii="Arial" w:hAnsi="Arial" w:cs="Arial"/>
                <w:szCs w:val="20"/>
                <w:lang w:val="en-US" w:eastAsia="en-US"/>
              </w:rPr>
            </w:pPr>
          </w:p>
        </w:tc>
      </w:tr>
      <w:tr w:rsidRPr="00EF7B60" w:rsidR="00ED12E7" w:rsidTr="00EF7B60" w14:paraId="6E36661F"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jc w:val="center"/>
              <w:rPr>
                <w:rFonts w:ascii="Arial" w:hAnsi="Arial" w:cs="Arial"/>
                <w:szCs w:val="20"/>
                <w:lang w:val="en-US" w:eastAsia="en-US"/>
              </w:rPr>
            </w:pPr>
          </w:p>
        </w:tc>
      </w:tr>
      <w:tr w:rsidRPr="00EF7B60" w:rsidR="00ED12E7" w:rsidTr="00EF7B60" w14:paraId="0E733019" w14:textId="77777777">
        <w:trPr>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p w:rsidR="00A043AC" w:rsidP="00C375F4" w:rsidRDefault="00A043AC" w14:paraId="0C6C2CD5" w14:textId="77777777">
      <w:pPr>
        <w:pStyle w:val="Heading1"/>
      </w:pPr>
    </w:p>
    <w:p w:rsidR="00FC68C3" w:rsidP="00C375F4" w:rsidRDefault="00FC68C3" w14:paraId="6F8BD81B" w14:textId="499A9AD4">
      <w:pPr>
        <w:pStyle w:val="Heading1"/>
      </w:pPr>
    </w:p>
    <w:p w:rsidRPr="002F75E6" w:rsidR="00D00D19" w:rsidP="001F5B61" w:rsidRDefault="00D00D19" w14:paraId="3B88899E" w14:textId="77777777">
      <w:pPr>
        <w:rPr>
          <w:rFonts w:ascii="Arial" w:hAnsi="Arial" w:cs="Arial"/>
        </w:rPr>
      </w:pPr>
    </w:p>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image" Target="media/image2.png" Id="rId26" /><Relationship Type="http://schemas.openxmlformats.org/officeDocument/2006/relationships/customXml" Target="../customXml/item3.xml" Id="rId3" /><Relationship Type="http://schemas.microsoft.com/office/2016/09/relationships/commentsIds" Target="commentsIds.xml" Id="rId21" /><Relationship Type="http://schemas.openxmlformats.org/officeDocument/2006/relationships/theme" Target="theme/theme1.xml"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3.xml" Id="rId17" /><Relationship Type="http://schemas.microsoft.com/office/2011/relationships/people" Target="people.xml" Id="rId33" /><Relationship Type="http://schemas.openxmlformats.org/officeDocument/2006/relationships/customXml" Target="../customXml/item2.xml" Id="rId2" /><Relationship Type="http://schemas.openxmlformats.org/officeDocument/2006/relationships/footer" Target="footer2.xml" Id="rId16" /><Relationship Type="http://schemas.microsoft.com/office/2011/relationships/commentsExtended" Target="commentsExtended.xml" Id="rId20" /><Relationship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 Id="rId24" /><Relationship Type="http://schemas.openxmlformats.org/officeDocument/2006/relationships/fontTable" Target="fontTable.xml" Id="rId32"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 Id="rId23" /><Relationship Type="http://schemas.openxmlformats.org/officeDocument/2006/relationships/image" Target="media/image4.png" Id="rId28" /><Relationship Type="http://schemas.microsoft.com/office/2020/10/relationships/intelligence" Target="intelligence2.xml" Id="rId36" /><Relationship Type="http://schemas.openxmlformats.org/officeDocument/2006/relationships/footnotes" Target="footnotes.xml" Id="rId10" /><Relationship Type="http://schemas.openxmlformats.org/officeDocument/2006/relationships/comments" Target="comments.xml" Id="rId19" /><Relationship Type="http://schemas.openxmlformats.org/officeDocument/2006/relationships/image" Target="media/image5.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microsoft.com/office/2018/08/relationships/commentsExtensible" Target="commentsExtensible.xml" Id="rId22" /><Relationship Type="http://schemas.openxmlformats.org/officeDocument/2006/relationships/image" Target="media/image3.png" Id="rId27" /><Relationship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 Id="rId30" /><Relationship Type="http://schemas.microsoft.com/office/2019/05/relationships/documenttasks" Target="documenttasks/documenttasks1.xml" Id="rId35" /><Relationship Type="http://schemas.openxmlformats.org/officeDocument/2006/relationships/settings" Target="settings.xml" Id="rId8" /><Relationship Type="http://schemas.openxmlformats.org/officeDocument/2006/relationships/image" Target="/media/image6.png" Id="rId1803744442" /><Relationship Type="http://schemas.openxmlformats.org/officeDocument/2006/relationships/image" Target="/media/image7.png" Id="rId49279673" /><Relationship Type="http://schemas.openxmlformats.org/officeDocument/2006/relationships/image" Target="/media/image8.png" Id="rId651954523" /><Relationship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 Id="R9be6a63e4c9347c3" /><Relationship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 Id="R160051e5814a47b1" /><Relationship Type="http://schemas.openxmlformats.org/officeDocument/2006/relationships/image" Target="/media/image9.png" Id="rId392942973" /></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John V. Barbachano [CONT]</lastModifiedBy>
  <revision>16</revision>
  <lastPrinted>2023-09-05T17:34:00.0000000Z</lastPrinted>
  <dcterms:created xsi:type="dcterms:W3CDTF">2026-09-20T23:58:00.0000000Z</dcterms:created>
  <dcterms:modified xsi:type="dcterms:W3CDTF">2026-10-09T07:46:34.6876611Z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